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05A82" w14:textId="77777777" w:rsidR="007F28A1" w:rsidRDefault="007F28A1">
      <w:pPr>
        <w:rPr>
          <w:rFonts w:ascii="黑体" w:eastAsia="黑体" w:hint="eastAsia"/>
        </w:rPr>
      </w:pPr>
      <w:r>
        <w:rPr>
          <w:noProof/>
          <w:sz w:val="20"/>
        </w:rPr>
        <w:pict w14:anchorId="68B87287">
          <v:shapetype id="_x0000_t202" coordsize="21600,21600" o:spt="202" path="m,l,21600r21600,l21600,xe">
            <v:stroke joinstyle="miter"/>
            <v:path gradientshapeok="t" o:connecttype="rect"/>
          </v:shapetype>
          <v:shape id="_x0000_s1044" type="#_x0000_t202" style="position:absolute;left:0;text-align:left;margin-left:104.2pt;margin-top:25.95pt;width:339.7pt;height:115.8pt;z-index:251649536;mso-position-horizontal-relative:margin;mso-position-vertical-relative:margin" filled="f" stroked="f">
            <v:textbox style="mso-next-textbox:#_x0000_s1044" inset="0,0,0,0">
              <w:txbxContent>
                <w:p w14:paraId="24EE1202" w14:textId="77777777" w:rsidR="007F28A1" w:rsidRDefault="007F28A1">
                  <w:pPr>
                    <w:rPr>
                      <w:rFonts w:eastAsia="宋体" w:hint="eastAsia"/>
                      <w:b/>
                      <w:color w:val="FF0000"/>
                      <w:w w:val="66"/>
                      <w:sz w:val="144"/>
                    </w:rPr>
                  </w:pPr>
                  <w:r>
                    <w:rPr>
                      <w:rFonts w:eastAsia="宋体" w:hint="eastAsia"/>
                      <w:b/>
                      <w:color w:val="FF0000"/>
                      <w:w w:val="66"/>
                      <w:sz w:val="144"/>
                    </w:rPr>
                    <w:t>最高人民检察院</w:t>
                  </w:r>
                </w:p>
              </w:txbxContent>
            </v:textbox>
            <w10:wrap anchorx="margin" anchory="margin"/>
          </v:shape>
        </w:pict>
      </w:r>
    </w:p>
    <w:p w14:paraId="1C3D0173" w14:textId="77777777" w:rsidR="007F28A1" w:rsidRDefault="007F28A1">
      <w:pPr>
        <w:rPr>
          <w:rFonts w:hint="eastAsia"/>
        </w:rPr>
      </w:pPr>
      <w:r>
        <w:rPr>
          <w:noProof/>
          <w:sz w:val="20"/>
        </w:rPr>
        <w:pict w14:anchorId="070E8CBF">
          <v:shape id="_x0000_s1047" type="#_x0000_t202" style="position:absolute;left:0;text-align:left;margin-left:6.3pt;margin-top:40.95pt;width:96.4pt;height:86.85pt;z-index:251652608;mso-position-horizontal-relative:margin;mso-position-vertical-relative:margin" filled="f" stroked="f">
            <v:textbox style="mso-next-textbox:#_x0000_s1047" inset="0,0,0,0">
              <w:txbxContent>
                <w:p w14:paraId="49154E9C" w14:textId="77777777" w:rsidR="007F28A1" w:rsidRDefault="007F28A1">
                  <w:pPr>
                    <w:rPr>
                      <w:rFonts w:eastAsia="宋体" w:hint="eastAsia"/>
                      <w:b/>
                      <w:color w:val="FF0000"/>
                      <w:w w:val="75"/>
                      <w:sz w:val="120"/>
                    </w:rPr>
                  </w:pPr>
                  <w:r>
                    <w:rPr>
                      <w:rFonts w:eastAsia="宋体" w:hint="eastAsia"/>
                      <w:b/>
                      <w:color w:val="FF0000"/>
                      <w:w w:val="75"/>
                      <w:sz w:val="120"/>
                      <w:eastAsianLayout w:id="-1588865024" w:combine="1"/>
                    </w:rPr>
                    <w:t>中华人民共和国</w:t>
                  </w:r>
                </w:p>
              </w:txbxContent>
            </v:textbox>
            <w10:wrap anchorx="margin" anchory="margin"/>
          </v:shape>
        </w:pict>
      </w:r>
    </w:p>
    <w:p w14:paraId="6B6D528B" w14:textId="77777777" w:rsidR="007F28A1" w:rsidRDefault="007F28A1">
      <w:pPr>
        <w:rPr>
          <w:rFonts w:hint="eastAsia"/>
        </w:rPr>
      </w:pPr>
    </w:p>
    <w:p w14:paraId="5C04A06C" w14:textId="77777777" w:rsidR="007F28A1" w:rsidRDefault="007F28A1">
      <w:pPr>
        <w:rPr>
          <w:rFonts w:hint="eastAsia"/>
        </w:rPr>
      </w:pPr>
    </w:p>
    <w:p w14:paraId="388B27E0" w14:textId="77777777" w:rsidR="007F28A1" w:rsidRDefault="007F28A1">
      <w:pPr>
        <w:rPr>
          <w:rFonts w:ascii="仿宋_GB2312" w:hint="eastAsia"/>
        </w:rPr>
      </w:pPr>
    </w:p>
    <w:p w14:paraId="4D8591A5" w14:textId="77777777" w:rsidR="007F28A1" w:rsidRDefault="007F28A1">
      <w:pPr>
        <w:rPr>
          <w:rFonts w:hint="eastAsia"/>
        </w:rPr>
      </w:pPr>
      <w:r>
        <w:rPr>
          <w:noProof/>
          <w:sz w:val="20"/>
        </w:rPr>
        <w:pict w14:anchorId="543A3DD9">
          <v:shape id="_x0000_s1046" type="#_x0000_t202" style="position:absolute;left:0;text-align:left;margin-left:131.35pt;margin-top:13.5pt;width:179.5pt;height:28.95pt;z-index:251651584" filled="f" stroked="f">
            <v:textbox style="mso-next-textbox:#_x0000_s1046">
              <w:txbxContent>
                <w:p w14:paraId="653E89CB" w14:textId="77777777" w:rsidR="007F28A1" w:rsidRDefault="007F28A1">
                  <w:pPr>
                    <w:rPr>
                      <w:sz w:val="28"/>
                    </w:rPr>
                  </w:pPr>
                  <w:r>
                    <w:rPr>
                      <w:rFonts w:hint="eastAsia"/>
                      <w:sz w:val="28"/>
                    </w:rPr>
                    <w:t>高检发办字</w:t>
                  </w:r>
                  <w:r>
                    <w:rPr>
                      <w:rFonts w:ascii="仿宋_GB2312" w:hint="eastAsia"/>
                      <w:sz w:val="28"/>
                    </w:rPr>
                    <w:t>〔2006〕33号</w:t>
                  </w:r>
                </w:p>
              </w:txbxContent>
            </v:textbox>
          </v:shape>
        </w:pict>
      </w:r>
    </w:p>
    <w:p w14:paraId="1831358B" w14:textId="77777777" w:rsidR="007F28A1" w:rsidRDefault="007F28A1">
      <w:pPr>
        <w:rPr>
          <w:rFonts w:hint="eastAsia"/>
        </w:rPr>
      </w:pPr>
      <w:r>
        <w:rPr>
          <w:noProof/>
          <w:sz w:val="20"/>
        </w:rPr>
        <w:pict w14:anchorId="59638C17">
          <v:line id="_x0000_s1045" style="position:absolute;left:0;text-align:left;z-index:251650560;mso-position-horizontal-relative:margin;mso-position-vertical-relative:margin" from="-.05pt,186.45pt" to="442.15pt,186.45pt" strokecolor="red" strokeweight="1.5pt">
            <w10:wrap anchorx="margin" anchory="margin"/>
          </v:line>
        </w:pict>
      </w:r>
    </w:p>
    <w:p w14:paraId="32DFDDBA" w14:textId="77777777" w:rsidR="007F28A1" w:rsidRDefault="007F28A1">
      <w:pPr>
        <w:rPr>
          <w:rFonts w:hint="eastAsia"/>
        </w:rPr>
      </w:pPr>
    </w:p>
    <w:p w14:paraId="514A064E" w14:textId="77777777" w:rsidR="007F28A1" w:rsidRDefault="007F28A1">
      <w:pPr>
        <w:pStyle w:val="a7"/>
        <w:rPr>
          <w:rFonts w:hint="eastAsia"/>
        </w:rPr>
      </w:pPr>
      <w:r>
        <w:rPr>
          <w:rFonts w:hint="eastAsia"/>
        </w:rPr>
        <w:t>关于印发《人民检察院鉴定机构登记管理</w:t>
      </w:r>
    </w:p>
    <w:p w14:paraId="1FE0C118" w14:textId="77777777" w:rsidR="007F28A1" w:rsidRDefault="007F28A1">
      <w:pPr>
        <w:pStyle w:val="a7"/>
        <w:rPr>
          <w:rFonts w:hint="eastAsia"/>
        </w:rPr>
      </w:pPr>
      <w:r>
        <w:rPr>
          <w:rFonts w:hint="eastAsia"/>
        </w:rPr>
        <w:t>办法》、《人民检察院鉴定人登记管理办法》和</w:t>
      </w:r>
    </w:p>
    <w:p w14:paraId="0C5C78A2" w14:textId="77777777" w:rsidR="007F28A1" w:rsidRDefault="007F28A1">
      <w:pPr>
        <w:pStyle w:val="a7"/>
        <w:rPr>
          <w:rFonts w:hint="eastAsia"/>
        </w:rPr>
      </w:pPr>
      <w:r>
        <w:rPr>
          <w:rFonts w:hint="eastAsia"/>
        </w:rPr>
        <w:t>《人民检察院鉴定规则（试行）》的通知</w:t>
      </w:r>
    </w:p>
    <w:p w14:paraId="528C9A32" w14:textId="77777777" w:rsidR="007F28A1" w:rsidRDefault="007F28A1">
      <w:pPr>
        <w:rPr>
          <w:rFonts w:hint="eastAsia"/>
        </w:rPr>
      </w:pPr>
    </w:p>
    <w:p w14:paraId="7704449B" w14:textId="77777777" w:rsidR="007F28A1" w:rsidRDefault="007F28A1">
      <w:pPr>
        <w:pStyle w:val="2"/>
        <w:rPr>
          <w:rFonts w:hint="eastAsia"/>
        </w:rPr>
      </w:pPr>
      <w:r>
        <w:rPr>
          <w:rFonts w:hint="eastAsia"/>
        </w:rPr>
        <w:t>各省、自治区、直辖市人民检察院，军事检察院，新疆生产建设兵团人民检察院：</w:t>
      </w:r>
    </w:p>
    <w:p w14:paraId="79C8E358" w14:textId="77777777" w:rsidR="007F28A1" w:rsidRDefault="007F28A1">
      <w:pPr>
        <w:ind w:firstLine="630"/>
        <w:rPr>
          <w:rFonts w:hint="eastAsia"/>
        </w:rPr>
      </w:pPr>
      <w:r>
        <w:rPr>
          <w:rFonts w:hint="eastAsia"/>
        </w:rPr>
        <w:t>《人民检察院鉴定机构登记管理办法》、《人民检察院鉴定人登记管理办法》和《人民检察院鉴定规则（试行）》已经</w:t>
      </w:r>
      <w:smartTag w:uri="urn:schemas-microsoft-com:office:smarttags" w:element="chsdate">
        <w:smartTagPr>
          <w:attr w:name="Year" w:val="2006"/>
          <w:attr w:name="Month" w:val="11"/>
          <w:attr w:name="Day" w:val="1"/>
          <w:attr w:name="IsLunarDate" w:val="False"/>
          <w:attr w:name="IsROCDate" w:val="False"/>
        </w:smartTagPr>
        <w:r>
          <w:rPr>
            <w:rFonts w:hint="eastAsia"/>
          </w:rPr>
          <w:t>2006</w:t>
        </w:r>
        <w:r>
          <w:rPr>
            <w:rFonts w:hint="eastAsia"/>
          </w:rPr>
          <w:t>年</w:t>
        </w:r>
        <w:r>
          <w:rPr>
            <w:rFonts w:hint="eastAsia"/>
          </w:rPr>
          <w:t>11</w:t>
        </w:r>
        <w:r>
          <w:rPr>
            <w:rFonts w:hint="eastAsia"/>
          </w:rPr>
          <w:t>月</w:t>
        </w:r>
        <w:r>
          <w:rPr>
            <w:rFonts w:hint="eastAsia"/>
          </w:rPr>
          <w:t>1</w:t>
        </w:r>
        <w:r>
          <w:rPr>
            <w:rFonts w:hint="eastAsia"/>
          </w:rPr>
          <w:t>日</w:t>
        </w:r>
      </w:smartTag>
      <w:r>
        <w:rPr>
          <w:rFonts w:hint="eastAsia"/>
        </w:rPr>
        <w:t>最高人民检察院第十届检察委员会第六十二次会议通过，现予印发，于</w:t>
      </w:r>
      <w:smartTag w:uri="urn:schemas-microsoft-com:office:smarttags" w:element="chsdate">
        <w:smartTagPr>
          <w:attr w:name="Year" w:val="2007"/>
          <w:attr w:name="Month" w:val="1"/>
          <w:attr w:name="Day" w:val="1"/>
          <w:attr w:name="IsLunarDate" w:val="False"/>
          <w:attr w:name="IsROCDate" w:val="False"/>
        </w:smartTagPr>
        <w:r>
          <w:rPr>
            <w:rFonts w:hint="eastAsia"/>
          </w:rPr>
          <w:t>2007</w:t>
        </w:r>
        <w:r>
          <w:rPr>
            <w:rFonts w:hint="eastAsia"/>
          </w:rPr>
          <w:t>年</w:t>
        </w:r>
        <w:r>
          <w:rPr>
            <w:rFonts w:hint="eastAsia"/>
          </w:rPr>
          <w:t>1</w:t>
        </w:r>
        <w:r>
          <w:rPr>
            <w:rFonts w:hint="eastAsia"/>
          </w:rPr>
          <w:t>月</w:t>
        </w:r>
        <w:r>
          <w:rPr>
            <w:rFonts w:hint="eastAsia"/>
          </w:rPr>
          <w:t>1</w:t>
        </w:r>
        <w:r>
          <w:rPr>
            <w:rFonts w:hint="eastAsia"/>
          </w:rPr>
          <w:t>日起</w:t>
        </w:r>
      </w:smartTag>
      <w:r>
        <w:rPr>
          <w:rFonts w:hint="eastAsia"/>
        </w:rPr>
        <w:t>实施。实施中有何问题和意见及建议，请及时报最高人民检察院。</w:t>
      </w:r>
    </w:p>
    <w:p w14:paraId="2AC69CAF" w14:textId="77777777" w:rsidR="007F28A1" w:rsidRDefault="007F28A1">
      <w:pPr>
        <w:ind w:firstLine="630"/>
        <w:rPr>
          <w:rFonts w:hint="eastAsia"/>
        </w:rPr>
      </w:pPr>
    </w:p>
    <w:p w14:paraId="2075A6D7" w14:textId="77777777" w:rsidR="007F28A1" w:rsidRDefault="007F28A1">
      <w:pPr>
        <w:ind w:firstLine="630"/>
        <w:rPr>
          <w:rFonts w:hint="eastAsia"/>
        </w:rPr>
      </w:pPr>
    </w:p>
    <w:p w14:paraId="5C8E4199" w14:textId="77777777" w:rsidR="007F28A1" w:rsidRDefault="007F28A1">
      <w:pPr>
        <w:ind w:firstLine="630"/>
        <w:rPr>
          <w:rFonts w:hint="eastAsia"/>
        </w:rPr>
      </w:pPr>
    </w:p>
    <w:p w14:paraId="58776CF6" w14:textId="77777777" w:rsidR="007F28A1" w:rsidRDefault="007F28A1">
      <w:pPr>
        <w:ind w:firstLine="630"/>
        <w:rPr>
          <w:rFonts w:hint="eastAsia"/>
        </w:rPr>
      </w:pPr>
      <w:r>
        <w:rPr>
          <w:noProof/>
          <w:sz w:val="20"/>
        </w:rPr>
        <w:lastRenderedPageBreak/>
        <w:pict w14:anchorId="5B023B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3" type="#_x0000_t75" style="position:absolute;left:0;text-align:left;margin-left:306.75pt;margin-top:130.5pt;width:127.5pt;height:127.5pt;z-index:-251650560;mso-position-horizontal-relative:page;mso-position-vertical-relative:page">
            <v:imagedata r:id="rId7" o:title="45mmSeal"/>
          </v:shape>
        </w:pict>
      </w:r>
    </w:p>
    <w:p w14:paraId="789C0629" w14:textId="77777777" w:rsidR="007F28A1" w:rsidRDefault="007F28A1">
      <w:pPr>
        <w:ind w:firstLine="630"/>
        <w:rPr>
          <w:rFonts w:hint="eastAsia"/>
        </w:rPr>
      </w:pPr>
    </w:p>
    <w:p w14:paraId="14A54936" w14:textId="77777777" w:rsidR="007F28A1" w:rsidRDefault="007F28A1">
      <w:pPr>
        <w:ind w:firstLine="630"/>
        <w:rPr>
          <w:rFonts w:hint="eastAsia"/>
        </w:rPr>
      </w:pPr>
      <w:r>
        <w:rPr>
          <w:rFonts w:hint="eastAsia"/>
        </w:rPr>
        <w:t xml:space="preserve">                       </w:t>
      </w:r>
      <w:r>
        <w:rPr>
          <w:rFonts w:hint="eastAsia"/>
        </w:rPr>
        <w:t>最</w:t>
      </w:r>
      <w:r>
        <w:rPr>
          <w:rFonts w:hint="eastAsia"/>
        </w:rPr>
        <w:t xml:space="preserve"> </w:t>
      </w:r>
      <w:r>
        <w:rPr>
          <w:rFonts w:hint="eastAsia"/>
        </w:rPr>
        <w:t>高</w:t>
      </w:r>
      <w:r>
        <w:rPr>
          <w:rFonts w:hint="eastAsia"/>
        </w:rPr>
        <w:t xml:space="preserve"> </w:t>
      </w:r>
      <w:r>
        <w:rPr>
          <w:rFonts w:hint="eastAsia"/>
        </w:rPr>
        <w:t>人</w:t>
      </w:r>
      <w:r>
        <w:rPr>
          <w:rFonts w:hint="eastAsia"/>
        </w:rPr>
        <w:t xml:space="preserve"> </w:t>
      </w:r>
      <w:r>
        <w:rPr>
          <w:rFonts w:hint="eastAsia"/>
        </w:rPr>
        <w:t>民</w:t>
      </w:r>
      <w:r>
        <w:rPr>
          <w:rFonts w:hint="eastAsia"/>
        </w:rPr>
        <w:t xml:space="preserve"> </w:t>
      </w:r>
      <w:r>
        <w:rPr>
          <w:rFonts w:hint="eastAsia"/>
        </w:rPr>
        <w:t>检</w:t>
      </w:r>
      <w:r>
        <w:rPr>
          <w:rFonts w:hint="eastAsia"/>
        </w:rPr>
        <w:t xml:space="preserve"> </w:t>
      </w:r>
      <w:r>
        <w:rPr>
          <w:rFonts w:hint="eastAsia"/>
        </w:rPr>
        <w:t>察</w:t>
      </w:r>
      <w:r>
        <w:rPr>
          <w:rFonts w:hint="eastAsia"/>
        </w:rPr>
        <w:t xml:space="preserve"> </w:t>
      </w:r>
      <w:r>
        <w:rPr>
          <w:rFonts w:hint="eastAsia"/>
        </w:rPr>
        <w:t>院</w:t>
      </w:r>
    </w:p>
    <w:p w14:paraId="23F648E7" w14:textId="77777777" w:rsidR="007F28A1" w:rsidRDefault="007F28A1">
      <w:pPr>
        <w:ind w:firstLine="630"/>
        <w:rPr>
          <w:rFonts w:hint="eastAsia"/>
        </w:rPr>
      </w:pPr>
      <w:r>
        <w:rPr>
          <w:rFonts w:hint="eastAsia"/>
        </w:rPr>
        <w:t xml:space="preserve">                         </w:t>
      </w:r>
      <w:r>
        <w:rPr>
          <w:rFonts w:hint="eastAsia"/>
        </w:rPr>
        <w:t>二○○六年十一月三十日</w:t>
      </w:r>
    </w:p>
    <w:p w14:paraId="3A5786CE" w14:textId="77777777" w:rsidR="007F28A1" w:rsidRDefault="007F28A1">
      <w:pPr>
        <w:ind w:firstLine="630"/>
        <w:rPr>
          <w:rFonts w:hint="eastAsia"/>
        </w:rPr>
      </w:pPr>
    </w:p>
    <w:p w14:paraId="4ADB7237" w14:textId="77777777" w:rsidR="007F28A1" w:rsidRDefault="007F28A1">
      <w:pPr>
        <w:ind w:firstLine="630"/>
        <w:rPr>
          <w:rFonts w:hint="eastAsia"/>
        </w:rPr>
      </w:pPr>
    </w:p>
    <w:p w14:paraId="5FB9789A" w14:textId="77777777" w:rsidR="007F28A1" w:rsidRDefault="007F28A1">
      <w:pPr>
        <w:rPr>
          <w:rFonts w:hint="eastAsia"/>
        </w:rPr>
      </w:pPr>
    </w:p>
    <w:p w14:paraId="695496DE" w14:textId="77777777" w:rsidR="007F28A1" w:rsidRDefault="007F28A1">
      <w:pPr>
        <w:rPr>
          <w:rFonts w:hint="eastAsia"/>
        </w:rPr>
      </w:pPr>
    </w:p>
    <w:p w14:paraId="6D2CA434" w14:textId="77777777" w:rsidR="007F28A1" w:rsidRDefault="007F28A1">
      <w:pPr>
        <w:rPr>
          <w:rFonts w:hint="eastAsia"/>
        </w:rPr>
      </w:pPr>
    </w:p>
    <w:p w14:paraId="64A44BC2" w14:textId="77777777" w:rsidR="007F28A1" w:rsidRDefault="007F28A1">
      <w:pPr>
        <w:rPr>
          <w:rFonts w:hint="eastAsia"/>
        </w:rPr>
      </w:pPr>
    </w:p>
    <w:p w14:paraId="0DFB4ED6" w14:textId="77777777" w:rsidR="007F28A1" w:rsidRDefault="007F28A1">
      <w:pPr>
        <w:rPr>
          <w:rFonts w:hint="eastAsia"/>
        </w:rPr>
      </w:pPr>
    </w:p>
    <w:p w14:paraId="7D0C16CB" w14:textId="77777777" w:rsidR="007F28A1" w:rsidRDefault="007F28A1">
      <w:pPr>
        <w:ind w:firstLine="630"/>
        <w:rPr>
          <w:rFonts w:hint="eastAsia"/>
        </w:rPr>
      </w:pPr>
    </w:p>
    <w:p w14:paraId="53D36CA5" w14:textId="77777777" w:rsidR="007F28A1" w:rsidRDefault="007F28A1">
      <w:pPr>
        <w:ind w:firstLine="630"/>
        <w:rPr>
          <w:rFonts w:hint="eastAsia"/>
        </w:rPr>
      </w:pPr>
    </w:p>
    <w:p w14:paraId="70FBDC5E" w14:textId="77777777" w:rsidR="007F28A1" w:rsidRDefault="007F28A1">
      <w:pPr>
        <w:ind w:firstLine="630"/>
        <w:rPr>
          <w:rFonts w:hint="eastAsia"/>
        </w:rPr>
      </w:pPr>
    </w:p>
    <w:p w14:paraId="0941E79B" w14:textId="77777777" w:rsidR="007F28A1" w:rsidRDefault="007F28A1">
      <w:pPr>
        <w:ind w:firstLine="630"/>
        <w:rPr>
          <w:rFonts w:hint="eastAsia"/>
        </w:rPr>
      </w:pPr>
    </w:p>
    <w:p w14:paraId="405ED6B0" w14:textId="77777777" w:rsidR="007F28A1" w:rsidRDefault="007F28A1">
      <w:pPr>
        <w:ind w:firstLine="630"/>
        <w:rPr>
          <w:rFonts w:hint="eastAsia"/>
        </w:rPr>
      </w:pPr>
    </w:p>
    <w:p w14:paraId="115EEC51" w14:textId="77777777" w:rsidR="007F28A1" w:rsidRDefault="007F28A1">
      <w:pPr>
        <w:ind w:firstLine="630"/>
        <w:rPr>
          <w:rFonts w:hint="eastAsia"/>
        </w:rPr>
      </w:pPr>
    </w:p>
    <w:p w14:paraId="019C92C1" w14:textId="77777777" w:rsidR="007F28A1" w:rsidRDefault="007F28A1">
      <w:pPr>
        <w:ind w:firstLine="630"/>
        <w:rPr>
          <w:rFonts w:hint="eastAsia"/>
        </w:rPr>
      </w:pPr>
    </w:p>
    <w:p w14:paraId="6EB6B9D9" w14:textId="77777777" w:rsidR="007F28A1" w:rsidRDefault="007F28A1">
      <w:pPr>
        <w:ind w:firstLineChars="200" w:firstLine="632"/>
        <w:rPr>
          <w:rFonts w:hint="eastAsia"/>
        </w:rPr>
      </w:pPr>
    </w:p>
    <w:p w14:paraId="73049B76" w14:textId="77777777" w:rsidR="007F28A1" w:rsidRDefault="007F28A1">
      <w:pPr>
        <w:ind w:firstLineChars="200" w:firstLine="632"/>
        <w:rPr>
          <w:rFonts w:hint="eastAsia"/>
        </w:rPr>
      </w:pPr>
    </w:p>
    <w:p w14:paraId="12CCFD53" w14:textId="77777777" w:rsidR="007F28A1" w:rsidRDefault="007F28A1">
      <w:pPr>
        <w:ind w:firstLineChars="200" w:firstLine="632"/>
        <w:rPr>
          <w:rFonts w:hint="eastAsia"/>
        </w:rPr>
      </w:pPr>
    </w:p>
    <w:p w14:paraId="5D1F0B94" w14:textId="77777777" w:rsidR="007F28A1" w:rsidRDefault="007F28A1">
      <w:pPr>
        <w:rPr>
          <w:rFonts w:hint="eastAsia"/>
        </w:rPr>
      </w:pPr>
    </w:p>
    <w:p w14:paraId="0B0C0FF9" w14:textId="77777777" w:rsidR="007F28A1" w:rsidRDefault="007F28A1">
      <w:pPr>
        <w:pStyle w:val="a8"/>
        <w:jc w:val="center"/>
        <w:rPr>
          <w:rFonts w:eastAsia="宋体"/>
          <w:sz w:val="44"/>
        </w:rPr>
      </w:pPr>
      <w:r>
        <w:rPr>
          <w:rFonts w:eastAsia="宋体"/>
          <w:sz w:val="44"/>
        </w:rPr>
        <w:t>人民检察院鉴定机构登记管理办法</w:t>
      </w:r>
    </w:p>
    <w:p w14:paraId="68CD89D0" w14:textId="77777777" w:rsidR="007F28A1" w:rsidRDefault="007F28A1">
      <w:pPr>
        <w:pStyle w:val="a8"/>
        <w:ind w:firstLineChars="200" w:firstLine="632"/>
      </w:pPr>
    </w:p>
    <w:p w14:paraId="302CDFE8" w14:textId="77777777" w:rsidR="007F28A1" w:rsidRDefault="007F28A1">
      <w:pPr>
        <w:pStyle w:val="a8"/>
        <w:jc w:val="center"/>
        <w:rPr>
          <w:rFonts w:eastAsia="黑体"/>
        </w:rPr>
      </w:pPr>
      <w:r>
        <w:rPr>
          <w:rFonts w:eastAsia="黑体"/>
        </w:rPr>
        <w:t>第一章</w:t>
      </w:r>
      <w:r>
        <w:rPr>
          <w:rFonts w:eastAsia="黑体"/>
        </w:rPr>
        <w:t xml:space="preserve"> </w:t>
      </w:r>
      <w:r>
        <w:rPr>
          <w:rFonts w:eastAsia="黑体"/>
        </w:rPr>
        <w:t>总</w:t>
      </w:r>
      <w:r>
        <w:rPr>
          <w:rFonts w:eastAsia="黑体"/>
        </w:rPr>
        <w:t xml:space="preserve">   </w:t>
      </w:r>
      <w:r>
        <w:rPr>
          <w:rFonts w:eastAsia="黑体"/>
        </w:rPr>
        <w:t>则</w:t>
      </w:r>
    </w:p>
    <w:p w14:paraId="44969DF9" w14:textId="77777777" w:rsidR="007F28A1" w:rsidRDefault="007F28A1">
      <w:pPr>
        <w:pStyle w:val="a8"/>
        <w:ind w:firstLineChars="200" w:firstLine="632"/>
      </w:pPr>
      <w:r>
        <w:rPr>
          <w:rFonts w:eastAsia="黑体"/>
        </w:rPr>
        <w:t>第一条</w:t>
      </w:r>
      <w:r>
        <w:t xml:space="preserve">  </w:t>
      </w:r>
      <w:r>
        <w:t>为规范人民检察院鉴定机构登记管理工作，根据《全国人民代表大会常务委员会关于司法鉴定管理问题的决定》和其他有关规定，结合检察工作实际，制定本办法。</w:t>
      </w:r>
    </w:p>
    <w:p w14:paraId="6137395D" w14:textId="77777777" w:rsidR="007F28A1" w:rsidRDefault="007F28A1">
      <w:pPr>
        <w:pStyle w:val="a8"/>
        <w:ind w:firstLineChars="200" w:firstLine="632"/>
      </w:pPr>
      <w:r>
        <w:rPr>
          <w:rFonts w:eastAsia="黑体"/>
        </w:rPr>
        <w:t>第二条</w:t>
      </w:r>
      <w:r>
        <w:t xml:space="preserve">  </w:t>
      </w:r>
      <w:r>
        <w:t>本办法所称鉴定机构，是指在人民检察院设立的，取得鉴定机构资格并开展鉴定工作的部门。</w:t>
      </w:r>
    </w:p>
    <w:p w14:paraId="1EA091CF" w14:textId="77777777" w:rsidR="007F28A1" w:rsidRDefault="007F28A1">
      <w:pPr>
        <w:pStyle w:val="a8"/>
        <w:ind w:firstLineChars="200" w:firstLine="632"/>
      </w:pPr>
      <w:r>
        <w:rPr>
          <w:rFonts w:eastAsia="黑体"/>
        </w:rPr>
        <w:t>第三条</w:t>
      </w:r>
      <w:r>
        <w:t xml:space="preserve">  </w:t>
      </w:r>
      <w:r>
        <w:t>鉴定机构登记管理工作，应当遵循依法、严格、公正、及时的原则，保证登记管理工作规范、有序、高效开展。</w:t>
      </w:r>
    </w:p>
    <w:p w14:paraId="110670B1" w14:textId="77777777" w:rsidR="007F28A1" w:rsidRDefault="007F28A1">
      <w:pPr>
        <w:pStyle w:val="a8"/>
        <w:ind w:firstLineChars="200" w:firstLine="632"/>
      </w:pPr>
    </w:p>
    <w:p w14:paraId="3F1DFC82" w14:textId="77777777" w:rsidR="007F28A1" w:rsidRDefault="007F28A1">
      <w:pPr>
        <w:pStyle w:val="a8"/>
        <w:jc w:val="center"/>
      </w:pPr>
      <w:r>
        <w:rPr>
          <w:rFonts w:eastAsia="黑体"/>
        </w:rPr>
        <w:t>第二章</w:t>
      </w:r>
      <w:r>
        <w:rPr>
          <w:rFonts w:eastAsia="黑体"/>
        </w:rPr>
        <w:t xml:space="preserve">  </w:t>
      </w:r>
      <w:r>
        <w:rPr>
          <w:rFonts w:eastAsia="黑体"/>
        </w:rPr>
        <w:t>登记管理部门</w:t>
      </w:r>
    </w:p>
    <w:p w14:paraId="7C6CE8A1" w14:textId="77777777" w:rsidR="007F28A1" w:rsidRDefault="007F28A1">
      <w:pPr>
        <w:pStyle w:val="a8"/>
        <w:ind w:firstLineChars="200" w:firstLine="632"/>
      </w:pPr>
      <w:r>
        <w:rPr>
          <w:rFonts w:eastAsia="黑体"/>
        </w:rPr>
        <w:t>第四条</w:t>
      </w:r>
      <w:r>
        <w:t xml:space="preserve">  </w:t>
      </w:r>
      <w:r>
        <w:t>人民检察院鉴定机构登记管理实行两级管理制度。</w:t>
      </w:r>
    </w:p>
    <w:p w14:paraId="79256DC8" w14:textId="77777777" w:rsidR="007F28A1" w:rsidRDefault="007F28A1">
      <w:pPr>
        <w:pStyle w:val="a8"/>
        <w:ind w:firstLineChars="200" w:firstLine="632"/>
      </w:pPr>
      <w:r>
        <w:t>最高人民检察院负责本院和省级人民检察院鉴定机构的登记管理工作。</w:t>
      </w:r>
    </w:p>
    <w:p w14:paraId="2BF19741" w14:textId="77777777" w:rsidR="007F28A1" w:rsidRDefault="007F28A1">
      <w:pPr>
        <w:pStyle w:val="a8"/>
        <w:ind w:firstLineChars="200" w:firstLine="632"/>
      </w:pPr>
      <w:r>
        <w:t>省级人民检察院负责所辖地市级、县区级人民检察院鉴定机构的登记管理工作。</w:t>
      </w:r>
    </w:p>
    <w:p w14:paraId="6E446D5B" w14:textId="77777777" w:rsidR="007F28A1" w:rsidRDefault="007F28A1">
      <w:pPr>
        <w:pStyle w:val="a8"/>
        <w:ind w:firstLineChars="200" w:firstLine="632"/>
      </w:pPr>
      <w:r>
        <w:rPr>
          <w:rFonts w:eastAsia="黑体"/>
        </w:rPr>
        <w:t>第五条</w:t>
      </w:r>
      <w:r>
        <w:t xml:space="preserve">  </w:t>
      </w:r>
      <w:r>
        <w:t>最高人民检察院检察技术部门和各省级人民检察院检察技术部门是人民检察院鉴定机构的登记管理部门，具体负责鉴定机构资格的登记、审核、延续、变更、注销、复议、名册编制与公告、监督及处罚等。</w:t>
      </w:r>
    </w:p>
    <w:p w14:paraId="5224269B" w14:textId="77777777" w:rsidR="007F28A1" w:rsidRDefault="007F28A1">
      <w:pPr>
        <w:pStyle w:val="a8"/>
        <w:ind w:firstLineChars="200" w:firstLine="632"/>
      </w:pPr>
      <w:r>
        <w:rPr>
          <w:rFonts w:eastAsia="黑体"/>
        </w:rPr>
        <w:t>第六条</w:t>
      </w:r>
      <w:r>
        <w:t xml:space="preserve">  </w:t>
      </w:r>
      <w:r>
        <w:t>登记管理部门不得收取任何登记管理费用。</w:t>
      </w:r>
    </w:p>
    <w:p w14:paraId="4FE9ED89" w14:textId="77777777" w:rsidR="007F28A1" w:rsidRDefault="007F28A1">
      <w:pPr>
        <w:pStyle w:val="a8"/>
        <w:ind w:firstLineChars="200" w:firstLine="632"/>
      </w:pPr>
      <w:r>
        <w:t>登记管理的有关业务经费分别列入最高人民检察院和省级人民检察院的年度经费预算。</w:t>
      </w:r>
    </w:p>
    <w:p w14:paraId="5C4A89D1" w14:textId="77777777" w:rsidR="007F28A1" w:rsidRDefault="007F28A1">
      <w:pPr>
        <w:pStyle w:val="a8"/>
        <w:ind w:firstLineChars="200" w:firstLine="632"/>
      </w:pPr>
    </w:p>
    <w:p w14:paraId="32960A17" w14:textId="77777777" w:rsidR="007F28A1" w:rsidRDefault="007F28A1">
      <w:pPr>
        <w:pStyle w:val="a8"/>
        <w:jc w:val="center"/>
      </w:pPr>
      <w:r>
        <w:rPr>
          <w:rFonts w:eastAsia="黑体"/>
        </w:rPr>
        <w:t>第三章</w:t>
      </w:r>
      <w:r>
        <w:rPr>
          <w:rFonts w:eastAsia="黑体"/>
        </w:rPr>
        <w:t xml:space="preserve">  </w:t>
      </w:r>
      <w:r>
        <w:rPr>
          <w:rFonts w:eastAsia="黑体"/>
        </w:rPr>
        <w:t>资格登记</w:t>
      </w:r>
    </w:p>
    <w:p w14:paraId="410DF52A" w14:textId="77777777" w:rsidR="007F28A1" w:rsidRDefault="007F28A1">
      <w:pPr>
        <w:pStyle w:val="a8"/>
        <w:ind w:firstLineChars="200" w:firstLine="632"/>
      </w:pPr>
      <w:r>
        <w:rPr>
          <w:rFonts w:eastAsia="黑体"/>
        </w:rPr>
        <w:t>第七条</w:t>
      </w:r>
      <w:r>
        <w:t xml:space="preserve">  </w:t>
      </w:r>
      <w:r>
        <w:t>鉴定机构经登记管理部门核准登记，取得《人民检察院鉴定机构资格证书》，方可进行鉴定工作。</w:t>
      </w:r>
    </w:p>
    <w:p w14:paraId="4F8319CF" w14:textId="77777777" w:rsidR="007F28A1" w:rsidRDefault="007F28A1">
      <w:pPr>
        <w:pStyle w:val="a8"/>
        <w:ind w:firstLineChars="200" w:firstLine="632"/>
      </w:pPr>
      <w:r>
        <w:rPr>
          <w:rFonts w:eastAsia="黑体"/>
        </w:rPr>
        <w:t>第八条</w:t>
      </w:r>
      <w:r>
        <w:t xml:space="preserve">  </w:t>
      </w:r>
      <w:r>
        <w:t>鉴定机构登记的事项包括：名称、地址、负责人、所属单位、鉴定业务范围、鉴定人名册、鉴定仪器设备等。</w:t>
      </w:r>
    </w:p>
    <w:p w14:paraId="7381F3F6" w14:textId="77777777" w:rsidR="007F28A1" w:rsidRDefault="007F28A1">
      <w:pPr>
        <w:pStyle w:val="a8"/>
        <w:ind w:firstLineChars="200" w:firstLine="632"/>
      </w:pPr>
      <w:r>
        <w:rPr>
          <w:rFonts w:eastAsia="黑体"/>
        </w:rPr>
        <w:t>第九条</w:t>
      </w:r>
      <w:r>
        <w:t xml:space="preserve">  </w:t>
      </w:r>
      <w:r>
        <w:t>申请鉴定机构资格，应当具备下列条件：</w:t>
      </w:r>
    </w:p>
    <w:p w14:paraId="5B79156F" w14:textId="77777777" w:rsidR="007F28A1" w:rsidRDefault="007F28A1">
      <w:pPr>
        <w:pStyle w:val="a8"/>
        <w:ind w:firstLineChars="200" w:firstLine="632"/>
      </w:pPr>
      <w:r>
        <w:t>（一）具有检察技术部门单位建制；</w:t>
      </w:r>
    </w:p>
    <w:p w14:paraId="4F3820E9" w14:textId="77777777" w:rsidR="007F28A1" w:rsidRDefault="007F28A1">
      <w:pPr>
        <w:pStyle w:val="a8"/>
        <w:ind w:firstLineChars="200" w:firstLine="632"/>
      </w:pPr>
      <w:r>
        <w:t>（二）具有适合鉴定工作的办公和业务用房；</w:t>
      </w:r>
    </w:p>
    <w:p w14:paraId="37535F77" w14:textId="77777777" w:rsidR="007F28A1" w:rsidRDefault="007F28A1">
      <w:pPr>
        <w:pStyle w:val="a8"/>
        <w:ind w:firstLineChars="200" w:firstLine="632"/>
      </w:pPr>
      <w:r>
        <w:t>（三）具有明确的鉴定业务范围；</w:t>
      </w:r>
    </w:p>
    <w:p w14:paraId="14822363" w14:textId="77777777" w:rsidR="007F28A1" w:rsidRDefault="007F28A1">
      <w:pPr>
        <w:pStyle w:val="a8"/>
        <w:ind w:firstLineChars="200" w:firstLine="632"/>
      </w:pPr>
      <w:r>
        <w:t>（四）具有在业务范围内进行鉴定必需的仪器、设备；</w:t>
      </w:r>
    </w:p>
    <w:p w14:paraId="5F94478F" w14:textId="77777777" w:rsidR="007F28A1" w:rsidRDefault="007F28A1">
      <w:pPr>
        <w:pStyle w:val="a8"/>
        <w:ind w:firstLineChars="200" w:firstLine="632"/>
      </w:pPr>
      <w:r>
        <w:t>（五）具有在业务范围内进行鉴定必需的依法通过计量认证或者实验室认可的检测实验室</w:t>
      </w:r>
      <w:r>
        <w:t>;</w:t>
      </w:r>
    </w:p>
    <w:p w14:paraId="568A1470" w14:textId="77777777" w:rsidR="007F28A1" w:rsidRDefault="007F28A1">
      <w:pPr>
        <w:pStyle w:val="a8"/>
        <w:ind w:firstLineChars="200" w:firstLine="632"/>
      </w:pPr>
      <w:r>
        <w:t>（六）具有三名以上开展该鉴定业务的鉴定人；</w:t>
      </w:r>
    </w:p>
    <w:p w14:paraId="0A3EDE37" w14:textId="77777777" w:rsidR="007F28A1" w:rsidRDefault="007F28A1">
      <w:pPr>
        <w:pStyle w:val="a8"/>
        <w:ind w:firstLineChars="200" w:firstLine="632"/>
      </w:pPr>
      <w:r>
        <w:t>（七）具有完备的鉴定工作管理制度。</w:t>
      </w:r>
    </w:p>
    <w:p w14:paraId="28DF8912" w14:textId="77777777" w:rsidR="007F28A1" w:rsidRDefault="007F28A1">
      <w:pPr>
        <w:pStyle w:val="a8"/>
        <w:ind w:firstLineChars="200" w:firstLine="632"/>
      </w:pPr>
      <w:r>
        <w:rPr>
          <w:rFonts w:eastAsia="黑体"/>
        </w:rPr>
        <w:t>第十条</w:t>
      </w:r>
      <w:r>
        <w:t xml:space="preserve">  </w:t>
      </w:r>
      <w:r>
        <w:t>申请鉴定机构资格，应当向登记管理部门提交下列材料：</w:t>
      </w:r>
    </w:p>
    <w:p w14:paraId="229A4E02" w14:textId="77777777" w:rsidR="007F28A1" w:rsidRDefault="007F28A1">
      <w:pPr>
        <w:pStyle w:val="a8"/>
        <w:ind w:firstLineChars="200" w:firstLine="632"/>
      </w:pPr>
      <w:r>
        <w:t>（一）《人民检察院鉴定机构资格登记申请表》；</w:t>
      </w:r>
    </w:p>
    <w:p w14:paraId="14AF6DBC" w14:textId="77777777" w:rsidR="007F28A1" w:rsidRDefault="007F28A1">
      <w:pPr>
        <w:pStyle w:val="a8"/>
        <w:ind w:firstLineChars="200" w:firstLine="632"/>
      </w:pPr>
      <w:r>
        <w:t>（二）所属鉴定人所持《人民检察院鉴定人资格证书》的复印件；</w:t>
      </w:r>
    </w:p>
    <w:p w14:paraId="291171F5" w14:textId="77777777" w:rsidR="007F28A1" w:rsidRDefault="007F28A1">
      <w:pPr>
        <w:pStyle w:val="a8"/>
        <w:ind w:firstLineChars="200" w:firstLine="632"/>
      </w:pPr>
      <w:r>
        <w:t>（三）办公和业务用房平面比例图；</w:t>
      </w:r>
    </w:p>
    <w:p w14:paraId="1D4D815F" w14:textId="77777777" w:rsidR="007F28A1" w:rsidRDefault="007F28A1">
      <w:pPr>
        <w:pStyle w:val="a8"/>
        <w:ind w:firstLineChars="200" w:firstLine="632"/>
      </w:pPr>
      <w:r>
        <w:t>（四）鉴定采用的技术标准目录</w:t>
      </w:r>
      <w:r>
        <w:t>;</w:t>
      </w:r>
    </w:p>
    <w:p w14:paraId="4168EA49" w14:textId="77777777" w:rsidR="007F28A1" w:rsidRDefault="007F28A1">
      <w:pPr>
        <w:pStyle w:val="a8"/>
        <w:ind w:firstLineChars="200" w:firstLine="632"/>
      </w:pPr>
      <w:r>
        <w:t>（五）鉴定机构内部管理工作制度；</w:t>
      </w:r>
    </w:p>
    <w:p w14:paraId="70F0C503" w14:textId="77777777" w:rsidR="007F28A1" w:rsidRDefault="007F28A1">
      <w:pPr>
        <w:pStyle w:val="a8"/>
        <w:ind w:firstLineChars="200" w:firstLine="632"/>
      </w:pPr>
      <w:r>
        <w:t>（六）登记管理部门要求提交的其他材料。</w:t>
      </w:r>
    </w:p>
    <w:p w14:paraId="5FC303C4" w14:textId="77777777" w:rsidR="007F28A1" w:rsidRDefault="007F28A1">
      <w:pPr>
        <w:pStyle w:val="a8"/>
        <w:ind w:firstLineChars="200" w:firstLine="632"/>
      </w:pPr>
      <w:r>
        <w:rPr>
          <w:rFonts w:eastAsia="黑体"/>
        </w:rPr>
        <w:t>第十一条</w:t>
      </w:r>
      <w:r>
        <w:t xml:space="preserve">  </w:t>
      </w:r>
      <w:r>
        <w:t>鉴定机构可以申请登记下列鉴定业务：</w:t>
      </w:r>
    </w:p>
    <w:p w14:paraId="577463D2" w14:textId="77777777" w:rsidR="007F28A1" w:rsidRDefault="007F28A1">
      <w:pPr>
        <w:pStyle w:val="a8"/>
        <w:ind w:firstLineChars="200" w:firstLine="632"/>
      </w:pPr>
      <w:r>
        <w:t>（一）法医类鉴定；</w:t>
      </w:r>
    </w:p>
    <w:p w14:paraId="27266587" w14:textId="77777777" w:rsidR="007F28A1" w:rsidRDefault="007F28A1">
      <w:pPr>
        <w:pStyle w:val="a8"/>
        <w:ind w:firstLineChars="200" w:firstLine="632"/>
      </w:pPr>
      <w:r>
        <w:t>（二）物证类鉴定；</w:t>
      </w:r>
    </w:p>
    <w:p w14:paraId="0711B7A6" w14:textId="77777777" w:rsidR="007F28A1" w:rsidRDefault="007F28A1">
      <w:pPr>
        <w:pStyle w:val="a8"/>
        <w:ind w:firstLineChars="200" w:firstLine="632"/>
      </w:pPr>
      <w:r>
        <w:t>（三）声像资料鉴定；</w:t>
      </w:r>
    </w:p>
    <w:p w14:paraId="4DBF1958" w14:textId="77777777" w:rsidR="007F28A1" w:rsidRDefault="007F28A1">
      <w:pPr>
        <w:pStyle w:val="a8"/>
        <w:ind w:firstLineChars="200" w:firstLine="632"/>
      </w:pPr>
      <w:r>
        <w:t>（四）司法会计鉴定；</w:t>
      </w:r>
    </w:p>
    <w:p w14:paraId="373C2E18" w14:textId="77777777" w:rsidR="007F28A1" w:rsidRDefault="007F28A1">
      <w:pPr>
        <w:pStyle w:val="a8"/>
        <w:ind w:firstLineChars="200" w:firstLine="632"/>
      </w:pPr>
      <w:r>
        <w:t>（五）心理测试。</w:t>
      </w:r>
    </w:p>
    <w:p w14:paraId="1AC1227E" w14:textId="77777777" w:rsidR="007F28A1" w:rsidRDefault="007F28A1">
      <w:pPr>
        <w:pStyle w:val="a8"/>
        <w:ind w:firstLineChars="200" w:firstLine="632"/>
      </w:pPr>
      <w:r>
        <w:t>根据检察业务工作需要，最高人民检察院可以增加其他需要登记管理的鉴定业务。</w:t>
      </w:r>
    </w:p>
    <w:p w14:paraId="7E54F218" w14:textId="77777777" w:rsidR="007F28A1" w:rsidRDefault="007F28A1">
      <w:pPr>
        <w:pStyle w:val="a8"/>
        <w:ind w:firstLineChars="200" w:firstLine="632"/>
      </w:pPr>
      <w:r>
        <w:rPr>
          <w:rFonts w:eastAsia="黑体"/>
        </w:rPr>
        <w:t>第十二条</w:t>
      </w:r>
      <w:r>
        <w:t xml:space="preserve">  </w:t>
      </w:r>
      <w:r>
        <w:t>登记管理部门收到登记申请材料后，应当及时进行审查，并在二十日以内作出决定。对准予登记的，经检察长批准，颁发《人民检察院鉴定机构资格证书》。对不予登记的，书面通知申请单位。</w:t>
      </w:r>
    </w:p>
    <w:p w14:paraId="1BD87703" w14:textId="77777777" w:rsidR="007F28A1" w:rsidRDefault="007F28A1">
      <w:pPr>
        <w:pStyle w:val="a8"/>
        <w:ind w:firstLineChars="200" w:firstLine="632"/>
      </w:pPr>
      <w:r>
        <w:t>提交材料不全的，登记审核期限从材料补齐之日起计算。</w:t>
      </w:r>
    </w:p>
    <w:p w14:paraId="5A5A5DF8" w14:textId="77777777" w:rsidR="007F28A1" w:rsidRDefault="007F28A1">
      <w:pPr>
        <w:pStyle w:val="a8"/>
        <w:ind w:firstLineChars="200" w:firstLine="632"/>
      </w:pPr>
      <w:r>
        <w:rPr>
          <w:rFonts w:eastAsia="黑体"/>
        </w:rPr>
        <w:t>第十三条</w:t>
      </w:r>
      <w:r>
        <w:t xml:space="preserve">  </w:t>
      </w:r>
      <w:r>
        <w:t>《人民检察院鉴定机构资格证书》由最高人民检察院统一制发。</w:t>
      </w:r>
    </w:p>
    <w:p w14:paraId="57D3CF8E" w14:textId="77777777" w:rsidR="007F28A1" w:rsidRDefault="007F28A1">
      <w:pPr>
        <w:pStyle w:val="a8"/>
        <w:ind w:firstLineChars="200" w:firstLine="632"/>
      </w:pPr>
      <w:r>
        <w:t>《人民检察院鉴定机构资格证书》分为正本和副本，正本和副本具有同等的效力。正本悬挂于鉴定机构住所内醒目位置，副本主要供外出办理鉴定有关业务时使用。</w:t>
      </w:r>
    </w:p>
    <w:p w14:paraId="73CE59F8" w14:textId="77777777" w:rsidR="007F28A1" w:rsidRDefault="007F28A1">
      <w:pPr>
        <w:pStyle w:val="a8"/>
        <w:ind w:firstLineChars="200" w:firstLine="632"/>
      </w:pPr>
      <w:r>
        <w:t>《人民检察院鉴定机构资格证书》有效期限为六年，自颁发之日起计算。</w:t>
      </w:r>
    </w:p>
    <w:p w14:paraId="4E5E61B3" w14:textId="77777777" w:rsidR="007F28A1" w:rsidRDefault="007F28A1">
      <w:pPr>
        <w:pStyle w:val="a8"/>
        <w:rPr>
          <w:rFonts w:eastAsia="黑体"/>
        </w:rPr>
      </w:pPr>
    </w:p>
    <w:p w14:paraId="15D6EB5E" w14:textId="77777777" w:rsidR="007F28A1" w:rsidRDefault="007F28A1">
      <w:pPr>
        <w:pStyle w:val="a8"/>
        <w:jc w:val="center"/>
      </w:pPr>
      <w:r>
        <w:rPr>
          <w:rFonts w:eastAsia="黑体"/>
        </w:rPr>
        <w:t>第四章</w:t>
      </w:r>
      <w:r>
        <w:rPr>
          <w:rFonts w:eastAsia="黑体"/>
        </w:rPr>
        <w:t xml:space="preserve">  </w:t>
      </w:r>
      <w:r>
        <w:rPr>
          <w:rFonts w:eastAsia="黑体"/>
        </w:rPr>
        <w:t>资格审核与延续</w:t>
      </w:r>
    </w:p>
    <w:p w14:paraId="711038BB" w14:textId="77777777" w:rsidR="007F28A1" w:rsidRDefault="007F28A1">
      <w:pPr>
        <w:pStyle w:val="a8"/>
        <w:ind w:firstLineChars="200" w:firstLine="632"/>
      </w:pPr>
      <w:r>
        <w:rPr>
          <w:rFonts w:eastAsia="黑体"/>
        </w:rPr>
        <w:t>第十四条</w:t>
      </w:r>
      <w:r>
        <w:t xml:space="preserve">  </w:t>
      </w:r>
      <w:r>
        <w:t>登记管理部门每两年进行一次鉴定机构资格的审核工作。鉴定机构报请审核时，应当提交下列材料：</w:t>
      </w:r>
    </w:p>
    <w:p w14:paraId="165D57FF" w14:textId="77777777" w:rsidR="007F28A1" w:rsidRDefault="007F28A1">
      <w:pPr>
        <w:pStyle w:val="a8"/>
        <w:ind w:firstLineChars="200" w:firstLine="632"/>
      </w:pPr>
      <w:r>
        <w:t>（一）《人民检察院鉴定机构资格审核申请表》；</w:t>
      </w:r>
    </w:p>
    <w:p w14:paraId="16058112" w14:textId="77777777" w:rsidR="007F28A1" w:rsidRDefault="007F28A1">
      <w:pPr>
        <w:pStyle w:val="a8"/>
        <w:ind w:firstLineChars="200" w:firstLine="632"/>
      </w:pPr>
      <w:r>
        <w:t>（二）《人民检察院鉴定机构资格证书》；</w:t>
      </w:r>
    </w:p>
    <w:p w14:paraId="6C354230" w14:textId="77777777" w:rsidR="007F28A1" w:rsidRDefault="007F28A1">
      <w:pPr>
        <w:pStyle w:val="a8"/>
        <w:ind w:firstLineChars="200" w:firstLine="632"/>
      </w:pPr>
      <w:r>
        <w:t>（三）资格审核申请报告。主要内容包括：仪器设备的配置、维护和使用情况，鉴定文书档案和证物保管情况，所属鉴定人及其履行职务情况，鉴定人技能培训情况等</w:t>
      </w:r>
      <w:r>
        <w:t>;</w:t>
      </w:r>
    </w:p>
    <w:p w14:paraId="5239238C" w14:textId="77777777" w:rsidR="007F28A1" w:rsidRDefault="007F28A1">
      <w:pPr>
        <w:pStyle w:val="a8"/>
        <w:ind w:firstLineChars="200" w:firstLine="632"/>
      </w:pPr>
      <w:r>
        <w:t>（四）需要提交的其他材料。</w:t>
      </w:r>
    </w:p>
    <w:p w14:paraId="7515924A" w14:textId="77777777" w:rsidR="007F28A1" w:rsidRDefault="007F28A1">
      <w:pPr>
        <w:pStyle w:val="a8"/>
        <w:ind w:firstLineChars="200" w:firstLine="632"/>
      </w:pPr>
      <w:r>
        <w:rPr>
          <w:rFonts w:eastAsia="黑体"/>
        </w:rPr>
        <w:t>第十五条</w:t>
      </w:r>
      <w:r>
        <w:t xml:space="preserve">  </w:t>
      </w:r>
      <w:r>
        <w:t>鉴定机构具有下列情形之一的，审核为不合格：</w:t>
      </w:r>
    </w:p>
    <w:p w14:paraId="579A1851" w14:textId="77777777" w:rsidR="007F28A1" w:rsidRDefault="007F28A1">
      <w:pPr>
        <w:pStyle w:val="a8"/>
        <w:ind w:firstLineChars="200" w:firstLine="632"/>
      </w:pPr>
      <w:r>
        <w:t>（一）鉴定质量检查不合格的；</w:t>
      </w:r>
    </w:p>
    <w:p w14:paraId="4DA3C9F2" w14:textId="77777777" w:rsidR="007F28A1" w:rsidRDefault="007F28A1">
      <w:pPr>
        <w:pStyle w:val="a8"/>
        <w:ind w:firstLineChars="200" w:firstLine="632"/>
      </w:pPr>
      <w:r>
        <w:t>（二）违反程序受理鉴定业务的</w:t>
      </w:r>
      <w:r>
        <w:t>;</w:t>
      </w:r>
    </w:p>
    <w:p w14:paraId="1F871FAF" w14:textId="77777777" w:rsidR="007F28A1" w:rsidRDefault="007F28A1">
      <w:pPr>
        <w:pStyle w:val="a8"/>
        <w:ind w:firstLineChars="200" w:firstLine="632"/>
      </w:pPr>
      <w:r>
        <w:t>（三）仪器设备、业务用房不符合鉴定要求的；</w:t>
      </w:r>
    </w:p>
    <w:p w14:paraId="1DD73D17" w14:textId="77777777" w:rsidR="007F28A1" w:rsidRDefault="007F28A1">
      <w:pPr>
        <w:pStyle w:val="a8"/>
        <w:ind w:firstLineChars="200" w:firstLine="632"/>
      </w:pPr>
      <w:r>
        <w:t>（四）鉴定文书档案和证物保管不符合规定的；</w:t>
      </w:r>
    </w:p>
    <w:p w14:paraId="654F5DE4" w14:textId="77777777" w:rsidR="007F28A1" w:rsidRDefault="007F28A1">
      <w:pPr>
        <w:pStyle w:val="a8"/>
        <w:ind w:firstLineChars="200" w:firstLine="632"/>
      </w:pPr>
      <w:r>
        <w:t>（五）管理不善，无法保证鉴定质量的；</w:t>
      </w:r>
    </w:p>
    <w:p w14:paraId="30D1D90F" w14:textId="77777777" w:rsidR="007F28A1" w:rsidRDefault="007F28A1">
      <w:pPr>
        <w:pStyle w:val="a8"/>
        <w:ind w:firstLineChars="200" w:firstLine="632"/>
      </w:pPr>
      <w:r>
        <w:t>（六）未按规定办理变更登记手续的；</w:t>
      </w:r>
    </w:p>
    <w:p w14:paraId="7D80D722" w14:textId="77777777" w:rsidR="007F28A1" w:rsidRDefault="007F28A1">
      <w:pPr>
        <w:pStyle w:val="a8"/>
        <w:ind w:firstLineChars="200" w:firstLine="632"/>
      </w:pPr>
      <w:r>
        <w:t>（七）擅自增加鉴定业务或者扩大受理鉴定业务范围的。</w:t>
      </w:r>
    </w:p>
    <w:p w14:paraId="52CA2684" w14:textId="77777777" w:rsidR="007F28A1" w:rsidRDefault="007F28A1">
      <w:pPr>
        <w:pStyle w:val="a8"/>
        <w:ind w:firstLineChars="200" w:firstLine="632"/>
      </w:pPr>
      <w:r>
        <w:rPr>
          <w:rFonts w:eastAsia="黑体"/>
        </w:rPr>
        <w:t>第十六条</w:t>
      </w:r>
      <w:r>
        <w:t xml:space="preserve">  </w:t>
      </w:r>
      <w:r>
        <w:t>登记管理部门对审核合格的鉴定机构，应当在其《人民检察院鉴定机构资格证书》上加盖“鉴定资格审核合格章”，并及时返还鉴定机构。对审核不合格的，暂扣《人民检察院鉴定机构资格证书》，并书面通知被审核鉴定机构所在人民检察院，限期改正。</w:t>
      </w:r>
    </w:p>
    <w:p w14:paraId="303476D6" w14:textId="77777777" w:rsidR="007F28A1" w:rsidRDefault="007F28A1">
      <w:pPr>
        <w:pStyle w:val="a8"/>
        <w:ind w:firstLineChars="200" w:firstLine="632"/>
      </w:pPr>
      <w:r>
        <w:rPr>
          <w:rFonts w:eastAsia="黑体"/>
        </w:rPr>
        <w:t>第十七条</w:t>
      </w:r>
      <w:r>
        <w:t xml:space="preserve">  </w:t>
      </w:r>
      <w:r>
        <w:t>《人民检察院鉴定机构资格证书》有效期限届满需要延续的，鉴定机构应当在申请审核的同时提交《人民检察院鉴定机构资格延续申请表》。</w:t>
      </w:r>
    </w:p>
    <w:p w14:paraId="67BFC442" w14:textId="77777777" w:rsidR="007F28A1" w:rsidRDefault="007F28A1">
      <w:pPr>
        <w:pStyle w:val="a8"/>
        <w:ind w:firstLineChars="200" w:firstLine="632"/>
      </w:pPr>
      <w:r>
        <w:t>登记管理部门对审核合格并准予延续登记的，自准予延续登记之日起，重新计算《人民检察院鉴定机构资格证书》的有效期。</w:t>
      </w:r>
    </w:p>
    <w:p w14:paraId="42D913FC" w14:textId="77777777" w:rsidR="007F28A1" w:rsidRDefault="007F28A1">
      <w:pPr>
        <w:pStyle w:val="a8"/>
        <w:ind w:firstLineChars="200" w:firstLine="632"/>
      </w:pPr>
    </w:p>
    <w:p w14:paraId="1CE075A1" w14:textId="77777777" w:rsidR="007F28A1" w:rsidRDefault="007F28A1">
      <w:pPr>
        <w:pStyle w:val="a8"/>
        <w:jc w:val="center"/>
      </w:pPr>
      <w:r>
        <w:rPr>
          <w:rFonts w:eastAsia="黑体"/>
        </w:rPr>
        <w:t>第五章</w:t>
      </w:r>
      <w:r>
        <w:rPr>
          <w:rFonts w:eastAsia="黑体"/>
        </w:rPr>
        <w:t xml:space="preserve">  </w:t>
      </w:r>
      <w:r>
        <w:rPr>
          <w:rFonts w:eastAsia="黑体"/>
        </w:rPr>
        <w:t>资格变更与注销</w:t>
      </w:r>
    </w:p>
    <w:p w14:paraId="6A0D551D" w14:textId="77777777" w:rsidR="007F28A1" w:rsidRDefault="007F28A1">
      <w:pPr>
        <w:pStyle w:val="a8"/>
        <w:ind w:firstLineChars="200" w:firstLine="632"/>
      </w:pPr>
      <w:r>
        <w:rPr>
          <w:rFonts w:eastAsia="黑体"/>
        </w:rPr>
        <w:t>第十八条</w:t>
      </w:r>
      <w:r>
        <w:t xml:space="preserve">  </w:t>
      </w:r>
      <w:r>
        <w:t>鉴定机构改变住所、负责人的，可以申请变更登记。鉴定机构改变名称、鉴定业务范围的，应当申请变更登记。申请变更登记的，应当向登记管理部门提交下列材料：</w:t>
      </w:r>
    </w:p>
    <w:p w14:paraId="1C871925" w14:textId="77777777" w:rsidR="007F28A1" w:rsidRDefault="007F28A1">
      <w:pPr>
        <w:pStyle w:val="a8"/>
        <w:ind w:firstLineChars="200" w:firstLine="632"/>
      </w:pPr>
      <w:r>
        <w:t>（一）《人民检察院鉴定机构变更登记申请表》；</w:t>
      </w:r>
    </w:p>
    <w:p w14:paraId="05DC7198" w14:textId="77777777" w:rsidR="007F28A1" w:rsidRDefault="007F28A1">
      <w:pPr>
        <w:pStyle w:val="a8"/>
        <w:ind w:firstLineChars="200" w:firstLine="632"/>
      </w:pPr>
      <w:r>
        <w:t>（二）《人民检察院鉴定机构资格证书》；</w:t>
      </w:r>
    </w:p>
    <w:p w14:paraId="74FE7CD4" w14:textId="77777777" w:rsidR="007F28A1" w:rsidRDefault="007F28A1">
      <w:pPr>
        <w:pStyle w:val="a8"/>
        <w:ind w:firstLineChars="200" w:firstLine="632"/>
      </w:pPr>
      <w:r>
        <w:t>（三）变更业务范围所涉及人员的《人民检察院鉴定人资格证书》复印件；</w:t>
      </w:r>
    </w:p>
    <w:p w14:paraId="6207BC16" w14:textId="77777777" w:rsidR="007F28A1" w:rsidRDefault="007F28A1">
      <w:pPr>
        <w:pStyle w:val="a8"/>
        <w:ind w:firstLineChars="200" w:firstLine="632"/>
      </w:pPr>
      <w:r>
        <w:t>（四）登记管理部门要求提交的其他材料。</w:t>
      </w:r>
    </w:p>
    <w:p w14:paraId="5DC7878F" w14:textId="77777777" w:rsidR="007F28A1" w:rsidRDefault="007F28A1">
      <w:pPr>
        <w:pStyle w:val="a8"/>
        <w:ind w:firstLineChars="200" w:firstLine="632"/>
      </w:pPr>
      <w:r>
        <w:rPr>
          <w:rFonts w:eastAsia="黑体"/>
        </w:rPr>
        <w:t>第十九条</w:t>
      </w:r>
      <w:r>
        <w:t xml:space="preserve">  </w:t>
      </w:r>
      <w:r>
        <w:t>登记管理部门收到变更登记申请材料后，应当在二十日内作出决定。对准予变更登记的，重新颁发《人民检察院鉴定机构资格证书》。对不予变更登记的，书面通知申请单位。</w:t>
      </w:r>
    </w:p>
    <w:p w14:paraId="4AA8648C" w14:textId="77777777" w:rsidR="007F28A1" w:rsidRDefault="007F28A1">
      <w:pPr>
        <w:pStyle w:val="a8"/>
        <w:ind w:firstLineChars="200" w:firstLine="632"/>
      </w:pPr>
      <w:r>
        <w:t>提交材料不全的，审核期限从材料补齐之日起计算。</w:t>
      </w:r>
    </w:p>
    <w:p w14:paraId="39262268" w14:textId="77777777" w:rsidR="007F28A1" w:rsidRDefault="007F28A1">
      <w:pPr>
        <w:pStyle w:val="a8"/>
        <w:ind w:firstLineChars="200" w:firstLine="632"/>
      </w:pPr>
      <w:r>
        <w:rPr>
          <w:rFonts w:eastAsia="黑体"/>
        </w:rPr>
        <w:t>第二十条</w:t>
      </w:r>
      <w:r>
        <w:t xml:space="preserve">  </w:t>
      </w:r>
      <w:r>
        <w:t>鉴定机构具有下列情形之一的，登记管理部门应当注销其鉴定资格：</w:t>
      </w:r>
    </w:p>
    <w:p w14:paraId="0702B791" w14:textId="77777777" w:rsidR="007F28A1" w:rsidRDefault="007F28A1">
      <w:pPr>
        <w:pStyle w:val="a8"/>
        <w:ind w:firstLineChars="200" w:firstLine="632"/>
      </w:pPr>
      <w:r>
        <w:t>（一）鉴定机构提出注销申请的；</w:t>
      </w:r>
    </w:p>
    <w:p w14:paraId="0E48E99B" w14:textId="77777777" w:rsidR="007F28A1" w:rsidRDefault="007F28A1">
      <w:pPr>
        <w:pStyle w:val="a8"/>
        <w:ind w:firstLineChars="200" w:firstLine="632"/>
      </w:pPr>
      <w:r>
        <w:t>（二）鉴定人数不符合设立条件的；</w:t>
      </w:r>
    </w:p>
    <w:p w14:paraId="1E368E11" w14:textId="77777777" w:rsidR="007F28A1" w:rsidRDefault="007F28A1">
      <w:pPr>
        <w:pStyle w:val="a8"/>
        <w:ind w:firstLineChars="200" w:firstLine="632"/>
      </w:pPr>
      <w:r>
        <w:t>（三）无正当理由，逾期三个月不提交审核申请的；</w:t>
      </w:r>
    </w:p>
    <w:p w14:paraId="2DF4E2D7" w14:textId="77777777" w:rsidR="007F28A1" w:rsidRDefault="007F28A1">
      <w:pPr>
        <w:pStyle w:val="a8"/>
        <w:ind w:firstLineChars="200" w:firstLine="632"/>
      </w:pPr>
      <w:r>
        <w:t>（四）其他应当注销的情形。</w:t>
      </w:r>
    </w:p>
    <w:p w14:paraId="26AF2295" w14:textId="77777777" w:rsidR="007F28A1" w:rsidRDefault="007F28A1">
      <w:pPr>
        <w:pStyle w:val="a8"/>
        <w:ind w:firstLineChars="200" w:firstLine="632"/>
      </w:pPr>
      <w:r>
        <w:rPr>
          <w:rFonts w:eastAsia="黑体"/>
        </w:rPr>
        <w:t>第二十一条</w:t>
      </w:r>
      <w:r>
        <w:t xml:space="preserve">  </w:t>
      </w:r>
      <w:r>
        <w:t>鉴定机构资格被注销的，登记管理部门应当书面通知鉴定机构所在的人民检察院，收回《人民检察院鉴定机构资格证书》。</w:t>
      </w:r>
    </w:p>
    <w:p w14:paraId="27CE64C1" w14:textId="77777777" w:rsidR="007F28A1" w:rsidRDefault="007F28A1">
      <w:pPr>
        <w:pStyle w:val="a8"/>
        <w:ind w:firstLineChars="200" w:firstLine="632"/>
      </w:pPr>
    </w:p>
    <w:p w14:paraId="33FC038D" w14:textId="77777777" w:rsidR="007F28A1" w:rsidRDefault="007F28A1">
      <w:pPr>
        <w:pStyle w:val="a8"/>
        <w:jc w:val="center"/>
      </w:pPr>
      <w:r>
        <w:rPr>
          <w:rFonts w:eastAsia="黑体"/>
        </w:rPr>
        <w:t>第六章</w:t>
      </w:r>
      <w:r>
        <w:rPr>
          <w:rFonts w:eastAsia="黑体"/>
        </w:rPr>
        <w:t xml:space="preserve">  </w:t>
      </w:r>
      <w:r>
        <w:rPr>
          <w:rFonts w:eastAsia="黑体"/>
        </w:rPr>
        <w:t>复议程序</w:t>
      </w:r>
    </w:p>
    <w:p w14:paraId="6620FDFB" w14:textId="77777777" w:rsidR="007F28A1" w:rsidRDefault="007F28A1">
      <w:pPr>
        <w:pStyle w:val="a8"/>
        <w:ind w:firstLineChars="200" w:firstLine="632"/>
      </w:pPr>
      <w:r>
        <w:rPr>
          <w:rFonts w:eastAsia="黑体"/>
        </w:rPr>
        <w:t>第二十二条</w:t>
      </w:r>
      <w:r>
        <w:t xml:space="preserve">  </w:t>
      </w:r>
      <w:r>
        <w:t>对登记管理部门作出不予登记、审核不合格、不予变更登记、注销鉴定资格的决定以及其他处理决定有异议的，鉴定机构可以在相关通知书送达之日起三十日以内，向登记管理部门提交复议申请书和相关证明材料。</w:t>
      </w:r>
    </w:p>
    <w:p w14:paraId="1ABC6425" w14:textId="77777777" w:rsidR="007F28A1" w:rsidRDefault="007F28A1">
      <w:pPr>
        <w:pStyle w:val="a8"/>
        <w:ind w:firstLineChars="200" w:firstLine="632"/>
      </w:pPr>
      <w:r>
        <w:rPr>
          <w:rFonts w:eastAsia="黑体"/>
        </w:rPr>
        <w:t>第二十三条</w:t>
      </w:r>
      <w:r>
        <w:t xml:space="preserve">  </w:t>
      </w:r>
      <w:r>
        <w:t>登记管理部门在收到复议申请后，应当以集体研究的方式进行复议，并在二十日以内做出复议决定，书面通知提出复议申请的单位。</w:t>
      </w:r>
    </w:p>
    <w:p w14:paraId="485AB0BD" w14:textId="77777777" w:rsidR="007F28A1" w:rsidRDefault="007F28A1">
      <w:pPr>
        <w:pStyle w:val="a8"/>
        <w:ind w:firstLineChars="200" w:firstLine="632"/>
      </w:pPr>
    </w:p>
    <w:p w14:paraId="5A3B1F92" w14:textId="77777777" w:rsidR="007F28A1" w:rsidRDefault="007F28A1">
      <w:pPr>
        <w:pStyle w:val="a8"/>
        <w:ind w:firstLineChars="200" w:firstLine="632"/>
      </w:pPr>
    </w:p>
    <w:p w14:paraId="293706DF" w14:textId="77777777" w:rsidR="007F28A1" w:rsidRDefault="007F28A1">
      <w:pPr>
        <w:pStyle w:val="a8"/>
        <w:jc w:val="center"/>
      </w:pPr>
      <w:r>
        <w:rPr>
          <w:rFonts w:eastAsia="黑体"/>
        </w:rPr>
        <w:t>第七章</w:t>
      </w:r>
      <w:r>
        <w:rPr>
          <w:rFonts w:eastAsia="黑体"/>
        </w:rPr>
        <w:t xml:space="preserve">  </w:t>
      </w:r>
      <w:r>
        <w:rPr>
          <w:rFonts w:eastAsia="黑体"/>
        </w:rPr>
        <w:t>名册编制与公告</w:t>
      </w:r>
    </w:p>
    <w:p w14:paraId="3F0F62E4" w14:textId="77777777" w:rsidR="007F28A1" w:rsidRDefault="007F28A1">
      <w:pPr>
        <w:pStyle w:val="a8"/>
        <w:ind w:firstLineChars="200" w:firstLine="632"/>
      </w:pPr>
      <w:r>
        <w:rPr>
          <w:rFonts w:eastAsia="黑体"/>
        </w:rPr>
        <w:t>第二十四条</w:t>
      </w:r>
      <w:r>
        <w:t xml:space="preserve">  </w:t>
      </w:r>
      <w:r>
        <w:t>省级人民检察院登记管理部门应当及时将所辖鉴定机构资格的登记、变更、注销情况报最高人民检察院登记管理部门备案。</w:t>
      </w:r>
    </w:p>
    <w:p w14:paraId="4C51A26A" w14:textId="77777777" w:rsidR="007F28A1" w:rsidRDefault="007F28A1">
      <w:pPr>
        <w:pStyle w:val="a8"/>
        <w:ind w:firstLineChars="200" w:firstLine="632"/>
      </w:pPr>
      <w:r>
        <w:rPr>
          <w:rFonts w:eastAsia="黑体"/>
        </w:rPr>
        <w:t>第二十五条</w:t>
      </w:r>
      <w:r>
        <w:t xml:space="preserve">  </w:t>
      </w:r>
      <w:r>
        <w:t>最高人民检察院统一编制《人民检察院鉴定机构名册》。</w:t>
      </w:r>
    </w:p>
    <w:p w14:paraId="72D09153" w14:textId="77777777" w:rsidR="007F28A1" w:rsidRDefault="007F28A1">
      <w:pPr>
        <w:pStyle w:val="a8"/>
        <w:ind w:firstLineChars="200" w:firstLine="632"/>
      </w:pPr>
      <w:r>
        <w:rPr>
          <w:rFonts w:eastAsia="黑体"/>
        </w:rPr>
        <w:t>第二十六条</w:t>
      </w:r>
      <w:r>
        <w:t xml:space="preserve"> </w:t>
      </w:r>
      <w:r>
        <w:t>《人民检察院鉴定机构名册》以及鉴定机构资格的变更、注销情况应当及时在人民检察院专线网及机关内部刊物上予以公告，并同时抄送最高人民法院、公安部和国家安全部。</w:t>
      </w:r>
    </w:p>
    <w:p w14:paraId="46640EAB" w14:textId="77777777" w:rsidR="007F28A1" w:rsidRDefault="007F28A1">
      <w:pPr>
        <w:pStyle w:val="a8"/>
        <w:ind w:firstLineChars="200" w:firstLine="632"/>
      </w:pPr>
    </w:p>
    <w:p w14:paraId="07939728" w14:textId="77777777" w:rsidR="007F28A1" w:rsidRDefault="007F28A1">
      <w:pPr>
        <w:pStyle w:val="a8"/>
        <w:jc w:val="center"/>
      </w:pPr>
      <w:r>
        <w:rPr>
          <w:rFonts w:eastAsia="黑体"/>
        </w:rPr>
        <w:t>第八章</w:t>
      </w:r>
      <w:r>
        <w:rPr>
          <w:rFonts w:eastAsia="黑体"/>
        </w:rPr>
        <w:t xml:space="preserve">  </w:t>
      </w:r>
      <w:r>
        <w:rPr>
          <w:rFonts w:eastAsia="黑体"/>
        </w:rPr>
        <w:t>监督与处罚</w:t>
      </w:r>
    </w:p>
    <w:p w14:paraId="441A95A0" w14:textId="77777777" w:rsidR="007F28A1" w:rsidRDefault="007F28A1">
      <w:pPr>
        <w:pStyle w:val="a8"/>
        <w:ind w:firstLineChars="200" w:firstLine="632"/>
      </w:pPr>
      <w:r>
        <w:rPr>
          <w:rFonts w:eastAsia="黑体"/>
        </w:rPr>
        <w:t>第二十七条</w:t>
      </w:r>
      <w:r>
        <w:t xml:space="preserve">  </w:t>
      </w:r>
      <w:r>
        <w:t>登记管理部门应当对所辖范围内的鉴定机构进行不定期检查。</w:t>
      </w:r>
    </w:p>
    <w:p w14:paraId="4AEAE887" w14:textId="77777777" w:rsidR="007F28A1" w:rsidRDefault="007F28A1">
      <w:pPr>
        <w:pStyle w:val="a8"/>
        <w:ind w:firstLineChars="200" w:firstLine="632"/>
      </w:pPr>
      <w:r>
        <w:rPr>
          <w:rFonts w:eastAsia="黑体"/>
        </w:rPr>
        <w:t>第二十八条</w:t>
      </w:r>
      <w:r>
        <w:t xml:space="preserve">  </w:t>
      </w:r>
      <w:r>
        <w:t>登记管理部门对举报、投诉鉴定机构的，应当及时进行调查处理。涉及违法违纪的，移送有关部门处理。</w:t>
      </w:r>
    </w:p>
    <w:p w14:paraId="30E74EDF" w14:textId="77777777" w:rsidR="007F28A1" w:rsidRDefault="007F28A1">
      <w:pPr>
        <w:pStyle w:val="a8"/>
        <w:ind w:firstLineChars="200" w:firstLine="632"/>
      </w:pPr>
      <w:r>
        <w:rPr>
          <w:rFonts w:eastAsia="黑体"/>
        </w:rPr>
        <w:t>第二十九条</w:t>
      </w:r>
      <w:r>
        <w:t xml:space="preserve">  </w:t>
      </w:r>
      <w:r>
        <w:t>鉴定机构出具错误鉴定意见或者发生重大责任事故的，应当在发现鉴定意见错误或者发生重大责任事故三日以内，向登记管理部门书面报告。</w:t>
      </w:r>
    </w:p>
    <w:p w14:paraId="34C993F5" w14:textId="77777777" w:rsidR="007F28A1" w:rsidRDefault="007F28A1">
      <w:pPr>
        <w:pStyle w:val="a8"/>
        <w:ind w:firstLineChars="200" w:firstLine="632"/>
      </w:pPr>
      <w:r>
        <w:t>省级人民检察院登记管理部门应当及时将鉴定意见错误或者发生重大责任事故的情况上报最高人民检察院登记管理部门。</w:t>
      </w:r>
    </w:p>
    <w:p w14:paraId="343DFAC4" w14:textId="77777777" w:rsidR="007F28A1" w:rsidRDefault="007F28A1">
      <w:pPr>
        <w:pStyle w:val="a8"/>
        <w:ind w:firstLineChars="200" w:firstLine="632"/>
      </w:pPr>
      <w:r>
        <w:rPr>
          <w:rFonts w:eastAsia="黑体"/>
        </w:rPr>
        <w:t>第三十条</w:t>
      </w:r>
      <w:r>
        <w:t xml:space="preserve">  </w:t>
      </w:r>
      <w:r>
        <w:t>鉴定机构资格审核不合格的，登记管理部门应当暂停其部分鉴定业务或者全部鉴定业务。</w:t>
      </w:r>
    </w:p>
    <w:p w14:paraId="48CA0619" w14:textId="77777777" w:rsidR="007F28A1" w:rsidRDefault="007F28A1">
      <w:pPr>
        <w:pStyle w:val="a8"/>
        <w:ind w:firstLineChars="200" w:firstLine="632"/>
      </w:pPr>
      <w:r>
        <w:t>鉴定机构对被暂停的鉴定业务不得出具鉴定意见。</w:t>
      </w:r>
    </w:p>
    <w:p w14:paraId="0958BF35" w14:textId="77777777" w:rsidR="007F28A1" w:rsidRDefault="007F28A1">
      <w:pPr>
        <w:pStyle w:val="a8"/>
        <w:ind w:firstLineChars="200" w:firstLine="632"/>
      </w:pPr>
      <w:r>
        <w:rPr>
          <w:rFonts w:eastAsia="黑体"/>
        </w:rPr>
        <w:t>第三十一条</w:t>
      </w:r>
      <w:r>
        <w:t xml:space="preserve">  </w:t>
      </w:r>
      <w:r>
        <w:t>鉴定机构具有下列情形之一的，登记管理部门应当予以警告、通报批评。必要时，注销其鉴定资格；情节严重的，应当取消其鉴定资格：</w:t>
      </w:r>
    </w:p>
    <w:p w14:paraId="2CAC0ABA" w14:textId="77777777" w:rsidR="007F28A1" w:rsidRDefault="007F28A1">
      <w:pPr>
        <w:pStyle w:val="a8"/>
        <w:ind w:firstLineChars="200" w:firstLine="632"/>
      </w:pPr>
      <w:r>
        <w:t>（一）违反程序受理鉴定业务的；</w:t>
      </w:r>
    </w:p>
    <w:p w14:paraId="5F245D6E" w14:textId="77777777" w:rsidR="007F28A1" w:rsidRDefault="007F28A1">
      <w:pPr>
        <w:pStyle w:val="a8"/>
        <w:ind w:firstLineChars="200" w:firstLine="632"/>
      </w:pPr>
      <w:r>
        <w:t>（二）擅自增加鉴定业务或者扩大受理鉴定业务范围的；</w:t>
      </w:r>
    </w:p>
    <w:p w14:paraId="11213954" w14:textId="77777777" w:rsidR="007F28A1" w:rsidRDefault="007F28A1">
      <w:pPr>
        <w:pStyle w:val="a8"/>
        <w:ind w:firstLineChars="200" w:firstLine="632"/>
      </w:pPr>
      <w:r>
        <w:t>（三）登记管理部门责令改正，逾期不改的；</w:t>
      </w:r>
    </w:p>
    <w:p w14:paraId="42A1025D" w14:textId="77777777" w:rsidR="007F28A1" w:rsidRDefault="007F28A1">
      <w:pPr>
        <w:pStyle w:val="a8"/>
        <w:ind w:firstLineChars="200" w:firstLine="632"/>
      </w:pPr>
      <w:r>
        <w:t>（四）提供虚假申报材料骗取登记的；</w:t>
      </w:r>
    </w:p>
    <w:p w14:paraId="35E48220" w14:textId="77777777" w:rsidR="007F28A1" w:rsidRDefault="007F28A1">
      <w:pPr>
        <w:pStyle w:val="a8"/>
        <w:ind w:firstLineChars="200" w:firstLine="632"/>
      </w:pPr>
      <w:r>
        <w:t>（五）发现鉴定意见错误或者发生重大责任事故不及时报告的。</w:t>
      </w:r>
    </w:p>
    <w:p w14:paraId="1A60E563" w14:textId="77777777" w:rsidR="007F28A1" w:rsidRDefault="007F28A1">
      <w:pPr>
        <w:pStyle w:val="a8"/>
        <w:ind w:firstLineChars="200" w:firstLine="632"/>
      </w:pPr>
      <w:r>
        <w:t>鉴定资格被取消之日起一年以内，不得重新申请鉴定资格。</w:t>
      </w:r>
    </w:p>
    <w:p w14:paraId="124CBFB0" w14:textId="77777777" w:rsidR="007F28A1" w:rsidRDefault="007F28A1">
      <w:pPr>
        <w:pStyle w:val="a8"/>
        <w:ind w:firstLineChars="200" w:firstLine="632"/>
      </w:pPr>
      <w:r>
        <w:rPr>
          <w:rFonts w:eastAsia="黑体"/>
        </w:rPr>
        <w:t>第三十二条</w:t>
      </w:r>
      <w:r>
        <w:t xml:space="preserve">  </w:t>
      </w:r>
      <w:r>
        <w:t>鉴定机构具有下列情形之一的，登记管理部门应当移送并建议有关部门给予相关责任人相应的行政处分；构成犯罪的，依法追究其刑事责任：</w:t>
      </w:r>
    </w:p>
    <w:p w14:paraId="256289AC" w14:textId="77777777" w:rsidR="007F28A1" w:rsidRDefault="007F28A1">
      <w:pPr>
        <w:pStyle w:val="a8"/>
        <w:ind w:firstLineChars="200" w:firstLine="632"/>
      </w:pPr>
      <w:r>
        <w:t>（一）弄虚作假，徇私舞弊造成严重后果的；</w:t>
      </w:r>
    </w:p>
    <w:p w14:paraId="504850F1" w14:textId="77777777" w:rsidR="007F28A1" w:rsidRDefault="007F28A1">
      <w:pPr>
        <w:pStyle w:val="a8"/>
        <w:ind w:firstLineChars="200" w:firstLine="632"/>
      </w:pPr>
      <w:r>
        <w:t>（二）强行要求鉴定人进行鉴定，造成人身伤害、财产损失、环境污染等重大责任事故的；</w:t>
      </w:r>
    </w:p>
    <w:p w14:paraId="01561601" w14:textId="77777777" w:rsidR="007F28A1" w:rsidRDefault="007F28A1">
      <w:pPr>
        <w:pStyle w:val="a8"/>
        <w:ind w:firstLineChars="200" w:firstLine="632"/>
      </w:pPr>
      <w:r>
        <w:t>（三）法律、法规规定的其他情形。</w:t>
      </w:r>
    </w:p>
    <w:p w14:paraId="5E96DFC8" w14:textId="77777777" w:rsidR="007F28A1" w:rsidRDefault="007F28A1">
      <w:pPr>
        <w:pStyle w:val="a8"/>
        <w:ind w:firstLineChars="200" w:firstLine="632"/>
      </w:pPr>
    </w:p>
    <w:p w14:paraId="5D13D712" w14:textId="77777777" w:rsidR="007F28A1" w:rsidRDefault="007F28A1">
      <w:pPr>
        <w:pStyle w:val="a8"/>
        <w:jc w:val="center"/>
      </w:pPr>
      <w:r>
        <w:rPr>
          <w:rFonts w:eastAsia="黑体"/>
        </w:rPr>
        <w:t>第九章</w:t>
      </w:r>
      <w:r>
        <w:rPr>
          <w:rFonts w:eastAsia="黑体"/>
        </w:rPr>
        <w:t xml:space="preserve">  </w:t>
      </w:r>
      <w:r>
        <w:rPr>
          <w:rFonts w:eastAsia="黑体"/>
        </w:rPr>
        <w:t>附</w:t>
      </w:r>
      <w:r>
        <w:rPr>
          <w:rFonts w:eastAsia="黑体"/>
        </w:rPr>
        <w:t xml:space="preserve">  </w:t>
      </w:r>
      <w:r>
        <w:rPr>
          <w:rFonts w:eastAsia="黑体"/>
        </w:rPr>
        <w:t>则</w:t>
      </w:r>
    </w:p>
    <w:p w14:paraId="5D2EA38E" w14:textId="77777777" w:rsidR="007F28A1" w:rsidRDefault="007F28A1">
      <w:pPr>
        <w:pStyle w:val="a8"/>
        <w:ind w:firstLineChars="200" w:firstLine="632"/>
      </w:pPr>
      <w:r>
        <w:rPr>
          <w:rFonts w:eastAsia="黑体"/>
        </w:rPr>
        <w:t>第三十三条</w:t>
      </w:r>
      <w:r>
        <w:t xml:space="preserve">  </w:t>
      </w:r>
      <w:r>
        <w:t>鉴定机构登记管理工作文书由最高人民检察院制定。</w:t>
      </w:r>
    </w:p>
    <w:p w14:paraId="61456C81" w14:textId="77777777" w:rsidR="007F28A1" w:rsidRDefault="007F28A1">
      <w:pPr>
        <w:pStyle w:val="a8"/>
        <w:ind w:firstLineChars="200" w:firstLine="632"/>
      </w:pPr>
      <w:r>
        <w:rPr>
          <w:rFonts w:eastAsia="黑体"/>
        </w:rPr>
        <w:t>第三十四条</w:t>
      </w:r>
      <w:r>
        <w:t xml:space="preserve">  </w:t>
      </w:r>
      <w:r>
        <w:t>本办法自</w:t>
      </w:r>
      <w:smartTag w:uri="urn:schemas-microsoft-com:office:smarttags" w:element="chsdate">
        <w:smartTagPr>
          <w:attr w:name="Year" w:val="2007"/>
          <w:attr w:name="Month" w:val="1"/>
          <w:attr w:name="Day" w:val="1"/>
          <w:attr w:name="IsLunarDate" w:val="False"/>
          <w:attr w:name="IsROCDate" w:val="False"/>
        </w:smartTagPr>
        <w:r>
          <w:t>2007</w:t>
        </w:r>
        <w:r>
          <w:t>年</w:t>
        </w:r>
        <w:r>
          <w:t>1</w:t>
        </w:r>
        <w:r>
          <w:t>月</w:t>
        </w:r>
        <w:r>
          <w:t>1</w:t>
        </w:r>
        <w:r>
          <w:t>日起</w:t>
        </w:r>
      </w:smartTag>
      <w:r>
        <w:t>实施，最高人民检察院此前有关规定与本办法不一致的，以本办法为准。</w:t>
      </w:r>
    </w:p>
    <w:p w14:paraId="3F607C9C" w14:textId="77777777" w:rsidR="007F28A1" w:rsidRDefault="007F28A1">
      <w:pPr>
        <w:pStyle w:val="a8"/>
        <w:ind w:firstLineChars="200" w:firstLine="632"/>
      </w:pPr>
      <w:r>
        <w:rPr>
          <w:rFonts w:eastAsia="黑体"/>
        </w:rPr>
        <w:t>第三十五条</w:t>
      </w:r>
      <w:r>
        <w:t xml:space="preserve">  </w:t>
      </w:r>
      <w:r>
        <w:t>本办法由最高人民检察院负责解释。</w:t>
      </w:r>
    </w:p>
    <w:p w14:paraId="73994E27" w14:textId="77777777" w:rsidR="007F28A1" w:rsidRDefault="007F28A1">
      <w:pPr>
        <w:pStyle w:val="a8"/>
        <w:ind w:firstLineChars="200" w:firstLine="632"/>
      </w:pPr>
    </w:p>
    <w:p w14:paraId="5B581412" w14:textId="77777777" w:rsidR="007F28A1" w:rsidRDefault="007F28A1">
      <w:pPr>
        <w:pStyle w:val="a8"/>
        <w:ind w:firstLineChars="200" w:firstLine="632"/>
      </w:pPr>
      <w:r>
        <w:t>附件：</w:t>
      </w:r>
      <w:r>
        <w:t>1.</w:t>
      </w:r>
      <w:r>
        <w:t>《人民检察院鉴定机构资格证书》样式</w:t>
      </w:r>
    </w:p>
    <w:p w14:paraId="5D06D193" w14:textId="77777777" w:rsidR="007F28A1" w:rsidRDefault="007F28A1">
      <w:pPr>
        <w:pStyle w:val="a8"/>
        <w:ind w:firstLineChars="499" w:firstLine="1576"/>
      </w:pPr>
      <w:r>
        <w:t>2.</w:t>
      </w:r>
      <w:r>
        <w:t>《人民检察院鉴定机构资格登记申请表》样式</w:t>
      </w:r>
    </w:p>
    <w:p w14:paraId="69A2E8D7" w14:textId="77777777" w:rsidR="007F28A1" w:rsidRDefault="007F28A1">
      <w:pPr>
        <w:pStyle w:val="a8"/>
        <w:ind w:firstLineChars="499" w:firstLine="1576"/>
      </w:pPr>
      <w:r>
        <w:t>3.</w:t>
      </w:r>
      <w:r>
        <w:t>《人民检察院鉴定机构资格延续申请表》样式</w:t>
      </w:r>
    </w:p>
    <w:p w14:paraId="29CB6449" w14:textId="77777777" w:rsidR="007F28A1" w:rsidRDefault="007F28A1">
      <w:pPr>
        <w:pStyle w:val="a8"/>
        <w:ind w:firstLineChars="499" w:firstLine="1576"/>
      </w:pPr>
      <w:r>
        <w:t>4.</w:t>
      </w:r>
      <w:r>
        <w:t>《人民检察院鉴定机构变更登记申请表》样式</w:t>
      </w:r>
    </w:p>
    <w:p w14:paraId="7AD318BC" w14:textId="77777777" w:rsidR="007F28A1" w:rsidRDefault="007F28A1">
      <w:pPr>
        <w:pStyle w:val="a8"/>
        <w:ind w:firstLineChars="499" w:firstLine="1576"/>
      </w:pPr>
      <w:r>
        <w:t>5.</w:t>
      </w:r>
      <w:r>
        <w:t>《人民检察院鉴定机构资格审核申请表》样式</w:t>
      </w:r>
    </w:p>
    <w:p w14:paraId="0F68EACC" w14:textId="77777777" w:rsidR="007F28A1" w:rsidRDefault="007F28A1">
      <w:pPr>
        <w:pStyle w:val="a8"/>
        <w:ind w:firstLineChars="499" w:firstLine="1576"/>
      </w:pPr>
      <w:r>
        <w:t>6.</w:t>
      </w:r>
      <w:r>
        <w:t>《注销鉴定机构资格通知书》样式</w:t>
      </w:r>
    </w:p>
    <w:p w14:paraId="47044962" w14:textId="77777777" w:rsidR="007F28A1" w:rsidRDefault="007F28A1">
      <w:pPr>
        <w:pStyle w:val="a8"/>
        <w:ind w:firstLineChars="499" w:firstLine="1576"/>
      </w:pPr>
      <w:r>
        <w:t>7.</w:t>
      </w:r>
      <w:r>
        <w:t>《不予登记通知书》样式</w:t>
      </w:r>
    </w:p>
    <w:p w14:paraId="0A801410" w14:textId="77777777" w:rsidR="007F28A1" w:rsidRDefault="007F28A1">
      <w:pPr>
        <w:pStyle w:val="a8"/>
        <w:ind w:firstLineChars="499" w:firstLine="1576"/>
      </w:pPr>
      <w:r>
        <w:t>8.</w:t>
      </w:r>
      <w:r>
        <w:t>《不予变更登记通知书》样式</w:t>
      </w:r>
    </w:p>
    <w:p w14:paraId="6E8E6D05" w14:textId="77777777" w:rsidR="007F28A1" w:rsidRDefault="007F28A1">
      <w:pPr>
        <w:pStyle w:val="a8"/>
        <w:ind w:firstLineChars="499" w:firstLine="1576"/>
      </w:pPr>
      <w:r>
        <w:t>9.</w:t>
      </w:r>
      <w:r>
        <w:t>《责令改正通知书》样式</w:t>
      </w:r>
    </w:p>
    <w:p w14:paraId="68F95665" w14:textId="77777777" w:rsidR="007F28A1" w:rsidRDefault="007F28A1">
      <w:pPr>
        <w:pStyle w:val="a8"/>
        <w:ind w:firstLineChars="499" w:firstLine="1576"/>
      </w:pPr>
      <w:r>
        <w:t>10.</w:t>
      </w:r>
      <w:r>
        <w:t>《复议决定通知书》样式</w:t>
      </w:r>
    </w:p>
    <w:p w14:paraId="40744B04" w14:textId="77777777" w:rsidR="007F28A1" w:rsidRDefault="007F28A1">
      <w:pPr>
        <w:pStyle w:val="a8"/>
      </w:pPr>
    </w:p>
    <w:p w14:paraId="486EA8A0" w14:textId="77777777" w:rsidR="007F28A1" w:rsidRDefault="007F28A1">
      <w:pPr>
        <w:pStyle w:val="a8"/>
      </w:pPr>
    </w:p>
    <w:p w14:paraId="5847E99A" w14:textId="77777777" w:rsidR="007F28A1" w:rsidRDefault="007F28A1">
      <w:pPr>
        <w:pStyle w:val="a8"/>
      </w:pPr>
    </w:p>
    <w:p w14:paraId="59D98CDD" w14:textId="77777777" w:rsidR="007F28A1" w:rsidRDefault="007F28A1">
      <w:pPr>
        <w:pStyle w:val="a8"/>
      </w:pPr>
    </w:p>
    <w:p w14:paraId="09FDE4E9" w14:textId="77777777" w:rsidR="007F28A1" w:rsidRDefault="007F28A1">
      <w:pPr>
        <w:pStyle w:val="a8"/>
      </w:pPr>
    </w:p>
    <w:p w14:paraId="6C438453" w14:textId="77777777" w:rsidR="007F28A1" w:rsidRDefault="007F28A1">
      <w:pPr>
        <w:pStyle w:val="a8"/>
      </w:pPr>
    </w:p>
    <w:p w14:paraId="75386181" w14:textId="77777777" w:rsidR="007F28A1" w:rsidRDefault="007F28A1">
      <w:pPr>
        <w:rPr>
          <w:rFonts w:hint="eastAsia"/>
        </w:rPr>
      </w:pPr>
    </w:p>
    <w:p w14:paraId="0F018DB9" w14:textId="77777777" w:rsidR="007F28A1" w:rsidRDefault="007F28A1">
      <w:pPr>
        <w:rPr>
          <w:rFonts w:hint="eastAsia"/>
        </w:rPr>
      </w:pPr>
    </w:p>
    <w:p w14:paraId="49A6AF6C" w14:textId="77777777" w:rsidR="007F28A1" w:rsidRDefault="007F28A1">
      <w:pPr>
        <w:sectPr w:rsidR="007F28A1">
          <w:footerReference w:type="even" r:id="rId8"/>
          <w:footerReference w:type="default" r:id="rId9"/>
          <w:type w:val="nextColumn"/>
          <w:pgSz w:w="11906" w:h="16838" w:code="9"/>
          <w:pgMar w:top="2098" w:right="1531" w:bottom="1985" w:left="1531" w:header="851" w:footer="1588" w:gutter="0"/>
          <w:pgNumType w:fmt="numberInDash"/>
          <w:cols w:space="720"/>
          <w:docGrid w:type="linesAndChars" w:linePitch="579" w:charSpace="-849"/>
        </w:sectPr>
      </w:pPr>
    </w:p>
    <w:p w14:paraId="1AA4AB70" w14:textId="77777777" w:rsidR="007F28A1" w:rsidRDefault="007F28A1">
      <w:pPr>
        <w:pStyle w:val="a7"/>
        <w:ind w:leftChars="257" w:left="822" w:firstLine="2"/>
        <w:rPr>
          <w:rFonts w:hint="eastAsia"/>
        </w:rPr>
      </w:pPr>
    </w:p>
    <w:p w14:paraId="3A519C10" w14:textId="77777777" w:rsidR="007F28A1" w:rsidRDefault="007F28A1">
      <w:pPr>
        <w:pStyle w:val="a7"/>
        <w:ind w:leftChars="257" w:left="822" w:firstLine="2"/>
        <w:rPr>
          <w:rFonts w:hint="eastAsia"/>
          <w:sz w:val="36"/>
        </w:rPr>
      </w:pPr>
      <w:r>
        <w:rPr>
          <w:rFonts w:hint="eastAsia"/>
          <w:sz w:val="36"/>
        </w:rPr>
        <w:t>（</w:t>
      </w:r>
      <w:r>
        <w:rPr>
          <w:rFonts w:hint="eastAsia"/>
          <w:sz w:val="36"/>
        </w:rPr>
        <w:t xml:space="preserve"> </w:t>
      </w:r>
      <w:r>
        <w:rPr>
          <w:rFonts w:hint="eastAsia"/>
          <w:sz w:val="36"/>
        </w:rPr>
        <w:t>检</w:t>
      </w:r>
      <w:r>
        <w:rPr>
          <w:rFonts w:hint="eastAsia"/>
          <w:sz w:val="36"/>
        </w:rPr>
        <w:t xml:space="preserve"> </w:t>
      </w:r>
      <w:r>
        <w:rPr>
          <w:rFonts w:hint="eastAsia"/>
          <w:sz w:val="36"/>
        </w:rPr>
        <w:t>徽</w:t>
      </w:r>
      <w:r>
        <w:rPr>
          <w:rFonts w:hint="eastAsia"/>
          <w:sz w:val="36"/>
        </w:rPr>
        <w:t xml:space="preserve"> </w:t>
      </w:r>
      <w:r>
        <w:rPr>
          <w:rFonts w:hint="eastAsia"/>
          <w:sz w:val="36"/>
        </w:rPr>
        <w:t>）</w:t>
      </w:r>
    </w:p>
    <w:p w14:paraId="67DCEA60" w14:textId="77777777" w:rsidR="007F28A1" w:rsidRDefault="007F28A1">
      <w:pPr>
        <w:pStyle w:val="a7"/>
        <w:rPr>
          <w:rFonts w:eastAsia="华文新魏" w:hint="eastAsia"/>
          <w:sz w:val="84"/>
        </w:rPr>
      </w:pPr>
      <w:r>
        <w:rPr>
          <w:rFonts w:eastAsia="华文新魏" w:hint="eastAsia"/>
          <w:sz w:val="84"/>
        </w:rPr>
        <w:t>人民检察院鉴定机构资格证书</w:t>
      </w:r>
    </w:p>
    <w:p w14:paraId="2118598A" w14:textId="77777777" w:rsidR="007F28A1" w:rsidRDefault="007F28A1">
      <w:pPr>
        <w:pStyle w:val="a7"/>
        <w:tabs>
          <w:tab w:val="left" w:pos="3780"/>
        </w:tabs>
        <w:spacing w:line="140" w:lineRule="atLeast"/>
        <w:ind w:leftChars="258" w:left="5420" w:hangingChars="1276" w:hanging="4594"/>
        <w:textAlignment w:val="bottom"/>
        <w:rPr>
          <w:rFonts w:hint="eastAsia"/>
          <w:sz w:val="36"/>
        </w:rPr>
      </w:pPr>
      <w:r>
        <w:rPr>
          <w:rFonts w:hint="eastAsia"/>
          <w:sz w:val="36"/>
        </w:rPr>
        <w:t>（</w:t>
      </w:r>
      <w:r>
        <w:rPr>
          <w:rFonts w:hint="eastAsia"/>
          <w:sz w:val="36"/>
        </w:rPr>
        <w:t xml:space="preserve"> </w:t>
      </w:r>
      <w:r>
        <w:rPr>
          <w:rFonts w:hint="eastAsia"/>
          <w:sz w:val="36"/>
        </w:rPr>
        <w:t>正</w:t>
      </w:r>
      <w:r>
        <w:rPr>
          <w:rFonts w:hint="eastAsia"/>
          <w:sz w:val="36"/>
        </w:rPr>
        <w:t xml:space="preserve"> </w:t>
      </w:r>
      <w:r>
        <w:rPr>
          <w:rFonts w:hint="eastAsia"/>
          <w:sz w:val="36"/>
        </w:rPr>
        <w:t>本</w:t>
      </w:r>
      <w:r>
        <w:rPr>
          <w:rFonts w:hint="eastAsia"/>
          <w:sz w:val="36"/>
        </w:rPr>
        <w:t xml:space="preserve"> </w:t>
      </w:r>
      <w:r>
        <w:rPr>
          <w:rFonts w:hint="eastAsia"/>
          <w:sz w:val="36"/>
        </w:rPr>
        <w:t>）</w:t>
      </w:r>
    </w:p>
    <w:p w14:paraId="3E2FD5DB" w14:textId="77777777" w:rsidR="007F28A1" w:rsidRDefault="007F28A1">
      <w:pPr>
        <w:pStyle w:val="a7"/>
        <w:tabs>
          <w:tab w:val="left" w:pos="3780"/>
        </w:tabs>
        <w:ind w:leftChars="258" w:left="6440" w:hangingChars="1276" w:hanging="5614"/>
        <w:textAlignment w:val="bottom"/>
        <w:rPr>
          <w:rFonts w:hint="eastAsia"/>
        </w:rPr>
      </w:pPr>
    </w:p>
    <w:p w14:paraId="4C2BFA6A" w14:textId="77777777" w:rsidR="007F28A1" w:rsidRDefault="007F28A1">
      <w:pPr>
        <w:pStyle w:val="a7"/>
        <w:tabs>
          <w:tab w:val="left" w:pos="3780"/>
        </w:tabs>
        <w:ind w:leftChars="258" w:left="5420" w:hangingChars="1276" w:hanging="4594"/>
        <w:jc w:val="both"/>
        <w:textAlignment w:val="bottom"/>
        <w:rPr>
          <w:rFonts w:hint="eastAsia"/>
          <w:sz w:val="36"/>
        </w:rPr>
      </w:pPr>
      <w:r>
        <w:rPr>
          <w:rFonts w:hint="eastAsia"/>
          <w:sz w:val="36"/>
        </w:rPr>
        <w:t>证书编号：</w:t>
      </w:r>
    </w:p>
    <w:p w14:paraId="4E3295C4" w14:textId="77777777" w:rsidR="007F28A1" w:rsidRDefault="007F28A1">
      <w:pPr>
        <w:pStyle w:val="a7"/>
        <w:tabs>
          <w:tab w:val="left" w:pos="3600"/>
        </w:tabs>
        <w:ind w:leftChars="258" w:left="5420" w:hangingChars="1276" w:hanging="4594"/>
        <w:jc w:val="both"/>
        <w:textAlignment w:val="bottom"/>
        <w:rPr>
          <w:rFonts w:hint="eastAsia"/>
          <w:sz w:val="36"/>
        </w:rPr>
      </w:pPr>
      <w:r>
        <w:rPr>
          <w:rFonts w:hint="eastAsia"/>
          <w:sz w:val="36"/>
        </w:rPr>
        <w:t>鉴定机构全称：</w:t>
      </w:r>
    </w:p>
    <w:p w14:paraId="05A85134" w14:textId="77777777" w:rsidR="007F28A1" w:rsidRDefault="007F28A1">
      <w:pPr>
        <w:pStyle w:val="a7"/>
        <w:ind w:leftChars="258" w:left="5420" w:hangingChars="1276" w:hanging="4594"/>
        <w:jc w:val="both"/>
        <w:textAlignment w:val="bottom"/>
        <w:rPr>
          <w:rFonts w:hint="eastAsia"/>
          <w:sz w:val="36"/>
        </w:rPr>
      </w:pPr>
      <w:r>
        <w:rPr>
          <w:rFonts w:hint="eastAsia"/>
          <w:sz w:val="36"/>
        </w:rPr>
        <w:t>所属单位全称：</w:t>
      </w:r>
    </w:p>
    <w:p w14:paraId="253FF8EE" w14:textId="77777777" w:rsidR="007F28A1" w:rsidRDefault="007F28A1">
      <w:pPr>
        <w:pStyle w:val="a7"/>
        <w:ind w:leftChars="258" w:left="5420" w:hangingChars="1276" w:hanging="4594"/>
        <w:jc w:val="both"/>
        <w:textAlignment w:val="bottom"/>
        <w:rPr>
          <w:rFonts w:hint="eastAsia"/>
          <w:sz w:val="36"/>
        </w:rPr>
      </w:pPr>
      <w:r>
        <w:rPr>
          <w:rFonts w:hint="eastAsia"/>
          <w:sz w:val="36"/>
        </w:rPr>
        <w:t>机构负责人：</w:t>
      </w:r>
    </w:p>
    <w:p w14:paraId="223D8F6A" w14:textId="77777777" w:rsidR="007F28A1" w:rsidRDefault="007F28A1">
      <w:pPr>
        <w:pStyle w:val="a7"/>
        <w:ind w:leftChars="258" w:left="5420" w:hangingChars="1276" w:hanging="4594"/>
        <w:jc w:val="both"/>
        <w:textAlignment w:val="bottom"/>
        <w:rPr>
          <w:rFonts w:hint="eastAsia"/>
          <w:sz w:val="36"/>
        </w:rPr>
      </w:pPr>
      <w:r>
        <w:rPr>
          <w:rFonts w:hint="eastAsia"/>
          <w:sz w:val="36"/>
        </w:rPr>
        <w:t>鉴定业务范围：</w:t>
      </w:r>
    </w:p>
    <w:p w14:paraId="2EB39DE4" w14:textId="77777777" w:rsidR="007F28A1" w:rsidRDefault="007F28A1">
      <w:pPr>
        <w:pStyle w:val="a7"/>
        <w:ind w:left="258"/>
        <w:rPr>
          <w:rFonts w:hint="eastAsia"/>
          <w:sz w:val="36"/>
        </w:rPr>
      </w:pPr>
    </w:p>
    <w:p w14:paraId="3BBCF923" w14:textId="77777777" w:rsidR="007F28A1" w:rsidRDefault="007F28A1">
      <w:pPr>
        <w:pStyle w:val="a7"/>
        <w:ind w:firstLineChars="1700" w:firstLine="6120"/>
        <w:jc w:val="both"/>
        <w:rPr>
          <w:rFonts w:hint="eastAsia"/>
          <w:sz w:val="36"/>
        </w:rPr>
      </w:pPr>
      <w:r>
        <w:rPr>
          <w:rFonts w:hint="eastAsia"/>
          <w:sz w:val="36"/>
        </w:rPr>
        <w:t>发证单位</w:t>
      </w:r>
      <w:r>
        <w:rPr>
          <w:rFonts w:hint="eastAsia"/>
          <w:sz w:val="36"/>
        </w:rPr>
        <w:t>:</w:t>
      </w:r>
    </w:p>
    <w:p w14:paraId="5BAE8E3A" w14:textId="77777777" w:rsidR="007F28A1" w:rsidRDefault="007F28A1">
      <w:pPr>
        <w:pStyle w:val="a7"/>
        <w:ind w:firstLineChars="1700" w:firstLine="6120"/>
        <w:jc w:val="both"/>
        <w:rPr>
          <w:rFonts w:hint="eastAsia"/>
          <w:sz w:val="36"/>
        </w:rPr>
      </w:pPr>
      <w:r>
        <w:rPr>
          <w:rFonts w:hint="eastAsia"/>
          <w:sz w:val="36"/>
        </w:rPr>
        <w:t>发证日期：</w:t>
      </w:r>
      <w:r>
        <w:rPr>
          <w:rFonts w:hint="eastAsia"/>
          <w:sz w:val="36"/>
        </w:rPr>
        <w:t xml:space="preserve">20    </w:t>
      </w:r>
      <w:r>
        <w:rPr>
          <w:rFonts w:hint="eastAsia"/>
          <w:sz w:val="36"/>
        </w:rPr>
        <w:t>年</w:t>
      </w:r>
      <w:r>
        <w:rPr>
          <w:rFonts w:hint="eastAsia"/>
          <w:sz w:val="36"/>
        </w:rPr>
        <w:t xml:space="preserve">    </w:t>
      </w:r>
      <w:r>
        <w:rPr>
          <w:rFonts w:hint="eastAsia"/>
          <w:sz w:val="36"/>
        </w:rPr>
        <w:t>月</w:t>
      </w:r>
      <w:r>
        <w:rPr>
          <w:rFonts w:hint="eastAsia"/>
          <w:sz w:val="36"/>
        </w:rPr>
        <w:t xml:space="preserve">   </w:t>
      </w:r>
      <w:r>
        <w:rPr>
          <w:rFonts w:hint="eastAsia"/>
          <w:sz w:val="36"/>
        </w:rPr>
        <w:t>日</w:t>
      </w:r>
    </w:p>
    <w:p w14:paraId="52933118" w14:textId="77777777" w:rsidR="007F28A1" w:rsidRDefault="007F28A1">
      <w:pPr>
        <w:rPr>
          <w:rFonts w:hint="eastAsia"/>
        </w:rPr>
      </w:pPr>
    </w:p>
    <w:p w14:paraId="73CF4061" w14:textId="77777777" w:rsidR="007F28A1" w:rsidRDefault="007F28A1">
      <w:pPr>
        <w:pStyle w:val="a7"/>
        <w:ind w:leftChars="257" w:left="822" w:firstLine="2"/>
        <w:rPr>
          <w:rFonts w:hint="eastAsia"/>
        </w:rPr>
      </w:pPr>
    </w:p>
    <w:p w14:paraId="70E5C132" w14:textId="77777777" w:rsidR="007F28A1" w:rsidRDefault="007F28A1">
      <w:pPr>
        <w:pStyle w:val="a7"/>
        <w:ind w:leftChars="257" w:left="822" w:firstLine="2"/>
        <w:rPr>
          <w:rFonts w:hint="eastAsia"/>
          <w:sz w:val="36"/>
        </w:rPr>
      </w:pPr>
      <w:r>
        <w:rPr>
          <w:rFonts w:hint="eastAsia"/>
          <w:sz w:val="36"/>
        </w:rPr>
        <w:t>（</w:t>
      </w:r>
      <w:r>
        <w:rPr>
          <w:rFonts w:hint="eastAsia"/>
          <w:sz w:val="36"/>
        </w:rPr>
        <w:t xml:space="preserve"> </w:t>
      </w:r>
      <w:r>
        <w:rPr>
          <w:rFonts w:hint="eastAsia"/>
          <w:sz w:val="36"/>
        </w:rPr>
        <w:t>检</w:t>
      </w:r>
      <w:r>
        <w:rPr>
          <w:rFonts w:hint="eastAsia"/>
          <w:sz w:val="36"/>
        </w:rPr>
        <w:t xml:space="preserve"> </w:t>
      </w:r>
      <w:r>
        <w:rPr>
          <w:rFonts w:hint="eastAsia"/>
          <w:sz w:val="36"/>
        </w:rPr>
        <w:t>徽</w:t>
      </w:r>
      <w:r>
        <w:rPr>
          <w:rFonts w:hint="eastAsia"/>
          <w:sz w:val="36"/>
        </w:rPr>
        <w:t xml:space="preserve"> </w:t>
      </w:r>
      <w:r>
        <w:rPr>
          <w:rFonts w:hint="eastAsia"/>
          <w:sz w:val="36"/>
        </w:rPr>
        <w:t>）</w:t>
      </w:r>
    </w:p>
    <w:p w14:paraId="39319406" w14:textId="77777777" w:rsidR="007F28A1" w:rsidRDefault="007F28A1">
      <w:pPr>
        <w:pStyle w:val="a7"/>
        <w:rPr>
          <w:rFonts w:eastAsia="华文新魏" w:hint="eastAsia"/>
          <w:sz w:val="84"/>
        </w:rPr>
      </w:pPr>
      <w:r>
        <w:rPr>
          <w:rFonts w:eastAsia="华文新魏" w:hint="eastAsia"/>
          <w:sz w:val="84"/>
        </w:rPr>
        <w:t>人民检察院鉴定机构资格证书</w:t>
      </w:r>
    </w:p>
    <w:p w14:paraId="3E088392" w14:textId="77777777" w:rsidR="007F28A1" w:rsidRDefault="007F28A1">
      <w:pPr>
        <w:pStyle w:val="a7"/>
        <w:tabs>
          <w:tab w:val="left" w:pos="3780"/>
        </w:tabs>
        <w:spacing w:line="140" w:lineRule="atLeast"/>
        <w:ind w:leftChars="258" w:left="5420" w:hangingChars="1276" w:hanging="4594"/>
        <w:textAlignment w:val="bottom"/>
        <w:rPr>
          <w:rFonts w:hint="eastAsia"/>
          <w:sz w:val="36"/>
        </w:rPr>
      </w:pPr>
      <w:r>
        <w:rPr>
          <w:rFonts w:hint="eastAsia"/>
          <w:sz w:val="36"/>
        </w:rPr>
        <w:t>（</w:t>
      </w:r>
      <w:r>
        <w:rPr>
          <w:rFonts w:hint="eastAsia"/>
          <w:sz w:val="36"/>
        </w:rPr>
        <w:t xml:space="preserve"> </w:t>
      </w:r>
      <w:r>
        <w:rPr>
          <w:rFonts w:hint="eastAsia"/>
          <w:sz w:val="36"/>
        </w:rPr>
        <w:t>副</w:t>
      </w:r>
      <w:r>
        <w:rPr>
          <w:rFonts w:hint="eastAsia"/>
          <w:sz w:val="36"/>
        </w:rPr>
        <w:t xml:space="preserve"> </w:t>
      </w:r>
      <w:r>
        <w:rPr>
          <w:rFonts w:hint="eastAsia"/>
          <w:sz w:val="36"/>
        </w:rPr>
        <w:t>本</w:t>
      </w:r>
      <w:r>
        <w:rPr>
          <w:rFonts w:hint="eastAsia"/>
          <w:sz w:val="36"/>
        </w:rPr>
        <w:t xml:space="preserve"> </w:t>
      </w:r>
      <w:r>
        <w:rPr>
          <w:rFonts w:hint="eastAsia"/>
          <w:sz w:val="36"/>
        </w:rPr>
        <w:t>）</w:t>
      </w:r>
    </w:p>
    <w:p w14:paraId="67AC4643" w14:textId="77777777" w:rsidR="007F28A1" w:rsidRDefault="007F28A1">
      <w:pPr>
        <w:pStyle w:val="a7"/>
        <w:tabs>
          <w:tab w:val="left" w:pos="3780"/>
        </w:tabs>
        <w:ind w:leftChars="258" w:left="6440" w:hangingChars="1276" w:hanging="5614"/>
        <w:textAlignment w:val="bottom"/>
        <w:rPr>
          <w:rFonts w:hint="eastAsia"/>
        </w:rPr>
      </w:pPr>
    </w:p>
    <w:p w14:paraId="57106A74" w14:textId="77777777" w:rsidR="007F28A1" w:rsidRDefault="007F28A1">
      <w:pPr>
        <w:pStyle w:val="a7"/>
        <w:tabs>
          <w:tab w:val="left" w:pos="3780"/>
        </w:tabs>
        <w:ind w:leftChars="258" w:left="5420" w:hangingChars="1276" w:hanging="4594"/>
        <w:jc w:val="both"/>
        <w:textAlignment w:val="bottom"/>
        <w:rPr>
          <w:rFonts w:hint="eastAsia"/>
          <w:sz w:val="36"/>
        </w:rPr>
      </w:pPr>
      <w:r>
        <w:rPr>
          <w:rFonts w:hint="eastAsia"/>
          <w:sz w:val="36"/>
        </w:rPr>
        <w:t>证书编号：</w:t>
      </w:r>
    </w:p>
    <w:p w14:paraId="2BD0D67C" w14:textId="77777777" w:rsidR="007F28A1" w:rsidRDefault="007F28A1">
      <w:pPr>
        <w:pStyle w:val="a7"/>
        <w:tabs>
          <w:tab w:val="left" w:pos="3600"/>
        </w:tabs>
        <w:ind w:leftChars="258" w:left="5420" w:hangingChars="1276" w:hanging="4594"/>
        <w:jc w:val="both"/>
        <w:textAlignment w:val="bottom"/>
        <w:rPr>
          <w:rFonts w:hint="eastAsia"/>
          <w:sz w:val="36"/>
        </w:rPr>
      </w:pPr>
      <w:r>
        <w:rPr>
          <w:rFonts w:hint="eastAsia"/>
          <w:sz w:val="36"/>
        </w:rPr>
        <w:t>鉴定机构全称：</w:t>
      </w:r>
    </w:p>
    <w:p w14:paraId="05C10D92" w14:textId="77777777" w:rsidR="007F28A1" w:rsidRDefault="007F28A1">
      <w:pPr>
        <w:pStyle w:val="a7"/>
        <w:ind w:leftChars="258" w:left="5420" w:hangingChars="1276" w:hanging="4594"/>
        <w:jc w:val="both"/>
        <w:textAlignment w:val="bottom"/>
        <w:rPr>
          <w:rFonts w:hint="eastAsia"/>
          <w:sz w:val="36"/>
        </w:rPr>
      </w:pPr>
      <w:r>
        <w:rPr>
          <w:rFonts w:hint="eastAsia"/>
          <w:sz w:val="36"/>
        </w:rPr>
        <w:t>所属单位全称：</w:t>
      </w:r>
    </w:p>
    <w:p w14:paraId="5A324832" w14:textId="77777777" w:rsidR="007F28A1" w:rsidRDefault="007F28A1">
      <w:pPr>
        <w:pStyle w:val="a7"/>
        <w:ind w:leftChars="258" w:left="5420" w:hangingChars="1276" w:hanging="4594"/>
        <w:jc w:val="both"/>
        <w:textAlignment w:val="bottom"/>
        <w:rPr>
          <w:rFonts w:hint="eastAsia"/>
          <w:sz w:val="36"/>
        </w:rPr>
      </w:pPr>
      <w:r>
        <w:rPr>
          <w:rFonts w:hint="eastAsia"/>
          <w:sz w:val="36"/>
        </w:rPr>
        <w:t>机构负责人：</w:t>
      </w:r>
    </w:p>
    <w:p w14:paraId="56087BCE" w14:textId="77777777" w:rsidR="007F28A1" w:rsidRDefault="007F28A1">
      <w:pPr>
        <w:pStyle w:val="a7"/>
        <w:ind w:leftChars="258" w:left="5420" w:hangingChars="1276" w:hanging="4594"/>
        <w:jc w:val="both"/>
        <w:textAlignment w:val="bottom"/>
        <w:rPr>
          <w:rFonts w:hint="eastAsia"/>
          <w:sz w:val="36"/>
        </w:rPr>
      </w:pPr>
      <w:r>
        <w:rPr>
          <w:rFonts w:hint="eastAsia"/>
          <w:sz w:val="36"/>
        </w:rPr>
        <w:t>鉴定业务范围：</w:t>
      </w:r>
    </w:p>
    <w:p w14:paraId="1E827F48" w14:textId="77777777" w:rsidR="007F28A1" w:rsidRDefault="007F28A1">
      <w:pPr>
        <w:pStyle w:val="a7"/>
        <w:ind w:leftChars="258" w:left="5420" w:hangingChars="1276" w:hanging="4594"/>
        <w:rPr>
          <w:rFonts w:hint="eastAsia"/>
          <w:sz w:val="36"/>
        </w:rPr>
      </w:pPr>
    </w:p>
    <w:p w14:paraId="0F59A0C9" w14:textId="77777777" w:rsidR="007F28A1" w:rsidRDefault="007F28A1">
      <w:pPr>
        <w:pStyle w:val="a7"/>
        <w:ind w:leftChars="258" w:left="5420" w:hangingChars="1276" w:hanging="4594"/>
        <w:rPr>
          <w:rFonts w:hint="eastAsia"/>
          <w:sz w:val="36"/>
        </w:rPr>
      </w:pPr>
      <w:r>
        <w:rPr>
          <w:rFonts w:hint="eastAsia"/>
          <w:sz w:val="36"/>
        </w:rPr>
        <w:t xml:space="preserve">   </w:t>
      </w:r>
      <w:r>
        <w:rPr>
          <w:rFonts w:hint="eastAsia"/>
          <w:sz w:val="36"/>
        </w:rPr>
        <w:t>发证单位</w:t>
      </w:r>
      <w:r>
        <w:rPr>
          <w:rFonts w:hint="eastAsia"/>
          <w:sz w:val="36"/>
        </w:rPr>
        <w:t>:</w:t>
      </w:r>
    </w:p>
    <w:p w14:paraId="7C79F843" w14:textId="77777777" w:rsidR="007F28A1" w:rsidRDefault="007F28A1">
      <w:pPr>
        <w:rPr>
          <w:rFonts w:ascii="宋体" w:eastAsia="宋体" w:hAnsi="宋体" w:hint="eastAsia"/>
          <w:sz w:val="36"/>
        </w:rPr>
      </w:pPr>
      <w:r>
        <w:rPr>
          <w:rFonts w:hint="eastAsia"/>
          <w:sz w:val="36"/>
        </w:rPr>
        <w:t xml:space="preserve">                                   </w:t>
      </w:r>
      <w:r>
        <w:rPr>
          <w:rFonts w:ascii="宋体" w:eastAsia="宋体" w:hAnsi="宋体" w:hint="eastAsia"/>
          <w:sz w:val="36"/>
        </w:rPr>
        <w:t>发证日期：20    年    月   日</w:t>
      </w:r>
    </w:p>
    <w:p w14:paraId="6E3619D9" w14:textId="77777777" w:rsidR="007F28A1" w:rsidRDefault="007F28A1">
      <w:pPr>
        <w:rPr>
          <w:rFonts w:hint="eastAsia"/>
        </w:rPr>
      </w:pPr>
    </w:p>
    <w:p w14:paraId="2C8A8F3F" w14:textId="77777777" w:rsidR="007F28A1" w:rsidRDefault="007F28A1">
      <w:pPr>
        <w:sectPr w:rsidR="007F28A1">
          <w:type w:val="nextColumn"/>
          <w:pgSz w:w="16838" w:h="11906" w:orient="landscape" w:code="9"/>
          <w:pgMar w:top="1531" w:right="2098" w:bottom="1531" w:left="1985" w:header="851" w:footer="1588" w:gutter="0"/>
          <w:pgNumType w:fmt="numberInDash"/>
          <w:cols w:space="720"/>
          <w:docGrid w:type="lines" w:linePitch="579" w:charSpace="-849"/>
        </w:sectPr>
      </w:pPr>
    </w:p>
    <w:p w14:paraId="5AA62FA3" w14:textId="77777777" w:rsidR="007F28A1" w:rsidRDefault="007F28A1">
      <w:pPr>
        <w:rPr>
          <w:rFonts w:eastAsia="黑体" w:hint="eastAsia"/>
          <w:sz w:val="28"/>
        </w:rPr>
      </w:pPr>
      <w:r>
        <w:rPr>
          <w:rFonts w:eastAsia="黑体" w:hint="eastAsia"/>
          <w:sz w:val="28"/>
        </w:rPr>
        <w:t>编号：</w:t>
      </w:r>
    </w:p>
    <w:p w14:paraId="347E728E" w14:textId="77777777" w:rsidR="007F28A1" w:rsidRDefault="007F28A1">
      <w:pPr>
        <w:rPr>
          <w:rFonts w:eastAsia="黑体" w:hint="eastAsia"/>
          <w:sz w:val="28"/>
        </w:rPr>
      </w:pPr>
    </w:p>
    <w:p w14:paraId="71FD9277" w14:textId="77777777" w:rsidR="007F28A1" w:rsidRDefault="007F28A1">
      <w:pPr>
        <w:rPr>
          <w:rFonts w:eastAsia="黑体" w:hint="eastAsia"/>
          <w:sz w:val="28"/>
        </w:rPr>
      </w:pPr>
    </w:p>
    <w:p w14:paraId="27E8DA1D" w14:textId="77777777" w:rsidR="007F28A1" w:rsidRDefault="007F28A1">
      <w:pPr>
        <w:jc w:val="center"/>
        <w:rPr>
          <w:rFonts w:eastAsia="宋体" w:hint="eastAsia"/>
          <w:b/>
          <w:bCs/>
          <w:sz w:val="52"/>
        </w:rPr>
      </w:pPr>
      <w:r>
        <w:rPr>
          <w:rFonts w:eastAsia="宋体" w:hint="eastAsia"/>
          <w:b/>
          <w:bCs/>
          <w:sz w:val="52"/>
        </w:rPr>
        <w:t>人民检察院鉴定机构资格登记申请表</w:t>
      </w:r>
    </w:p>
    <w:p w14:paraId="2B04602E" w14:textId="77777777" w:rsidR="007F28A1" w:rsidRDefault="007F28A1">
      <w:pPr>
        <w:jc w:val="center"/>
        <w:rPr>
          <w:rFonts w:eastAsia="宋体" w:hint="eastAsia"/>
          <w:b/>
          <w:bCs/>
          <w:sz w:val="44"/>
        </w:rPr>
      </w:pPr>
    </w:p>
    <w:p w14:paraId="61EA8FCA" w14:textId="77777777" w:rsidR="007F28A1" w:rsidRDefault="007F28A1">
      <w:pPr>
        <w:jc w:val="center"/>
        <w:rPr>
          <w:rFonts w:ascii="黑体" w:eastAsia="黑体" w:hint="eastAsia"/>
          <w:b/>
          <w:bCs/>
          <w:sz w:val="44"/>
        </w:rPr>
      </w:pPr>
    </w:p>
    <w:p w14:paraId="7E9B125E" w14:textId="77777777" w:rsidR="007F28A1" w:rsidRDefault="007F28A1">
      <w:pPr>
        <w:jc w:val="center"/>
        <w:rPr>
          <w:rFonts w:ascii="黑体" w:eastAsia="黑体" w:hint="eastAsia"/>
          <w:b/>
          <w:bCs/>
          <w:sz w:val="44"/>
        </w:rPr>
      </w:pPr>
    </w:p>
    <w:p w14:paraId="1E1CA61F" w14:textId="77777777" w:rsidR="007F28A1" w:rsidRDefault="007F28A1">
      <w:pPr>
        <w:jc w:val="center"/>
        <w:rPr>
          <w:rFonts w:ascii="黑体" w:eastAsia="黑体" w:hint="eastAsia"/>
          <w:b/>
          <w:bCs/>
          <w:sz w:val="44"/>
        </w:rPr>
      </w:pPr>
    </w:p>
    <w:p w14:paraId="4C1DC469" w14:textId="77777777" w:rsidR="007F28A1" w:rsidRDefault="007F28A1">
      <w:pPr>
        <w:jc w:val="center"/>
        <w:rPr>
          <w:rFonts w:ascii="黑体" w:eastAsia="黑体" w:hint="eastAsia"/>
          <w:b/>
          <w:bCs/>
          <w:sz w:val="44"/>
        </w:rPr>
      </w:pPr>
    </w:p>
    <w:p w14:paraId="2D04BF1F" w14:textId="77777777" w:rsidR="007F28A1" w:rsidRDefault="007F28A1">
      <w:pPr>
        <w:jc w:val="center"/>
        <w:rPr>
          <w:rFonts w:ascii="黑体" w:eastAsia="黑体" w:hint="eastAsia"/>
          <w:b/>
          <w:bCs/>
          <w:sz w:val="44"/>
        </w:rPr>
      </w:pPr>
    </w:p>
    <w:p w14:paraId="2A24CCF9" w14:textId="77777777" w:rsidR="007F28A1" w:rsidRDefault="007F28A1">
      <w:pPr>
        <w:jc w:val="center"/>
        <w:rPr>
          <w:rFonts w:ascii="黑体" w:eastAsia="黑体" w:hint="eastAsia"/>
          <w:b/>
          <w:bCs/>
          <w:sz w:val="44"/>
        </w:rPr>
      </w:pPr>
    </w:p>
    <w:p w14:paraId="60D83596" w14:textId="77777777" w:rsidR="007F28A1" w:rsidRDefault="007F28A1">
      <w:pPr>
        <w:jc w:val="center"/>
        <w:rPr>
          <w:rFonts w:ascii="黑体" w:eastAsia="黑体" w:hint="eastAsia"/>
          <w:b/>
          <w:bCs/>
          <w:sz w:val="44"/>
        </w:rPr>
      </w:pPr>
    </w:p>
    <w:p w14:paraId="618CA01F" w14:textId="77777777" w:rsidR="007F28A1" w:rsidRDefault="007F28A1">
      <w:pPr>
        <w:rPr>
          <w:rFonts w:ascii="黑体" w:eastAsia="黑体" w:hint="eastAsia"/>
          <w:b/>
          <w:bCs/>
          <w:sz w:val="44"/>
        </w:rPr>
      </w:pPr>
    </w:p>
    <w:p w14:paraId="6AE79CED" w14:textId="77777777" w:rsidR="007F28A1" w:rsidRDefault="007F28A1">
      <w:pPr>
        <w:ind w:firstLineChars="500" w:firstLine="1786"/>
        <w:rPr>
          <w:rFonts w:ascii="宋体" w:eastAsia="宋体" w:hAnsi="宋体" w:hint="eastAsia"/>
          <w:b/>
          <w:bCs/>
          <w:sz w:val="36"/>
        </w:rPr>
      </w:pPr>
      <w:r>
        <w:rPr>
          <w:rFonts w:ascii="宋体" w:eastAsia="宋体" w:hAnsi="宋体" w:hint="eastAsia"/>
          <w:b/>
          <w:bCs/>
          <w:sz w:val="36"/>
        </w:rPr>
        <w:t>填表单位：</w:t>
      </w:r>
      <w:r>
        <w:rPr>
          <w:rFonts w:ascii="宋体" w:eastAsia="宋体" w:hAnsi="宋体"/>
          <w:b/>
          <w:bCs/>
          <w:sz w:val="36"/>
          <w:u w:val="single"/>
        </w:rPr>
        <w:softHyphen/>
      </w:r>
      <w:r>
        <w:rPr>
          <w:rFonts w:ascii="宋体" w:eastAsia="宋体" w:hAnsi="宋体" w:hint="eastAsia"/>
          <w:b/>
          <w:bCs/>
          <w:sz w:val="36"/>
          <w:u w:val="single"/>
        </w:rPr>
        <w:t xml:space="preserve">                    </w:t>
      </w:r>
    </w:p>
    <w:p w14:paraId="527C1DDE" w14:textId="77777777" w:rsidR="007F28A1" w:rsidRDefault="007F28A1">
      <w:pPr>
        <w:ind w:firstLineChars="900" w:firstLine="3215"/>
        <w:rPr>
          <w:rFonts w:ascii="宋体" w:eastAsia="宋体" w:hAnsi="宋体" w:hint="eastAsia"/>
          <w:b/>
          <w:bCs/>
          <w:sz w:val="36"/>
        </w:rPr>
      </w:pPr>
    </w:p>
    <w:p w14:paraId="7E92AB88" w14:textId="77777777" w:rsidR="007F28A1" w:rsidRDefault="007F28A1">
      <w:pPr>
        <w:ind w:firstLineChars="500" w:firstLine="1786"/>
        <w:rPr>
          <w:rFonts w:ascii="宋体" w:eastAsia="宋体" w:hAnsi="宋体" w:hint="eastAsia"/>
          <w:b/>
          <w:bCs/>
          <w:sz w:val="36"/>
        </w:rPr>
      </w:pPr>
      <w:r>
        <w:rPr>
          <w:rFonts w:ascii="宋体" w:eastAsia="宋体" w:hAnsi="宋体" w:hint="eastAsia"/>
          <w:b/>
          <w:bCs/>
          <w:sz w:val="36"/>
        </w:rPr>
        <w:t>填表时间：</w:t>
      </w:r>
      <w:r>
        <w:rPr>
          <w:rFonts w:ascii="宋体" w:eastAsia="宋体" w:hAnsi="宋体" w:hint="eastAsia"/>
          <w:b/>
          <w:bCs/>
          <w:sz w:val="36"/>
          <w:u w:val="single"/>
        </w:rPr>
        <w:t xml:space="preserve">                    </w:t>
      </w:r>
    </w:p>
    <w:p w14:paraId="5BCB7119" w14:textId="77777777" w:rsidR="007F28A1" w:rsidRDefault="007F28A1">
      <w:pPr>
        <w:rPr>
          <w:rFonts w:eastAsia="黑体" w:hint="eastAsia"/>
          <w:b/>
          <w:bCs/>
          <w:sz w:val="36"/>
        </w:rPr>
      </w:pPr>
    </w:p>
    <w:p w14:paraId="26BEAD1E" w14:textId="77777777" w:rsidR="007F28A1" w:rsidRDefault="007F28A1">
      <w:pPr>
        <w:rPr>
          <w:rFonts w:eastAsia="黑体" w:hint="eastAsia"/>
          <w:b/>
          <w:bCs/>
          <w:sz w:val="36"/>
        </w:rPr>
      </w:pPr>
    </w:p>
    <w:p w14:paraId="7C0413FD" w14:textId="77777777" w:rsidR="007F28A1" w:rsidRDefault="007F28A1">
      <w:pPr>
        <w:rPr>
          <w:rFonts w:eastAsia="黑体" w:hint="eastAsia"/>
          <w:b/>
          <w:bCs/>
          <w:sz w:val="36"/>
        </w:rPr>
      </w:pPr>
    </w:p>
    <w:p w14:paraId="437FC4AD" w14:textId="77777777" w:rsidR="007F28A1" w:rsidRDefault="007F28A1">
      <w:pPr>
        <w:rPr>
          <w:rFonts w:eastAsia="黑体" w:hint="eastAsia"/>
          <w:b/>
          <w:bCs/>
          <w:sz w:val="36"/>
        </w:rPr>
      </w:pPr>
    </w:p>
    <w:p w14:paraId="17A8ECC1" w14:textId="77777777" w:rsidR="007F28A1" w:rsidRDefault="007F28A1">
      <w:pPr>
        <w:jc w:val="center"/>
        <w:rPr>
          <w:rFonts w:ascii="黑体" w:eastAsia="楷体_GB2312" w:hint="eastAsia"/>
          <w:b/>
          <w:bCs/>
          <w:sz w:val="36"/>
          <w:szCs w:val="48"/>
        </w:rPr>
      </w:pPr>
      <w:r>
        <w:rPr>
          <w:rFonts w:eastAsia="楷体_GB2312" w:hint="eastAsia"/>
          <w:b/>
          <w:bCs/>
          <w:sz w:val="36"/>
        </w:rPr>
        <w:t>中华人民共和国最高人民检察院制定</w:t>
      </w:r>
    </w:p>
    <w:p w14:paraId="468F5BAA" w14:textId="77777777" w:rsidR="007F28A1" w:rsidRDefault="007F28A1">
      <w:pPr>
        <w:rPr>
          <w:rFonts w:ascii="黑体" w:eastAsia="黑体" w:hint="eastAsia"/>
          <w:sz w:val="44"/>
          <w:szCs w:val="48"/>
        </w:rPr>
      </w:pPr>
    </w:p>
    <w:p w14:paraId="04BC6167" w14:textId="77777777" w:rsidR="007F28A1" w:rsidRDefault="007F28A1">
      <w:pPr>
        <w:rPr>
          <w:rFonts w:ascii="黑体" w:eastAsia="黑体" w:hint="eastAsia"/>
          <w:b/>
          <w:bCs/>
          <w:sz w:val="44"/>
          <w:szCs w:val="48"/>
        </w:rPr>
      </w:pPr>
    </w:p>
    <w:p w14:paraId="49F15B53" w14:textId="77777777" w:rsidR="007F28A1" w:rsidRDefault="007F28A1">
      <w:pPr>
        <w:jc w:val="center"/>
        <w:rPr>
          <w:rFonts w:ascii="宋体" w:eastAsia="宋体" w:hint="eastAsia"/>
          <w:sz w:val="44"/>
          <w:szCs w:val="48"/>
        </w:rPr>
      </w:pPr>
      <w:r>
        <w:rPr>
          <w:rFonts w:ascii="宋体" w:eastAsia="宋体" w:hint="eastAsia"/>
          <w:sz w:val="44"/>
          <w:szCs w:val="48"/>
        </w:rPr>
        <w:t>说    明</w:t>
      </w:r>
    </w:p>
    <w:p w14:paraId="4B494DC0" w14:textId="77777777" w:rsidR="007F28A1" w:rsidRDefault="007F28A1">
      <w:pPr>
        <w:jc w:val="center"/>
        <w:rPr>
          <w:rFonts w:ascii="黑体" w:eastAsia="黑体" w:hint="eastAsia"/>
          <w:b/>
          <w:bCs/>
          <w:sz w:val="44"/>
          <w:szCs w:val="48"/>
        </w:rPr>
      </w:pPr>
    </w:p>
    <w:p w14:paraId="5638AD58" w14:textId="77777777" w:rsidR="007F28A1" w:rsidRDefault="007F28A1">
      <w:pPr>
        <w:jc w:val="center"/>
        <w:rPr>
          <w:rFonts w:ascii="黑体" w:eastAsia="黑体" w:hint="eastAsia"/>
          <w:b/>
          <w:bCs/>
          <w:sz w:val="28"/>
          <w:szCs w:val="48"/>
        </w:rPr>
      </w:pPr>
    </w:p>
    <w:p w14:paraId="575EE6B4" w14:textId="77777777" w:rsidR="007F28A1" w:rsidRDefault="007F28A1">
      <w:pPr>
        <w:ind w:firstLineChars="200" w:firstLine="632"/>
        <w:rPr>
          <w:rFonts w:ascii="仿宋_GB2312" w:hint="eastAsia"/>
          <w:szCs w:val="48"/>
        </w:rPr>
      </w:pPr>
      <w:r>
        <w:rPr>
          <w:rFonts w:ascii="仿宋_GB2312" w:hint="eastAsia"/>
          <w:szCs w:val="48"/>
        </w:rPr>
        <w:t>1、本表所列项目应认真填写，所填内容应真实、准确、完整。</w:t>
      </w:r>
    </w:p>
    <w:p w14:paraId="6EC56A25" w14:textId="77777777" w:rsidR="007F28A1" w:rsidRDefault="007F28A1">
      <w:pPr>
        <w:rPr>
          <w:rFonts w:ascii="仿宋_GB2312" w:hint="eastAsia"/>
          <w:szCs w:val="48"/>
        </w:rPr>
      </w:pPr>
      <w:r>
        <w:rPr>
          <w:rFonts w:ascii="仿宋_GB2312" w:hint="eastAsia"/>
          <w:szCs w:val="48"/>
        </w:rPr>
        <w:t xml:space="preserve">    2、本表请用黑色或蓝黑色墨水填写，字迹清晰、工整、不得涂改。</w:t>
      </w:r>
    </w:p>
    <w:p w14:paraId="2685F6B8" w14:textId="77777777" w:rsidR="007F28A1" w:rsidRDefault="007F28A1">
      <w:pPr>
        <w:ind w:left="640"/>
        <w:rPr>
          <w:rFonts w:ascii="仿宋_GB2312" w:hint="eastAsia"/>
          <w:szCs w:val="48"/>
        </w:rPr>
      </w:pPr>
      <w:r>
        <w:rPr>
          <w:rFonts w:ascii="仿宋_GB2312" w:hint="eastAsia"/>
          <w:szCs w:val="48"/>
        </w:rPr>
        <w:t>3、表内数字一律用阿拉伯数字填写。</w:t>
      </w:r>
    </w:p>
    <w:p w14:paraId="7C56AC42" w14:textId="77777777" w:rsidR="007F28A1" w:rsidRDefault="007F28A1">
      <w:pPr>
        <w:ind w:left="640"/>
        <w:rPr>
          <w:rFonts w:ascii="仿宋_GB2312" w:hint="eastAsia"/>
          <w:szCs w:val="48"/>
        </w:rPr>
      </w:pPr>
      <w:r>
        <w:rPr>
          <w:rFonts w:ascii="仿宋_GB2312" w:hint="eastAsia"/>
          <w:szCs w:val="48"/>
        </w:rPr>
        <w:t>4、表内填写不下的内容，可另加A4纸作为附页。</w:t>
      </w:r>
    </w:p>
    <w:p w14:paraId="241B61C1" w14:textId="77777777" w:rsidR="007F28A1" w:rsidRDefault="007F28A1">
      <w:pPr>
        <w:ind w:left="640"/>
        <w:rPr>
          <w:rFonts w:ascii="仿宋_GB2312" w:hint="eastAsia"/>
          <w:szCs w:val="48"/>
        </w:rPr>
      </w:pPr>
      <w:r>
        <w:rPr>
          <w:rFonts w:ascii="仿宋_GB2312" w:hint="eastAsia"/>
          <w:szCs w:val="48"/>
        </w:rPr>
        <w:t>5、本表填写一式三份。</w:t>
      </w:r>
    </w:p>
    <w:p w14:paraId="4981F3AB" w14:textId="77777777" w:rsidR="007F28A1" w:rsidRDefault="007F28A1">
      <w:pPr>
        <w:rPr>
          <w:rFonts w:ascii="仿宋_GB2312" w:hint="eastAsia"/>
          <w:szCs w:val="48"/>
        </w:rPr>
      </w:pPr>
    </w:p>
    <w:p w14:paraId="196DB6B3" w14:textId="77777777" w:rsidR="007F28A1" w:rsidRDefault="007F28A1">
      <w:pPr>
        <w:rPr>
          <w:rFonts w:ascii="仿宋_GB2312" w:hint="eastAsia"/>
          <w:szCs w:val="48"/>
        </w:rPr>
      </w:pPr>
    </w:p>
    <w:p w14:paraId="2106A0C2" w14:textId="77777777" w:rsidR="007F28A1" w:rsidRDefault="007F28A1">
      <w:pPr>
        <w:rPr>
          <w:rFonts w:ascii="仿宋_GB2312" w:hint="eastAsia"/>
          <w:szCs w:val="48"/>
        </w:rPr>
      </w:pPr>
    </w:p>
    <w:p w14:paraId="16520101" w14:textId="77777777" w:rsidR="007F28A1" w:rsidRDefault="007F28A1">
      <w:pPr>
        <w:rPr>
          <w:rFonts w:ascii="仿宋_GB2312" w:hint="eastAsia"/>
          <w:szCs w:val="48"/>
        </w:rPr>
      </w:pPr>
    </w:p>
    <w:p w14:paraId="62FD44A0" w14:textId="77777777" w:rsidR="007F28A1" w:rsidRDefault="007F28A1">
      <w:pPr>
        <w:rPr>
          <w:rFonts w:ascii="仿宋_GB2312" w:hint="eastAsia"/>
          <w:szCs w:val="48"/>
        </w:rPr>
      </w:pPr>
    </w:p>
    <w:p w14:paraId="293E8FFC" w14:textId="77777777" w:rsidR="007F28A1" w:rsidRDefault="007F28A1">
      <w:pPr>
        <w:rPr>
          <w:rFonts w:ascii="黑体" w:eastAsia="黑体" w:hint="eastAsia"/>
          <w:b/>
          <w:bCs/>
        </w:rPr>
      </w:pPr>
    </w:p>
    <w:p w14:paraId="60267290" w14:textId="77777777" w:rsidR="007F28A1" w:rsidRDefault="007F28A1">
      <w:pPr>
        <w:rPr>
          <w:rFonts w:ascii="黑体" w:eastAsia="黑体" w:hint="eastAsia"/>
          <w:b/>
          <w:bCs/>
        </w:rPr>
      </w:pPr>
    </w:p>
    <w:p w14:paraId="3E05EB1C" w14:textId="77777777" w:rsidR="007F28A1" w:rsidRDefault="007F28A1">
      <w:pPr>
        <w:rPr>
          <w:rFonts w:ascii="黑体" w:eastAsia="黑体" w:hint="eastAsia"/>
        </w:rPr>
      </w:pPr>
    </w:p>
    <w:p w14:paraId="04196120" w14:textId="77777777" w:rsidR="007F28A1" w:rsidRDefault="007F28A1">
      <w:pPr>
        <w:rPr>
          <w:rFonts w:ascii="黑体" w:eastAsia="黑体" w:hint="eastAsia"/>
        </w:rPr>
      </w:pPr>
    </w:p>
    <w:p w14:paraId="5CAFB4D5" w14:textId="77777777" w:rsidR="007F28A1" w:rsidRDefault="007F28A1">
      <w:pPr>
        <w:rPr>
          <w:rFonts w:ascii="黑体" w:eastAsia="黑体" w:hint="eastAsia"/>
        </w:rPr>
      </w:pPr>
    </w:p>
    <w:p w14:paraId="5BB92FA9" w14:textId="77777777" w:rsidR="007F28A1" w:rsidRDefault="007F28A1">
      <w:pPr>
        <w:spacing w:line="100" w:lineRule="exact"/>
        <w:rPr>
          <w:rFonts w:ascii="黑体" w:eastAsia="黑体" w:hint="eastAsia"/>
        </w:rPr>
      </w:pPr>
    </w:p>
    <w:tbl>
      <w:tblPr>
        <w:tblW w:w="88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244"/>
        <w:gridCol w:w="165"/>
        <w:gridCol w:w="1372"/>
        <w:gridCol w:w="383"/>
        <w:gridCol w:w="270"/>
        <w:gridCol w:w="397"/>
        <w:gridCol w:w="638"/>
        <w:gridCol w:w="888"/>
        <w:gridCol w:w="12"/>
        <w:gridCol w:w="226"/>
        <w:gridCol w:w="29"/>
        <w:gridCol w:w="547"/>
        <w:gridCol w:w="499"/>
        <w:gridCol w:w="139"/>
        <w:gridCol w:w="241"/>
        <w:gridCol w:w="216"/>
        <w:gridCol w:w="204"/>
        <w:gridCol w:w="239"/>
        <w:gridCol w:w="105"/>
        <w:gridCol w:w="1196"/>
      </w:tblGrid>
      <w:tr w:rsidR="007F28A1" w14:paraId="507C779E" w14:textId="77777777">
        <w:tblPrEx>
          <w:tblCellMar>
            <w:top w:w="0" w:type="dxa"/>
            <w:bottom w:w="0" w:type="dxa"/>
          </w:tblCellMar>
        </w:tblPrEx>
        <w:trPr>
          <w:cantSplit/>
          <w:trHeight w:val="492"/>
        </w:trPr>
        <w:tc>
          <w:tcPr>
            <w:tcW w:w="1260" w:type="dxa"/>
            <w:gridSpan w:val="3"/>
            <w:vAlign w:val="center"/>
          </w:tcPr>
          <w:p w14:paraId="6A664FE4" w14:textId="77777777" w:rsidR="007F28A1" w:rsidRDefault="007F28A1">
            <w:pPr>
              <w:rPr>
                <w:rFonts w:ascii="宋体" w:eastAsia="宋体" w:hAnsi="宋体" w:hint="eastAsia"/>
                <w:sz w:val="24"/>
                <w:szCs w:val="48"/>
              </w:rPr>
            </w:pPr>
            <w:r>
              <w:rPr>
                <w:rFonts w:ascii="宋体" w:eastAsia="宋体" w:hAnsi="宋体" w:hint="eastAsia"/>
                <w:sz w:val="24"/>
                <w:szCs w:val="48"/>
              </w:rPr>
              <w:t>机构名称</w:t>
            </w:r>
          </w:p>
        </w:tc>
        <w:tc>
          <w:tcPr>
            <w:tcW w:w="4186" w:type="dxa"/>
            <w:gridSpan w:val="8"/>
            <w:vAlign w:val="center"/>
          </w:tcPr>
          <w:p w14:paraId="7213D470" w14:textId="77777777" w:rsidR="007F28A1" w:rsidRDefault="007F28A1">
            <w:pPr>
              <w:rPr>
                <w:rFonts w:ascii="宋体" w:eastAsia="宋体" w:hAnsi="宋体" w:hint="eastAsia"/>
                <w:sz w:val="24"/>
                <w:szCs w:val="48"/>
              </w:rPr>
            </w:pPr>
          </w:p>
        </w:tc>
        <w:tc>
          <w:tcPr>
            <w:tcW w:w="1455" w:type="dxa"/>
            <w:gridSpan w:val="5"/>
            <w:vAlign w:val="center"/>
          </w:tcPr>
          <w:p w14:paraId="7DC9BB21" w14:textId="77777777" w:rsidR="007F28A1" w:rsidRDefault="007F28A1">
            <w:pPr>
              <w:rPr>
                <w:rFonts w:ascii="宋体" w:eastAsia="宋体" w:hAnsi="宋体" w:hint="eastAsia"/>
                <w:sz w:val="24"/>
                <w:szCs w:val="48"/>
              </w:rPr>
            </w:pPr>
            <w:r>
              <w:rPr>
                <w:rFonts w:ascii="宋体" w:eastAsia="宋体" w:hAnsi="宋体" w:hint="eastAsia"/>
                <w:sz w:val="24"/>
                <w:szCs w:val="48"/>
              </w:rPr>
              <w:t>机构负责人</w:t>
            </w:r>
          </w:p>
        </w:tc>
        <w:tc>
          <w:tcPr>
            <w:tcW w:w="1960" w:type="dxa"/>
            <w:gridSpan w:val="5"/>
            <w:vAlign w:val="center"/>
          </w:tcPr>
          <w:p w14:paraId="3F1CD74D" w14:textId="77777777" w:rsidR="007F28A1" w:rsidRDefault="007F28A1">
            <w:pPr>
              <w:rPr>
                <w:rFonts w:ascii="宋体" w:eastAsia="宋体" w:hAnsi="宋体" w:hint="eastAsia"/>
                <w:sz w:val="24"/>
                <w:szCs w:val="48"/>
              </w:rPr>
            </w:pPr>
          </w:p>
        </w:tc>
      </w:tr>
      <w:tr w:rsidR="007F28A1" w14:paraId="28C5048D" w14:textId="77777777">
        <w:tblPrEx>
          <w:tblCellMar>
            <w:top w:w="0" w:type="dxa"/>
            <w:bottom w:w="0" w:type="dxa"/>
          </w:tblCellMar>
        </w:tblPrEx>
        <w:trPr>
          <w:cantSplit/>
          <w:trHeight w:val="464"/>
        </w:trPr>
        <w:tc>
          <w:tcPr>
            <w:tcW w:w="1260" w:type="dxa"/>
            <w:gridSpan w:val="3"/>
            <w:vAlign w:val="center"/>
          </w:tcPr>
          <w:p w14:paraId="5205CFA6" w14:textId="77777777" w:rsidR="007F28A1" w:rsidRDefault="007F28A1">
            <w:pPr>
              <w:rPr>
                <w:rFonts w:ascii="宋体" w:eastAsia="宋体" w:hAnsi="宋体" w:hint="eastAsia"/>
                <w:sz w:val="24"/>
                <w:szCs w:val="48"/>
              </w:rPr>
            </w:pPr>
            <w:r>
              <w:rPr>
                <w:rFonts w:ascii="宋体" w:eastAsia="宋体" w:hAnsi="宋体" w:hint="eastAsia"/>
                <w:sz w:val="24"/>
                <w:szCs w:val="48"/>
              </w:rPr>
              <w:t>地    址</w:t>
            </w:r>
          </w:p>
        </w:tc>
        <w:tc>
          <w:tcPr>
            <w:tcW w:w="4186" w:type="dxa"/>
            <w:gridSpan w:val="8"/>
            <w:vAlign w:val="center"/>
          </w:tcPr>
          <w:p w14:paraId="43FBF8AF" w14:textId="77777777" w:rsidR="007F28A1" w:rsidRDefault="007F28A1">
            <w:pPr>
              <w:rPr>
                <w:rFonts w:ascii="宋体" w:eastAsia="宋体" w:hAnsi="宋体" w:hint="eastAsia"/>
                <w:sz w:val="24"/>
                <w:szCs w:val="48"/>
              </w:rPr>
            </w:pPr>
          </w:p>
        </w:tc>
        <w:tc>
          <w:tcPr>
            <w:tcW w:w="1455" w:type="dxa"/>
            <w:gridSpan w:val="5"/>
            <w:vAlign w:val="center"/>
          </w:tcPr>
          <w:p w14:paraId="34802233" w14:textId="77777777" w:rsidR="007F28A1" w:rsidRDefault="007F28A1">
            <w:pPr>
              <w:rPr>
                <w:rFonts w:ascii="宋体" w:eastAsia="宋体" w:hAnsi="宋体" w:hint="eastAsia"/>
                <w:sz w:val="24"/>
                <w:szCs w:val="48"/>
              </w:rPr>
            </w:pPr>
            <w:r>
              <w:rPr>
                <w:rFonts w:ascii="宋体" w:eastAsia="宋体" w:hAnsi="宋体" w:hint="eastAsia"/>
                <w:sz w:val="24"/>
                <w:szCs w:val="48"/>
              </w:rPr>
              <w:t>邮      编</w:t>
            </w:r>
          </w:p>
        </w:tc>
        <w:tc>
          <w:tcPr>
            <w:tcW w:w="1960" w:type="dxa"/>
            <w:gridSpan w:val="5"/>
            <w:vAlign w:val="center"/>
          </w:tcPr>
          <w:p w14:paraId="32ACC316" w14:textId="77777777" w:rsidR="007F28A1" w:rsidRDefault="007F28A1">
            <w:pPr>
              <w:rPr>
                <w:rFonts w:ascii="宋体" w:eastAsia="宋体" w:hAnsi="宋体" w:hint="eastAsia"/>
                <w:sz w:val="24"/>
                <w:szCs w:val="48"/>
              </w:rPr>
            </w:pPr>
          </w:p>
        </w:tc>
      </w:tr>
      <w:tr w:rsidR="007F28A1" w14:paraId="54543D6E" w14:textId="77777777">
        <w:tblPrEx>
          <w:tblCellMar>
            <w:top w:w="0" w:type="dxa"/>
            <w:bottom w:w="0" w:type="dxa"/>
          </w:tblCellMar>
        </w:tblPrEx>
        <w:trPr>
          <w:cantSplit/>
          <w:trHeight w:val="520"/>
        </w:trPr>
        <w:tc>
          <w:tcPr>
            <w:tcW w:w="1260" w:type="dxa"/>
            <w:gridSpan w:val="3"/>
            <w:vAlign w:val="center"/>
          </w:tcPr>
          <w:p w14:paraId="294C5BBB" w14:textId="77777777" w:rsidR="007F28A1" w:rsidRDefault="007F28A1">
            <w:pPr>
              <w:rPr>
                <w:rFonts w:ascii="宋体" w:eastAsia="宋体" w:hAnsi="宋体" w:hint="eastAsia"/>
                <w:sz w:val="24"/>
                <w:szCs w:val="48"/>
              </w:rPr>
            </w:pPr>
            <w:r>
              <w:rPr>
                <w:rFonts w:ascii="宋体" w:eastAsia="宋体" w:hAnsi="宋体" w:hint="eastAsia"/>
                <w:sz w:val="24"/>
                <w:szCs w:val="48"/>
              </w:rPr>
              <w:t>电    话</w:t>
            </w:r>
          </w:p>
        </w:tc>
        <w:tc>
          <w:tcPr>
            <w:tcW w:w="4186" w:type="dxa"/>
            <w:gridSpan w:val="8"/>
            <w:vAlign w:val="center"/>
          </w:tcPr>
          <w:p w14:paraId="7167EBD9" w14:textId="77777777" w:rsidR="007F28A1" w:rsidRDefault="007F28A1">
            <w:pPr>
              <w:rPr>
                <w:rFonts w:ascii="宋体" w:eastAsia="宋体" w:hAnsi="宋体" w:hint="eastAsia"/>
                <w:sz w:val="24"/>
                <w:szCs w:val="48"/>
              </w:rPr>
            </w:pPr>
          </w:p>
        </w:tc>
        <w:tc>
          <w:tcPr>
            <w:tcW w:w="1455" w:type="dxa"/>
            <w:gridSpan w:val="5"/>
            <w:vAlign w:val="center"/>
          </w:tcPr>
          <w:p w14:paraId="3ACFD8A5" w14:textId="77777777" w:rsidR="007F28A1" w:rsidRDefault="007F28A1">
            <w:pPr>
              <w:rPr>
                <w:rFonts w:ascii="宋体" w:eastAsia="宋体" w:hAnsi="宋体" w:hint="eastAsia"/>
                <w:sz w:val="24"/>
                <w:szCs w:val="48"/>
              </w:rPr>
            </w:pPr>
            <w:r>
              <w:rPr>
                <w:rFonts w:ascii="宋体" w:eastAsia="宋体" w:hAnsi="宋体" w:hint="eastAsia"/>
                <w:sz w:val="24"/>
                <w:szCs w:val="48"/>
              </w:rPr>
              <w:t>传      真</w:t>
            </w:r>
          </w:p>
        </w:tc>
        <w:tc>
          <w:tcPr>
            <w:tcW w:w="1960" w:type="dxa"/>
            <w:gridSpan w:val="5"/>
            <w:vAlign w:val="center"/>
          </w:tcPr>
          <w:p w14:paraId="52B712AC" w14:textId="77777777" w:rsidR="007F28A1" w:rsidRDefault="007F28A1">
            <w:pPr>
              <w:rPr>
                <w:rFonts w:ascii="宋体" w:eastAsia="宋体" w:hAnsi="宋体" w:hint="eastAsia"/>
                <w:sz w:val="24"/>
                <w:szCs w:val="48"/>
              </w:rPr>
            </w:pPr>
          </w:p>
        </w:tc>
      </w:tr>
      <w:tr w:rsidR="007F28A1" w14:paraId="053901BE" w14:textId="77777777">
        <w:tblPrEx>
          <w:tblCellMar>
            <w:top w:w="0" w:type="dxa"/>
            <w:bottom w:w="0" w:type="dxa"/>
          </w:tblCellMar>
        </w:tblPrEx>
        <w:trPr>
          <w:cantSplit/>
          <w:trHeight w:val="2630"/>
        </w:trPr>
        <w:tc>
          <w:tcPr>
            <w:tcW w:w="8861" w:type="dxa"/>
            <w:gridSpan w:val="21"/>
            <w:tcBorders>
              <w:bottom w:val="single" w:sz="4" w:space="0" w:color="auto"/>
            </w:tcBorders>
            <w:vAlign w:val="center"/>
          </w:tcPr>
          <w:p w14:paraId="3EC582D9" w14:textId="77777777" w:rsidR="007F28A1" w:rsidRDefault="007F28A1">
            <w:pPr>
              <w:widowControl/>
              <w:rPr>
                <w:rFonts w:ascii="宋体" w:eastAsia="宋体" w:hAnsi="宋体" w:cs="宋体" w:hint="eastAsia"/>
                <w:kern w:val="0"/>
                <w:sz w:val="24"/>
                <w:szCs w:val="28"/>
              </w:rPr>
            </w:pPr>
            <w:r>
              <w:rPr>
                <w:rFonts w:ascii="宋体" w:eastAsia="宋体" w:hAnsi="宋体" w:cs="宋体" w:hint="eastAsia"/>
                <w:kern w:val="0"/>
                <w:sz w:val="24"/>
                <w:szCs w:val="28"/>
              </w:rPr>
              <w:t>申请鉴定业务类别（括号内填写“</w:t>
            </w:r>
            <w:r>
              <w:rPr>
                <w:rFonts w:ascii="宋体" w:eastAsia="宋体" w:hAnsi="宋体" w:cs="宋体"/>
                <w:kern w:val="0"/>
                <w:sz w:val="24"/>
                <w:szCs w:val="28"/>
              </w:rPr>
              <w:t>√”）</w:t>
            </w:r>
            <w:r>
              <w:rPr>
                <w:rFonts w:ascii="宋体" w:eastAsia="宋体" w:hAnsi="宋体" w:cs="宋体" w:hint="eastAsia"/>
                <w:kern w:val="0"/>
                <w:sz w:val="24"/>
                <w:szCs w:val="28"/>
              </w:rPr>
              <w:t>：</w:t>
            </w:r>
          </w:p>
          <w:p w14:paraId="3A398929" w14:textId="77777777" w:rsidR="007F28A1" w:rsidRDefault="007F28A1">
            <w:pPr>
              <w:widowControl/>
              <w:rPr>
                <w:rFonts w:ascii="宋体" w:eastAsia="宋体" w:hAnsi="宋体" w:cs="宋体" w:hint="eastAsia"/>
                <w:kern w:val="0"/>
                <w:sz w:val="24"/>
                <w:szCs w:val="28"/>
              </w:rPr>
            </w:pPr>
            <w:r>
              <w:rPr>
                <w:rFonts w:ascii="宋体" w:eastAsia="宋体" w:hAnsi="宋体" w:cs="宋体"/>
                <w:kern w:val="0"/>
                <w:sz w:val="24"/>
                <w:szCs w:val="28"/>
              </w:rPr>
              <w:t xml:space="preserve">A 法 医 类 [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A1法医病理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A2 法医临床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A3 法医精神病</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4C4FCAED" w14:textId="77777777" w:rsidR="007F28A1" w:rsidRDefault="007F28A1">
            <w:pPr>
              <w:widowControl/>
              <w:ind w:leftChars="639" w:left="2018" w:firstLine="1"/>
              <w:rPr>
                <w:rFonts w:ascii="宋体" w:eastAsia="宋体" w:hAnsi="宋体" w:cs="宋体" w:hint="eastAsia"/>
                <w:kern w:val="0"/>
                <w:sz w:val="24"/>
                <w:szCs w:val="28"/>
              </w:rPr>
            </w:pPr>
            <w:r>
              <w:rPr>
                <w:rFonts w:ascii="宋体" w:eastAsia="宋体" w:hAnsi="宋体" w:cs="宋体" w:hint="eastAsia"/>
                <w:kern w:val="0"/>
                <w:sz w:val="24"/>
                <w:szCs w:val="28"/>
              </w:rPr>
              <w:t xml:space="preserve">A4法医物证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A5 法医毒物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2C28C88E" w14:textId="77777777" w:rsidR="007F28A1" w:rsidRDefault="007F28A1">
            <w:pPr>
              <w:widowControl/>
              <w:rPr>
                <w:rFonts w:ascii="宋体" w:eastAsia="宋体" w:hAnsi="宋体" w:cs="宋体" w:hint="eastAsia"/>
                <w:kern w:val="0"/>
                <w:sz w:val="24"/>
                <w:szCs w:val="28"/>
              </w:rPr>
            </w:pPr>
            <w:r>
              <w:rPr>
                <w:rFonts w:ascii="宋体" w:eastAsia="宋体" w:hAnsi="宋体" w:cs="宋体"/>
                <w:kern w:val="0"/>
                <w:sz w:val="24"/>
                <w:szCs w:val="28"/>
              </w:rPr>
              <w:t xml:space="preserve">B </w:t>
            </w:r>
            <w:r>
              <w:rPr>
                <w:rFonts w:ascii="宋体" w:eastAsia="宋体" w:hAnsi="宋体" w:cs="宋体" w:hint="eastAsia"/>
                <w:kern w:val="0"/>
                <w:sz w:val="24"/>
                <w:szCs w:val="28"/>
              </w:rPr>
              <w:t xml:space="preserve">物 证 类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B1</w:t>
            </w:r>
            <w:r>
              <w:rPr>
                <w:rFonts w:ascii="宋体" w:eastAsia="宋体" w:hAnsi="宋体" w:cs="宋体"/>
                <w:kern w:val="0"/>
                <w:sz w:val="24"/>
                <w:szCs w:val="28"/>
              </w:rPr>
              <w:t>文件检验</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B2</w:t>
            </w:r>
            <w:r>
              <w:rPr>
                <w:rFonts w:ascii="宋体" w:eastAsia="宋体" w:hAnsi="宋体" w:cs="宋体"/>
                <w:kern w:val="0"/>
                <w:sz w:val="24"/>
                <w:szCs w:val="28"/>
              </w:rPr>
              <w:t xml:space="preserve"> 痕迹检验 [ </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B3</w:t>
            </w:r>
            <w:r>
              <w:rPr>
                <w:rFonts w:ascii="宋体" w:eastAsia="宋体" w:hAnsi="宋体" w:cs="宋体"/>
                <w:kern w:val="0"/>
                <w:sz w:val="24"/>
                <w:szCs w:val="28"/>
              </w:rPr>
              <w:t xml:space="preserve"> </w:t>
            </w:r>
            <w:r>
              <w:rPr>
                <w:rFonts w:ascii="宋体" w:eastAsia="宋体" w:hAnsi="宋体" w:cs="宋体" w:hint="eastAsia"/>
                <w:kern w:val="0"/>
                <w:sz w:val="24"/>
                <w:szCs w:val="28"/>
              </w:rPr>
              <w:t>理化检验</w:t>
            </w:r>
            <w:r>
              <w:rPr>
                <w:rFonts w:ascii="宋体" w:eastAsia="宋体" w:hAnsi="宋体" w:cs="宋体"/>
                <w:kern w:val="0"/>
                <w:sz w:val="24"/>
                <w:szCs w:val="28"/>
              </w:rPr>
              <w:t xml:space="preserve"> [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33A2BCFD" w14:textId="77777777" w:rsidR="007F28A1" w:rsidRDefault="007F28A1">
            <w:pPr>
              <w:widowControl/>
              <w:rPr>
                <w:rFonts w:ascii="宋体" w:eastAsia="宋体" w:hAnsi="宋体" w:cs="宋体" w:hint="eastAsia"/>
                <w:kern w:val="0"/>
                <w:sz w:val="24"/>
                <w:szCs w:val="28"/>
              </w:rPr>
            </w:pPr>
            <w:r>
              <w:rPr>
                <w:rFonts w:ascii="宋体" w:eastAsia="宋体" w:hAnsi="宋体" w:cs="宋体" w:hint="eastAsia"/>
                <w:kern w:val="0"/>
                <w:sz w:val="24"/>
                <w:szCs w:val="28"/>
              </w:rPr>
              <w:t>C</w:t>
            </w:r>
            <w:r>
              <w:rPr>
                <w:rFonts w:ascii="宋体" w:eastAsia="宋体" w:hAnsi="宋体" w:cs="宋体"/>
                <w:kern w:val="0"/>
                <w:sz w:val="24"/>
                <w:szCs w:val="28"/>
              </w:rPr>
              <w:t xml:space="preserve"> 声像资料 [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D 司法会计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E</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心理测试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tc>
      </w:tr>
      <w:tr w:rsidR="007F28A1" w14:paraId="4272D8AD" w14:textId="77777777">
        <w:tblPrEx>
          <w:tblCellMar>
            <w:top w:w="0" w:type="dxa"/>
            <w:bottom w:w="0" w:type="dxa"/>
          </w:tblCellMar>
        </w:tblPrEx>
        <w:trPr>
          <w:cantSplit/>
          <w:trHeight w:val="2601"/>
        </w:trPr>
        <w:tc>
          <w:tcPr>
            <w:tcW w:w="4320" w:type="dxa"/>
            <w:gridSpan w:val="8"/>
            <w:tcBorders>
              <w:bottom w:val="single" w:sz="4" w:space="0" w:color="auto"/>
            </w:tcBorders>
          </w:tcPr>
          <w:p w14:paraId="7704829A" w14:textId="77777777" w:rsidR="007F28A1" w:rsidRDefault="007F28A1">
            <w:pPr>
              <w:widowControl/>
              <w:rPr>
                <w:rFonts w:ascii="宋体" w:eastAsia="宋体" w:hAnsi="宋体" w:hint="eastAsia"/>
                <w:sz w:val="24"/>
                <w:szCs w:val="48"/>
              </w:rPr>
            </w:pPr>
            <w:r>
              <w:rPr>
                <w:rFonts w:ascii="宋体" w:eastAsia="宋体" w:hAnsi="宋体" w:hint="eastAsia"/>
                <w:sz w:val="24"/>
                <w:szCs w:val="48"/>
              </w:rPr>
              <w:t>鉴定专用章：</w:t>
            </w:r>
          </w:p>
          <w:p w14:paraId="03135113" w14:textId="77777777" w:rsidR="007F28A1" w:rsidRDefault="007F28A1">
            <w:pPr>
              <w:widowControl/>
              <w:rPr>
                <w:rFonts w:ascii="宋体" w:eastAsia="宋体" w:hAnsi="宋体" w:hint="eastAsia"/>
                <w:sz w:val="24"/>
                <w:szCs w:val="48"/>
              </w:rPr>
            </w:pPr>
          </w:p>
          <w:p w14:paraId="1719F496" w14:textId="77777777" w:rsidR="007F28A1" w:rsidRDefault="007F28A1">
            <w:pPr>
              <w:widowControl/>
              <w:rPr>
                <w:rFonts w:ascii="宋体" w:eastAsia="宋体" w:hAnsi="宋体" w:hint="eastAsia"/>
                <w:sz w:val="24"/>
                <w:szCs w:val="48"/>
              </w:rPr>
            </w:pPr>
          </w:p>
          <w:p w14:paraId="59C8D830" w14:textId="77777777" w:rsidR="007F28A1" w:rsidRDefault="007F28A1">
            <w:pPr>
              <w:widowControl/>
              <w:rPr>
                <w:rFonts w:ascii="宋体" w:eastAsia="宋体" w:hAnsi="宋体" w:cs="宋体" w:hint="eastAsia"/>
                <w:kern w:val="0"/>
                <w:sz w:val="24"/>
                <w:szCs w:val="28"/>
              </w:rPr>
            </w:pPr>
          </w:p>
        </w:tc>
        <w:tc>
          <w:tcPr>
            <w:tcW w:w="4541" w:type="dxa"/>
            <w:gridSpan w:val="13"/>
            <w:tcBorders>
              <w:bottom w:val="single" w:sz="4" w:space="0" w:color="auto"/>
            </w:tcBorders>
          </w:tcPr>
          <w:p w14:paraId="091A950A" w14:textId="77777777" w:rsidR="007F28A1" w:rsidRDefault="007F28A1">
            <w:pPr>
              <w:widowControl/>
              <w:spacing w:line="400" w:lineRule="exact"/>
              <w:jc w:val="left"/>
              <w:rPr>
                <w:rFonts w:ascii="宋体" w:eastAsia="宋体" w:hAnsi="宋体" w:cs="宋体" w:hint="eastAsia"/>
                <w:kern w:val="0"/>
                <w:sz w:val="24"/>
                <w:szCs w:val="28"/>
              </w:rPr>
            </w:pPr>
            <w:r>
              <w:rPr>
                <w:rFonts w:ascii="宋体" w:eastAsia="宋体" w:hAnsi="宋体" w:cs="宋体" w:hint="eastAsia"/>
                <w:kern w:val="0"/>
                <w:sz w:val="24"/>
                <w:szCs w:val="28"/>
              </w:rPr>
              <w:t>所在单位意见：</w:t>
            </w:r>
          </w:p>
          <w:p w14:paraId="5BD44DD0" w14:textId="77777777" w:rsidR="007F28A1" w:rsidRDefault="007F28A1">
            <w:pPr>
              <w:widowControl/>
              <w:spacing w:line="400" w:lineRule="exact"/>
              <w:jc w:val="left"/>
              <w:rPr>
                <w:rFonts w:ascii="宋体" w:eastAsia="宋体" w:hAnsi="宋体" w:cs="宋体" w:hint="eastAsia"/>
                <w:kern w:val="0"/>
                <w:sz w:val="24"/>
                <w:szCs w:val="28"/>
              </w:rPr>
            </w:pPr>
          </w:p>
          <w:p w14:paraId="7ABA12B4" w14:textId="77777777" w:rsidR="007F28A1" w:rsidRDefault="007F28A1">
            <w:pPr>
              <w:widowControl/>
              <w:spacing w:line="400" w:lineRule="exact"/>
              <w:jc w:val="left"/>
              <w:rPr>
                <w:rFonts w:ascii="宋体" w:eastAsia="宋体" w:hAnsi="宋体" w:cs="宋体" w:hint="eastAsia"/>
                <w:kern w:val="0"/>
                <w:sz w:val="24"/>
                <w:szCs w:val="28"/>
              </w:rPr>
            </w:pPr>
          </w:p>
          <w:p w14:paraId="4F6C840B" w14:textId="77777777" w:rsidR="007F28A1" w:rsidRDefault="007F28A1">
            <w:pPr>
              <w:widowControl/>
              <w:spacing w:line="400" w:lineRule="exact"/>
              <w:jc w:val="left"/>
              <w:rPr>
                <w:rFonts w:ascii="宋体" w:eastAsia="宋体" w:hAnsi="宋体" w:cs="宋体" w:hint="eastAsia"/>
                <w:kern w:val="0"/>
                <w:sz w:val="24"/>
                <w:szCs w:val="28"/>
              </w:rPr>
            </w:pPr>
            <w:r>
              <w:rPr>
                <w:rFonts w:ascii="宋体" w:eastAsia="宋体" w:hAnsi="宋体" w:cs="宋体" w:hint="eastAsia"/>
                <w:kern w:val="0"/>
                <w:sz w:val="24"/>
                <w:szCs w:val="28"/>
              </w:rPr>
              <w:t xml:space="preserve">        </w:t>
            </w:r>
          </w:p>
          <w:p w14:paraId="11126F31" w14:textId="77777777" w:rsidR="007F28A1" w:rsidRDefault="007F28A1">
            <w:pPr>
              <w:widowControl/>
              <w:spacing w:line="400" w:lineRule="exact"/>
              <w:jc w:val="left"/>
              <w:rPr>
                <w:rFonts w:ascii="宋体" w:eastAsia="宋体" w:hAnsi="宋体" w:cs="宋体" w:hint="eastAsia"/>
                <w:kern w:val="0"/>
                <w:sz w:val="24"/>
                <w:szCs w:val="28"/>
              </w:rPr>
            </w:pPr>
            <w:r>
              <w:rPr>
                <w:rFonts w:ascii="宋体" w:eastAsia="宋体" w:hAnsi="宋体" w:cs="宋体" w:hint="eastAsia"/>
                <w:kern w:val="0"/>
                <w:sz w:val="24"/>
                <w:szCs w:val="28"/>
              </w:rPr>
              <w:t xml:space="preserve">                 （公 章）    </w:t>
            </w:r>
          </w:p>
          <w:p w14:paraId="0B407270" w14:textId="77777777" w:rsidR="007F28A1" w:rsidRDefault="007F28A1">
            <w:pPr>
              <w:ind w:firstLineChars="800" w:firstLine="1887"/>
              <w:rPr>
                <w:rFonts w:ascii="宋体" w:eastAsia="宋体" w:hAnsi="宋体" w:hint="eastAsia"/>
                <w:sz w:val="24"/>
                <w:szCs w:val="48"/>
              </w:rPr>
            </w:pPr>
            <w:r>
              <w:rPr>
                <w:rFonts w:ascii="宋体" w:eastAsia="宋体" w:hAnsi="宋体" w:cs="宋体" w:hint="eastAsia"/>
                <w:kern w:val="0"/>
                <w:sz w:val="24"/>
                <w:szCs w:val="28"/>
              </w:rPr>
              <w:t>年   月   日</w:t>
            </w:r>
          </w:p>
        </w:tc>
      </w:tr>
      <w:tr w:rsidR="007F28A1" w14:paraId="4A5E6EC4" w14:textId="77777777">
        <w:tblPrEx>
          <w:tblCellMar>
            <w:top w:w="0" w:type="dxa"/>
            <w:bottom w:w="0" w:type="dxa"/>
          </w:tblCellMar>
        </w:tblPrEx>
        <w:trPr>
          <w:cantSplit/>
          <w:trHeight w:val="2420"/>
        </w:trPr>
        <w:tc>
          <w:tcPr>
            <w:tcW w:w="8861" w:type="dxa"/>
            <w:gridSpan w:val="21"/>
            <w:tcBorders>
              <w:bottom w:val="single" w:sz="4" w:space="0" w:color="auto"/>
            </w:tcBorders>
            <w:vAlign w:val="center"/>
          </w:tcPr>
          <w:p w14:paraId="4AEF4235" w14:textId="77777777" w:rsidR="007F28A1" w:rsidRDefault="007F28A1">
            <w:pPr>
              <w:widowControl/>
              <w:spacing w:line="400" w:lineRule="exact"/>
              <w:rPr>
                <w:rFonts w:ascii="宋体" w:eastAsia="宋体" w:hAnsi="宋体" w:cs="宋体" w:hint="eastAsia"/>
                <w:kern w:val="0"/>
                <w:sz w:val="24"/>
                <w:szCs w:val="28"/>
              </w:rPr>
            </w:pPr>
            <w:r>
              <w:rPr>
                <w:rFonts w:ascii="宋体" w:eastAsia="宋体" w:hAnsi="宋体" w:cs="宋体" w:hint="eastAsia"/>
                <w:kern w:val="0"/>
                <w:sz w:val="24"/>
                <w:szCs w:val="28"/>
              </w:rPr>
              <w:t>登记管理部门核准业务范围：</w:t>
            </w:r>
          </w:p>
          <w:p w14:paraId="57CBD188" w14:textId="77777777" w:rsidR="007F28A1" w:rsidRDefault="007F28A1">
            <w:pPr>
              <w:widowControl/>
              <w:spacing w:line="400" w:lineRule="exact"/>
              <w:ind w:firstLineChars="500" w:firstLine="1179"/>
              <w:rPr>
                <w:rFonts w:ascii="宋体" w:eastAsia="宋体" w:hAnsi="宋体" w:cs="宋体" w:hint="eastAsia"/>
                <w:kern w:val="0"/>
                <w:sz w:val="24"/>
                <w:szCs w:val="28"/>
              </w:rPr>
            </w:pPr>
          </w:p>
          <w:p w14:paraId="413225EC" w14:textId="77777777" w:rsidR="007F28A1" w:rsidRDefault="007F28A1">
            <w:pPr>
              <w:widowControl/>
              <w:spacing w:line="400" w:lineRule="exact"/>
              <w:ind w:firstLineChars="500" w:firstLine="1179"/>
              <w:rPr>
                <w:rFonts w:ascii="宋体" w:eastAsia="宋体" w:hAnsi="宋体" w:cs="宋体" w:hint="eastAsia"/>
                <w:kern w:val="0"/>
                <w:sz w:val="24"/>
                <w:szCs w:val="28"/>
              </w:rPr>
            </w:pPr>
          </w:p>
          <w:p w14:paraId="3BE5AE91" w14:textId="77777777" w:rsidR="007F28A1" w:rsidRDefault="007F28A1">
            <w:pPr>
              <w:widowControl/>
              <w:spacing w:line="400" w:lineRule="exact"/>
              <w:ind w:firstLineChars="500" w:firstLine="1179"/>
              <w:rPr>
                <w:rFonts w:ascii="宋体" w:eastAsia="宋体" w:hAnsi="宋体" w:cs="宋体" w:hint="eastAsia"/>
                <w:kern w:val="0"/>
                <w:sz w:val="24"/>
                <w:szCs w:val="28"/>
              </w:rPr>
            </w:pPr>
            <w:r>
              <w:rPr>
                <w:rFonts w:ascii="宋体" w:eastAsia="宋体" w:hAnsi="宋体" w:cs="宋体" w:hint="eastAsia"/>
                <w:kern w:val="0"/>
                <w:sz w:val="24"/>
                <w:szCs w:val="28"/>
              </w:rPr>
              <w:t xml:space="preserve">       </w:t>
            </w:r>
          </w:p>
          <w:p w14:paraId="7566D6BA" w14:textId="77777777" w:rsidR="007F28A1" w:rsidRDefault="007F28A1">
            <w:pPr>
              <w:widowControl/>
              <w:spacing w:line="400" w:lineRule="exact"/>
              <w:ind w:firstLineChars="2300" w:firstLine="5425"/>
              <w:rPr>
                <w:rFonts w:ascii="宋体" w:eastAsia="宋体" w:hAnsi="宋体" w:cs="宋体" w:hint="eastAsia"/>
                <w:kern w:val="0"/>
                <w:sz w:val="24"/>
                <w:szCs w:val="28"/>
              </w:rPr>
            </w:pPr>
            <w:r>
              <w:rPr>
                <w:rFonts w:ascii="宋体" w:eastAsia="宋体" w:hAnsi="宋体" w:cs="宋体" w:hint="eastAsia"/>
                <w:kern w:val="0"/>
                <w:sz w:val="24"/>
                <w:szCs w:val="28"/>
              </w:rPr>
              <w:t xml:space="preserve">        （公 章）</w:t>
            </w:r>
          </w:p>
          <w:p w14:paraId="0548868C" w14:textId="77777777" w:rsidR="007F28A1" w:rsidRDefault="007F28A1">
            <w:pPr>
              <w:widowControl/>
              <w:ind w:firstLineChars="2692" w:firstLine="6349"/>
              <w:rPr>
                <w:rFonts w:ascii="宋体" w:eastAsia="宋体" w:hAnsi="宋体" w:cs="宋体" w:hint="eastAsia"/>
                <w:kern w:val="0"/>
                <w:sz w:val="24"/>
                <w:szCs w:val="28"/>
              </w:rPr>
            </w:pPr>
            <w:r>
              <w:rPr>
                <w:rFonts w:ascii="宋体" w:eastAsia="宋体" w:hAnsi="宋体" w:cs="宋体" w:hint="eastAsia"/>
                <w:kern w:val="0"/>
                <w:sz w:val="24"/>
                <w:szCs w:val="28"/>
              </w:rPr>
              <w:t>年   月   日</w:t>
            </w:r>
          </w:p>
        </w:tc>
      </w:tr>
      <w:tr w:rsidR="007F28A1" w14:paraId="2ADAD5B1" w14:textId="77777777">
        <w:tblPrEx>
          <w:tblCellMar>
            <w:top w:w="0" w:type="dxa"/>
            <w:bottom w:w="0" w:type="dxa"/>
          </w:tblCellMar>
        </w:tblPrEx>
        <w:trPr>
          <w:cantSplit/>
          <w:trHeight w:val="2168"/>
        </w:trPr>
        <w:tc>
          <w:tcPr>
            <w:tcW w:w="8861" w:type="dxa"/>
            <w:gridSpan w:val="21"/>
            <w:tcBorders>
              <w:bottom w:val="single" w:sz="4" w:space="0" w:color="auto"/>
            </w:tcBorders>
          </w:tcPr>
          <w:p w14:paraId="23CC411A" w14:textId="77777777" w:rsidR="007F28A1" w:rsidRDefault="007F28A1">
            <w:pPr>
              <w:widowControl/>
              <w:rPr>
                <w:rFonts w:ascii="宋体" w:eastAsia="宋体" w:hAnsi="宋体" w:cs="宋体" w:hint="eastAsia"/>
                <w:kern w:val="0"/>
                <w:sz w:val="24"/>
                <w:szCs w:val="28"/>
              </w:rPr>
            </w:pPr>
            <w:r>
              <w:rPr>
                <w:rFonts w:ascii="宋体" w:eastAsia="宋体" w:hAnsi="宋体" w:cs="宋体" w:hint="eastAsia"/>
                <w:kern w:val="0"/>
                <w:sz w:val="24"/>
                <w:szCs w:val="28"/>
              </w:rPr>
              <w:t>检察长审批意见：</w:t>
            </w:r>
          </w:p>
          <w:p w14:paraId="6DEA4B7F" w14:textId="77777777" w:rsidR="007F28A1" w:rsidRDefault="007F28A1">
            <w:pPr>
              <w:widowControl/>
              <w:spacing w:line="240" w:lineRule="exact"/>
              <w:rPr>
                <w:rFonts w:ascii="宋体" w:eastAsia="宋体" w:hAnsi="宋体" w:cs="宋体" w:hint="eastAsia"/>
                <w:kern w:val="0"/>
                <w:sz w:val="24"/>
                <w:szCs w:val="28"/>
              </w:rPr>
            </w:pPr>
          </w:p>
          <w:p w14:paraId="505F4B29" w14:textId="77777777" w:rsidR="007F28A1" w:rsidRDefault="007F28A1">
            <w:pPr>
              <w:widowControl/>
              <w:spacing w:line="240" w:lineRule="exact"/>
              <w:rPr>
                <w:rFonts w:ascii="宋体" w:eastAsia="宋体" w:hAnsi="宋体" w:cs="宋体" w:hint="eastAsia"/>
                <w:kern w:val="0"/>
                <w:sz w:val="24"/>
                <w:szCs w:val="28"/>
              </w:rPr>
            </w:pPr>
          </w:p>
          <w:p w14:paraId="72D33FD4" w14:textId="77777777" w:rsidR="007F28A1" w:rsidRDefault="007F28A1">
            <w:pPr>
              <w:widowControl/>
              <w:spacing w:line="240" w:lineRule="exact"/>
              <w:rPr>
                <w:rFonts w:ascii="宋体" w:eastAsia="宋体" w:hAnsi="宋体" w:cs="宋体" w:hint="eastAsia"/>
                <w:kern w:val="0"/>
                <w:sz w:val="24"/>
                <w:szCs w:val="28"/>
              </w:rPr>
            </w:pPr>
          </w:p>
          <w:p w14:paraId="2D44A359" w14:textId="77777777" w:rsidR="007F28A1" w:rsidRDefault="007F28A1">
            <w:pPr>
              <w:widowControl/>
              <w:spacing w:line="240" w:lineRule="exact"/>
              <w:rPr>
                <w:rFonts w:ascii="宋体" w:eastAsia="宋体" w:hAnsi="宋体" w:cs="宋体" w:hint="eastAsia"/>
                <w:kern w:val="0"/>
                <w:sz w:val="24"/>
                <w:szCs w:val="28"/>
              </w:rPr>
            </w:pPr>
          </w:p>
          <w:p w14:paraId="3D3B6692" w14:textId="77777777" w:rsidR="007F28A1" w:rsidRDefault="007F28A1">
            <w:pPr>
              <w:rPr>
                <w:rFonts w:ascii="宋体" w:eastAsia="宋体" w:hAnsi="宋体" w:cs="宋体" w:hint="eastAsia"/>
                <w:kern w:val="0"/>
                <w:sz w:val="24"/>
                <w:szCs w:val="28"/>
              </w:rPr>
            </w:pPr>
            <w:r>
              <w:rPr>
                <w:rFonts w:ascii="宋体" w:eastAsia="宋体" w:hAnsi="宋体" w:cs="宋体" w:hint="eastAsia"/>
                <w:kern w:val="0"/>
                <w:sz w:val="24"/>
                <w:szCs w:val="28"/>
              </w:rPr>
              <w:t xml:space="preserve">                                                      年   月   日</w:t>
            </w:r>
          </w:p>
        </w:tc>
      </w:tr>
      <w:tr w:rsidR="007F28A1" w14:paraId="6FD21DD6" w14:textId="77777777">
        <w:tblPrEx>
          <w:tblCellMar>
            <w:top w:w="0" w:type="dxa"/>
            <w:bottom w:w="0" w:type="dxa"/>
          </w:tblCellMar>
        </w:tblPrEx>
        <w:trPr>
          <w:cantSplit/>
          <w:trHeight w:val="538"/>
        </w:trPr>
        <w:tc>
          <w:tcPr>
            <w:tcW w:w="8861" w:type="dxa"/>
            <w:gridSpan w:val="21"/>
            <w:tcBorders>
              <w:bottom w:val="single" w:sz="4" w:space="0" w:color="auto"/>
            </w:tcBorders>
            <w:vAlign w:val="center"/>
          </w:tcPr>
          <w:p w14:paraId="2844BB4C" w14:textId="77777777" w:rsidR="007F28A1" w:rsidRDefault="007F28A1">
            <w:pPr>
              <w:spacing w:line="400" w:lineRule="exact"/>
              <w:rPr>
                <w:rFonts w:ascii="宋体" w:eastAsia="宋体" w:hAnsi="宋体" w:cs="宋体" w:hint="eastAsia"/>
                <w:kern w:val="0"/>
                <w:sz w:val="24"/>
                <w:szCs w:val="28"/>
              </w:rPr>
            </w:pPr>
            <w:r>
              <w:rPr>
                <w:rFonts w:ascii="宋体" w:eastAsia="宋体" w:hAnsi="宋体" w:cs="宋体" w:hint="eastAsia"/>
                <w:kern w:val="0"/>
                <w:sz w:val="24"/>
                <w:szCs w:val="28"/>
              </w:rPr>
              <w:t>鉴定机构资格证书编号：</w:t>
            </w:r>
          </w:p>
        </w:tc>
      </w:tr>
      <w:tr w:rsidR="007F28A1" w14:paraId="3BACBA41" w14:textId="77777777">
        <w:tblPrEx>
          <w:tblCellMar>
            <w:top w:w="0" w:type="dxa"/>
            <w:bottom w:w="0" w:type="dxa"/>
          </w:tblCellMar>
        </w:tblPrEx>
        <w:trPr>
          <w:cantSplit/>
        </w:trPr>
        <w:tc>
          <w:tcPr>
            <w:tcW w:w="8861" w:type="dxa"/>
            <w:gridSpan w:val="21"/>
            <w:tcBorders>
              <w:top w:val="nil"/>
              <w:left w:val="nil"/>
              <w:right w:val="nil"/>
            </w:tcBorders>
            <w:vAlign w:val="center"/>
          </w:tcPr>
          <w:p w14:paraId="6ACF82AA" w14:textId="77777777" w:rsidR="007F28A1" w:rsidRDefault="007F28A1">
            <w:pPr>
              <w:jc w:val="center"/>
              <w:rPr>
                <w:rFonts w:ascii="宋体" w:eastAsia="宋体" w:hAnsi="宋体" w:hint="eastAsia"/>
                <w:sz w:val="44"/>
                <w:szCs w:val="48"/>
              </w:rPr>
            </w:pPr>
            <w:r>
              <w:rPr>
                <w:rFonts w:ascii="宋体" w:eastAsia="宋体" w:hAnsi="宋体" w:hint="eastAsia"/>
                <w:sz w:val="44"/>
                <w:szCs w:val="48"/>
              </w:rPr>
              <w:t>鉴定人名册</w:t>
            </w:r>
          </w:p>
          <w:p w14:paraId="35D4B190" w14:textId="77777777" w:rsidR="007F28A1" w:rsidRDefault="007F28A1">
            <w:pPr>
              <w:spacing w:line="240" w:lineRule="exact"/>
              <w:jc w:val="center"/>
              <w:rPr>
                <w:rFonts w:ascii="宋体" w:hAnsi="宋体" w:hint="eastAsia"/>
                <w:b/>
                <w:bCs/>
                <w:szCs w:val="48"/>
              </w:rPr>
            </w:pPr>
          </w:p>
        </w:tc>
      </w:tr>
      <w:tr w:rsidR="007F28A1" w14:paraId="3C0653D6" w14:textId="77777777">
        <w:tblPrEx>
          <w:tblCellMar>
            <w:top w:w="0" w:type="dxa"/>
            <w:bottom w:w="0" w:type="dxa"/>
          </w:tblCellMar>
        </w:tblPrEx>
        <w:trPr>
          <w:trHeight w:val="567"/>
        </w:trPr>
        <w:tc>
          <w:tcPr>
            <w:tcW w:w="1260" w:type="dxa"/>
            <w:gridSpan w:val="3"/>
            <w:vAlign w:val="center"/>
          </w:tcPr>
          <w:p w14:paraId="6C721A64"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姓  名</w:t>
            </w:r>
          </w:p>
        </w:tc>
        <w:tc>
          <w:tcPr>
            <w:tcW w:w="1372" w:type="dxa"/>
            <w:vAlign w:val="center"/>
          </w:tcPr>
          <w:p w14:paraId="706B52CE"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鉴定业</w:t>
            </w:r>
          </w:p>
          <w:p w14:paraId="60549900"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务类别</w:t>
            </w:r>
          </w:p>
        </w:tc>
        <w:tc>
          <w:tcPr>
            <w:tcW w:w="1050" w:type="dxa"/>
            <w:gridSpan w:val="3"/>
            <w:vAlign w:val="center"/>
          </w:tcPr>
          <w:p w14:paraId="287E920F"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专业技</w:t>
            </w:r>
          </w:p>
          <w:p w14:paraId="1AB602FF"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术职称</w:t>
            </w:r>
          </w:p>
        </w:tc>
        <w:tc>
          <w:tcPr>
            <w:tcW w:w="1526" w:type="dxa"/>
            <w:gridSpan w:val="2"/>
            <w:vAlign w:val="center"/>
          </w:tcPr>
          <w:p w14:paraId="539DB74B"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学历及学位</w:t>
            </w:r>
          </w:p>
        </w:tc>
        <w:tc>
          <w:tcPr>
            <w:tcW w:w="2113" w:type="dxa"/>
            <w:gridSpan w:val="9"/>
            <w:vAlign w:val="center"/>
          </w:tcPr>
          <w:p w14:paraId="648D9D19"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所在单位</w:t>
            </w:r>
          </w:p>
        </w:tc>
        <w:tc>
          <w:tcPr>
            <w:tcW w:w="1540" w:type="dxa"/>
            <w:gridSpan w:val="3"/>
            <w:vAlign w:val="center"/>
          </w:tcPr>
          <w:p w14:paraId="27D0B4A8"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鉴定人资格</w:t>
            </w:r>
          </w:p>
          <w:p w14:paraId="0CAF4C14"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证书编号</w:t>
            </w:r>
          </w:p>
        </w:tc>
      </w:tr>
      <w:tr w:rsidR="007F28A1" w14:paraId="75F0F380" w14:textId="77777777">
        <w:tblPrEx>
          <w:tblCellMar>
            <w:top w:w="0" w:type="dxa"/>
            <w:bottom w:w="0" w:type="dxa"/>
          </w:tblCellMar>
        </w:tblPrEx>
        <w:trPr>
          <w:trHeight w:val="567"/>
        </w:trPr>
        <w:tc>
          <w:tcPr>
            <w:tcW w:w="1260" w:type="dxa"/>
            <w:gridSpan w:val="3"/>
            <w:vAlign w:val="center"/>
          </w:tcPr>
          <w:p w14:paraId="59CB17E6" w14:textId="77777777" w:rsidR="007F28A1" w:rsidRDefault="007F28A1">
            <w:pPr>
              <w:rPr>
                <w:rFonts w:ascii="宋体" w:hAnsi="宋体" w:hint="eastAsia"/>
                <w:sz w:val="28"/>
                <w:szCs w:val="48"/>
              </w:rPr>
            </w:pPr>
          </w:p>
        </w:tc>
        <w:tc>
          <w:tcPr>
            <w:tcW w:w="1372" w:type="dxa"/>
            <w:vAlign w:val="center"/>
          </w:tcPr>
          <w:p w14:paraId="5F60C69E" w14:textId="77777777" w:rsidR="007F28A1" w:rsidRDefault="007F28A1">
            <w:pPr>
              <w:jc w:val="center"/>
              <w:rPr>
                <w:rFonts w:ascii="宋体" w:hAnsi="宋体" w:hint="eastAsia"/>
                <w:sz w:val="28"/>
                <w:szCs w:val="48"/>
              </w:rPr>
            </w:pPr>
          </w:p>
        </w:tc>
        <w:tc>
          <w:tcPr>
            <w:tcW w:w="1050" w:type="dxa"/>
            <w:gridSpan w:val="3"/>
            <w:vAlign w:val="center"/>
          </w:tcPr>
          <w:p w14:paraId="1EB0831A" w14:textId="77777777" w:rsidR="007F28A1" w:rsidRDefault="007F28A1">
            <w:pPr>
              <w:jc w:val="center"/>
              <w:rPr>
                <w:rFonts w:ascii="宋体" w:hAnsi="宋体" w:hint="eastAsia"/>
                <w:sz w:val="28"/>
                <w:szCs w:val="48"/>
              </w:rPr>
            </w:pPr>
          </w:p>
        </w:tc>
        <w:tc>
          <w:tcPr>
            <w:tcW w:w="1526" w:type="dxa"/>
            <w:gridSpan w:val="2"/>
            <w:vAlign w:val="center"/>
          </w:tcPr>
          <w:p w14:paraId="74A23EE7" w14:textId="77777777" w:rsidR="007F28A1" w:rsidRDefault="007F28A1">
            <w:pPr>
              <w:jc w:val="center"/>
              <w:rPr>
                <w:rFonts w:ascii="宋体" w:hAnsi="宋体" w:hint="eastAsia"/>
                <w:sz w:val="28"/>
                <w:szCs w:val="48"/>
              </w:rPr>
            </w:pPr>
          </w:p>
        </w:tc>
        <w:tc>
          <w:tcPr>
            <w:tcW w:w="2113" w:type="dxa"/>
            <w:gridSpan w:val="9"/>
            <w:vAlign w:val="center"/>
          </w:tcPr>
          <w:p w14:paraId="0F54288B" w14:textId="77777777" w:rsidR="007F28A1" w:rsidRDefault="007F28A1">
            <w:pPr>
              <w:jc w:val="center"/>
              <w:rPr>
                <w:rFonts w:ascii="宋体" w:hAnsi="宋体" w:hint="eastAsia"/>
                <w:sz w:val="28"/>
                <w:szCs w:val="48"/>
              </w:rPr>
            </w:pPr>
          </w:p>
        </w:tc>
        <w:tc>
          <w:tcPr>
            <w:tcW w:w="1540" w:type="dxa"/>
            <w:gridSpan w:val="3"/>
            <w:vAlign w:val="center"/>
          </w:tcPr>
          <w:p w14:paraId="2AA42374" w14:textId="77777777" w:rsidR="007F28A1" w:rsidRDefault="007F28A1">
            <w:pPr>
              <w:jc w:val="center"/>
              <w:rPr>
                <w:rFonts w:ascii="宋体" w:hAnsi="宋体" w:hint="eastAsia"/>
                <w:sz w:val="28"/>
                <w:szCs w:val="48"/>
              </w:rPr>
            </w:pPr>
          </w:p>
        </w:tc>
      </w:tr>
      <w:tr w:rsidR="007F28A1" w14:paraId="6B7606A9" w14:textId="77777777">
        <w:tblPrEx>
          <w:tblCellMar>
            <w:top w:w="0" w:type="dxa"/>
            <w:bottom w:w="0" w:type="dxa"/>
          </w:tblCellMar>
        </w:tblPrEx>
        <w:trPr>
          <w:trHeight w:val="567"/>
        </w:trPr>
        <w:tc>
          <w:tcPr>
            <w:tcW w:w="1260" w:type="dxa"/>
            <w:gridSpan w:val="3"/>
            <w:vAlign w:val="center"/>
          </w:tcPr>
          <w:p w14:paraId="37BA77F3" w14:textId="77777777" w:rsidR="007F28A1" w:rsidRDefault="007F28A1">
            <w:pPr>
              <w:jc w:val="center"/>
              <w:rPr>
                <w:rFonts w:ascii="宋体" w:hAnsi="宋体" w:hint="eastAsia"/>
                <w:sz w:val="28"/>
                <w:szCs w:val="48"/>
              </w:rPr>
            </w:pPr>
          </w:p>
        </w:tc>
        <w:tc>
          <w:tcPr>
            <w:tcW w:w="1372" w:type="dxa"/>
            <w:vAlign w:val="center"/>
          </w:tcPr>
          <w:p w14:paraId="07988843" w14:textId="77777777" w:rsidR="007F28A1" w:rsidRDefault="007F28A1">
            <w:pPr>
              <w:jc w:val="center"/>
              <w:rPr>
                <w:rFonts w:ascii="宋体" w:hAnsi="宋体" w:hint="eastAsia"/>
                <w:sz w:val="28"/>
                <w:szCs w:val="48"/>
              </w:rPr>
            </w:pPr>
          </w:p>
        </w:tc>
        <w:tc>
          <w:tcPr>
            <w:tcW w:w="1050" w:type="dxa"/>
            <w:gridSpan w:val="3"/>
            <w:vAlign w:val="center"/>
          </w:tcPr>
          <w:p w14:paraId="01B023CC" w14:textId="77777777" w:rsidR="007F28A1" w:rsidRDefault="007F28A1">
            <w:pPr>
              <w:jc w:val="center"/>
              <w:rPr>
                <w:rFonts w:ascii="宋体" w:hAnsi="宋体" w:hint="eastAsia"/>
                <w:sz w:val="28"/>
                <w:szCs w:val="48"/>
              </w:rPr>
            </w:pPr>
          </w:p>
        </w:tc>
        <w:tc>
          <w:tcPr>
            <w:tcW w:w="1526" w:type="dxa"/>
            <w:gridSpan w:val="2"/>
            <w:vAlign w:val="center"/>
          </w:tcPr>
          <w:p w14:paraId="5D59F817" w14:textId="77777777" w:rsidR="007F28A1" w:rsidRDefault="007F28A1">
            <w:pPr>
              <w:jc w:val="center"/>
              <w:rPr>
                <w:rFonts w:ascii="宋体" w:hAnsi="宋体" w:hint="eastAsia"/>
                <w:sz w:val="28"/>
                <w:szCs w:val="48"/>
              </w:rPr>
            </w:pPr>
          </w:p>
        </w:tc>
        <w:tc>
          <w:tcPr>
            <w:tcW w:w="2113" w:type="dxa"/>
            <w:gridSpan w:val="9"/>
            <w:vAlign w:val="center"/>
          </w:tcPr>
          <w:p w14:paraId="5F8F5FED" w14:textId="77777777" w:rsidR="007F28A1" w:rsidRDefault="007F28A1">
            <w:pPr>
              <w:jc w:val="center"/>
              <w:rPr>
                <w:rFonts w:ascii="宋体" w:hAnsi="宋体" w:hint="eastAsia"/>
                <w:sz w:val="28"/>
                <w:szCs w:val="48"/>
              </w:rPr>
            </w:pPr>
          </w:p>
        </w:tc>
        <w:tc>
          <w:tcPr>
            <w:tcW w:w="1540" w:type="dxa"/>
            <w:gridSpan w:val="3"/>
            <w:vAlign w:val="center"/>
          </w:tcPr>
          <w:p w14:paraId="1A5FE237" w14:textId="77777777" w:rsidR="007F28A1" w:rsidRDefault="007F28A1">
            <w:pPr>
              <w:jc w:val="center"/>
              <w:rPr>
                <w:rFonts w:ascii="宋体" w:hAnsi="宋体" w:hint="eastAsia"/>
                <w:sz w:val="28"/>
                <w:szCs w:val="48"/>
              </w:rPr>
            </w:pPr>
          </w:p>
        </w:tc>
      </w:tr>
      <w:tr w:rsidR="007F28A1" w14:paraId="5C8983D0" w14:textId="77777777">
        <w:tblPrEx>
          <w:tblCellMar>
            <w:top w:w="0" w:type="dxa"/>
            <w:bottom w:w="0" w:type="dxa"/>
          </w:tblCellMar>
        </w:tblPrEx>
        <w:trPr>
          <w:trHeight w:val="567"/>
        </w:trPr>
        <w:tc>
          <w:tcPr>
            <w:tcW w:w="1260" w:type="dxa"/>
            <w:gridSpan w:val="3"/>
            <w:vAlign w:val="center"/>
          </w:tcPr>
          <w:p w14:paraId="29EA6174" w14:textId="77777777" w:rsidR="007F28A1" w:rsidRDefault="007F28A1">
            <w:pPr>
              <w:jc w:val="center"/>
              <w:rPr>
                <w:rFonts w:ascii="宋体" w:hAnsi="宋体" w:hint="eastAsia"/>
                <w:sz w:val="28"/>
                <w:szCs w:val="48"/>
              </w:rPr>
            </w:pPr>
          </w:p>
        </w:tc>
        <w:tc>
          <w:tcPr>
            <w:tcW w:w="1372" w:type="dxa"/>
            <w:vAlign w:val="center"/>
          </w:tcPr>
          <w:p w14:paraId="1FA973E3" w14:textId="77777777" w:rsidR="007F28A1" w:rsidRDefault="007F28A1">
            <w:pPr>
              <w:jc w:val="center"/>
              <w:rPr>
                <w:rFonts w:ascii="宋体" w:hAnsi="宋体" w:hint="eastAsia"/>
                <w:sz w:val="28"/>
                <w:szCs w:val="48"/>
              </w:rPr>
            </w:pPr>
          </w:p>
        </w:tc>
        <w:tc>
          <w:tcPr>
            <w:tcW w:w="1050" w:type="dxa"/>
            <w:gridSpan w:val="3"/>
            <w:vAlign w:val="center"/>
          </w:tcPr>
          <w:p w14:paraId="42CF8FA6" w14:textId="77777777" w:rsidR="007F28A1" w:rsidRDefault="007F28A1">
            <w:pPr>
              <w:jc w:val="center"/>
              <w:rPr>
                <w:rFonts w:ascii="宋体" w:hAnsi="宋体" w:hint="eastAsia"/>
                <w:sz w:val="28"/>
                <w:szCs w:val="48"/>
              </w:rPr>
            </w:pPr>
          </w:p>
        </w:tc>
        <w:tc>
          <w:tcPr>
            <w:tcW w:w="1526" w:type="dxa"/>
            <w:gridSpan w:val="2"/>
            <w:vAlign w:val="center"/>
          </w:tcPr>
          <w:p w14:paraId="2FC6B862" w14:textId="77777777" w:rsidR="007F28A1" w:rsidRDefault="007F28A1">
            <w:pPr>
              <w:jc w:val="center"/>
              <w:rPr>
                <w:rFonts w:ascii="宋体" w:hAnsi="宋体" w:hint="eastAsia"/>
                <w:sz w:val="28"/>
                <w:szCs w:val="48"/>
              </w:rPr>
            </w:pPr>
          </w:p>
        </w:tc>
        <w:tc>
          <w:tcPr>
            <w:tcW w:w="2113" w:type="dxa"/>
            <w:gridSpan w:val="9"/>
            <w:vAlign w:val="center"/>
          </w:tcPr>
          <w:p w14:paraId="759C62B6" w14:textId="77777777" w:rsidR="007F28A1" w:rsidRDefault="007F28A1">
            <w:pPr>
              <w:jc w:val="center"/>
              <w:rPr>
                <w:rFonts w:ascii="宋体" w:hAnsi="宋体" w:hint="eastAsia"/>
                <w:sz w:val="28"/>
                <w:szCs w:val="48"/>
              </w:rPr>
            </w:pPr>
          </w:p>
        </w:tc>
        <w:tc>
          <w:tcPr>
            <w:tcW w:w="1540" w:type="dxa"/>
            <w:gridSpan w:val="3"/>
            <w:vAlign w:val="center"/>
          </w:tcPr>
          <w:p w14:paraId="0B83DB87" w14:textId="77777777" w:rsidR="007F28A1" w:rsidRDefault="007F28A1">
            <w:pPr>
              <w:jc w:val="center"/>
              <w:rPr>
                <w:rFonts w:ascii="宋体" w:hAnsi="宋体" w:hint="eastAsia"/>
                <w:sz w:val="28"/>
                <w:szCs w:val="48"/>
              </w:rPr>
            </w:pPr>
          </w:p>
        </w:tc>
      </w:tr>
      <w:tr w:rsidR="007F28A1" w14:paraId="0F9841DC" w14:textId="77777777">
        <w:tblPrEx>
          <w:tblCellMar>
            <w:top w:w="0" w:type="dxa"/>
            <w:bottom w:w="0" w:type="dxa"/>
          </w:tblCellMar>
        </w:tblPrEx>
        <w:trPr>
          <w:trHeight w:val="567"/>
        </w:trPr>
        <w:tc>
          <w:tcPr>
            <w:tcW w:w="1260" w:type="dxa"/>
            <w:gridSpan w:val="3"/>
            <w:vAlign w:val="center"/>
          </w:tcPr>
          <w:p w14:paraId="22929E21" w14:textId="77777777" w:rsidR="007F28A1" w:rsidRDefault="007F28A1">
            <w:pPr>
              <w:jc w:val="center"/>
              <w:rPr>
                <w:rFonts w:ascii="宋体" w:hAnsi="宋体" w:hint="eastAsia"/>
                <w:sz w:val="28"/>
                <w:szCs w:val="48"/>
              </w:rPr>
            </w:pPr>
          </w:p>
        </w:tc>
        <w:tc>
          <w:tcPr>
            <w:tcW w:w="1372" w:type="dxa"/>
            <w:vAlign w:val="center"/>
          </w:tcPr>
          <w:p w14:paraId="6DC90A1D" w14:textId="77777777" w:rsidR="007F28A1" w:rsidRDefault="007F28A1">
            <w:pPr>
              <w:jc w:val="center"/>
              <w:rPr>
                <w:rFonts w:ascii="宋体" w:hAnsi="宋体" w:hint="eastAsia"/>
                <w:sz w:val="28"/>
                <w:szCs w:val="48"/>
              </w:rPr>
            </w:pPr>
          </w:p>
        </w:tc>
        <w:tc>
          <w:tcPr>
            <w:tcW w:w="1050" w:type="dxa"/>
            <w:gridSpan w:val="3"/>
            <w:vAlign w:val="center"/>
          </w:tcPr>
          <w:p w14:paraId="5495E83B" w14:textId="77777777" w:rsidR="007F28A1" w:rsidRDefault="007F28A1">
            <w:pPr>
              <w:jc w:val="center"/>
              <w:rPr>
                <w:rFonts w:ascii="宋体" w:hAnsi="宋体" w:hint="eastAsia"/>
                <w:sz w:val="28"/>
                <w:szCs w:val="48"/>
              </w:rPr>
            </w:pPr>
          </w:p>
        </w:tc>
        <w:tc>
          <w:tcPr>
            <w:tcW w:w="1526" w:type="dxa"/>
            <w:gridSpan w:val="2"/>
            <w:vAlign w:val="center"/>
          </w:tcPr>
          <w:p w14:paraId="15FAF647" w14:textId="77777777" w:rsidR="007F28A1" w:rsidRDefault="007F28A1">
            <w:pPr>
              <w:jc w:val="center"/>
              <w:rPr>
                <w:rFonts w:ascii="宋体" w:hAnsi="宋体" w:hint="eastAsia"/>
                <w:sz w:val="28"/>
                <w:szCs w:val="48"/>
              </w:rPr>
            </w:pPr>
          </w:p>
        </w:tc>
        <w:tc>
          <w:tcPr>
            <w:tcW w:w="2113" w:type="dxa"/>
            <w:gridSpan w:val="9"/>
            <w:vAlign w:val="center"/>
          </w:tcPr>
          <w:p w14:paraId="57C6C946" w14:textId="77777777" w:rsidR="007F28A1" w:rsidRDefault="007F28A1">
            <w:pPr>
              <w:jc w:val="center"/>
              <w:rPr>
                <w:rFonts w:ascii="宋体" w:hAnsi="宋体" w:hint="eastAsia"/>
                <w:sz w:val="28"/>
                <w:szCs w:val="48"/>
              </w:rPr>
            </w:pPr>
          </w:p>
        </w:tc>
        <w:tc>
          <w:tcPr>
            <w:tcW w:w="1540" w:type="dxa"/>
            <w:gridSpan w:val="3"/>
            <w:vAlign w:val="center"/>
          </w:tcPr>
          <w:p w14:paraId="00246736" w14:textId="77777777" w:rsidR="007F28A1" w:rsidRDefault="007F28A1">
            <w:pPr>
              <w:jc w:val="center"/>
              <w:rPr>
                <w:rFonts w:ascii="宋体" w:hAnsi="宋体" w:hint="eastAsia"/>
                <w:sz w:val="28"/>
                <w:szCs w:val="48"/>
              </w:rPr>
            </w:pPr>
          </w:p>
        </w:tc>
      </w:tr>
      <w:tr w:rsidR="007F28A1" w14:paraId="42FBE574" w14:textId="77777777">
        <w:tblPrEx>
          <w:tblCellMar>
            <w:top w:w="0" w:type="dxa"/>
            <w:bottom w:w="0" w:type="dxa"/>
          </w:tblCellMar>
        </w:tblPrEx>
        <w:trPr>
          <w:trHeight w:val="567"/>
        </w:trPr>
        <w:tc>
          <w:tcPr>
            <w:tcW w:w="1260" w:type="dxa"/>
            <w:gridSpan w:val="3"/>
            <w:vAlign w:val="center"/>
          </w:tcPr>
          <w:p w14:paraId="5F235416" w14:textId="77777777" w:rsidR="007F28A1" w:rsidRDefault="007F28A1">
            <w:pPr>
              <w:jc w:val="center"/>
              <w:rPr>
                <w:rFonts w:ascii="宋体" w:hAnsi="宋体" w:hint="eastAsia"/>
                <w:sz w:val="28"/>
                <w:szCs w:val="48"/>
              </w:rPr>
            </w:pPr>
          </w:p>
        </w:tc>
        <w:tc>
          <w:tcPr>
            <w:tcW w:w="1372" w:type="dxa"/>
            <w:vAlign w:val="center"/>
          </w:tcPr>
          <w:p w14:paraId="695DBCEB" w14:textId="77777777" w:rsidR="007F28A1" w:rsidRDefault="007F28A1">
            <w:pPr>
              <w:jc w:val="center"/>
              <w:rPr>
                <w:rFonts w:ascii="宋体" w:hAnsi="宋体" w:hint="eastAsia"/>
                <w:sz w:val="28"/>
                <w:szCs w:val="48"/>
              </w:rPr>
            </w:pPr>
          </w:p>
        </w:tc>
        <w:tc>
          <w:tcPr>
            <w:tcW w:w="1050" w:type="dxa"/>
            <w:gridSpan w:val="3"/>
            <w:vAlign w:val="center"/>
          </w:tcPr>
          <w:p w14:paraId="4C256920" w14:textId="77777777" w:rsidR="007F28A1" w:rsidRDefault="007F28A1">
            <w:pPr>
              <w:jc w:val="center"/>
              <w:rPr>
                <w:rFonts w:ascii="宋体" w:hAnsi="宋体" w:hint="eastAsia"/>
                <w:sz w:val="28"/>
                <w:szCs w:val="48"/>
              </w:rPr>
            </w:pPr>
          </w:p>
        </w:tc>
        <w:tc>
          <w:tcPr>
            <w:tcW w:w="1526" w:type="dxa"/>
            <w:gridSpan w:val="2"/>
            <w:vAlign w:val="center"/>
          </w:tcPr>
          <w:p w14:paraId="523EBDBA" w14:textId="77777777" w:rsidR="007F28A1" w:rsidRDefault="007F28A1">
            <w:pPr>
              <w:jc w:val="center"/>
              <w:rPr>
                <w:rFonts w:ascii="宋体" w:hAnsi="宋体" w:hint="eastAsia"/>
                <w:sz w:val="28"/>
                <w:szCs w:val="48"/>
              </w:rPr>
            </w:pPr>
          </w:p>
        </w:tc>
        <w:tc>
          <w:tcPr>
            <w:tcW w:w="2113" w:type="dxa"/>
            <w:gridSpan w:val="9"/>
            <w:vAlign w:val="center"/>
          </w:tcPr>
          <w:p w14:paraId="4C015EE3" w14:textId="77777777" w:rsidR="007F28A1" w:rsidRDefault="007F28A1">
            <w:pPr>
              <w:jc w:val="center"/>
              <w:rPr>
                <w:rFonts w:ascii="宋体" w:hAnsi="宋体" w:hint="eastAsia"/>
                <w:sz w:val="28"/>
                <w:szCs w:val="48"/>
              </w:rPr>
            </w:pPr>
          </w:p>
        </w:tc>
        <w:tc>
          <w:tcPr>
            <w:tcW w:w="1540" w:type="dxa"/>
            <w:gridSpan w:val="3"/>
            <w:vAlign w:val="center"/>
          </w:tcPr>
          <w:p w14:paraId="6BA20DE4" w14:textId="77777777" w:rsidR="007F28A1" w:rsidRDefault="007F28A1">
            <w:pPr>
              <w:jc w:val="center"/>
              <w:rPr>
                <w:rFonts w:ascii="宋体" w:hAnsi="宋体" w:hint="eastAsia"/>
                <w:sz w:val="28"/>
                <w:szCs w:val="48"/>
              </w:rPr>
            </w:pPr>
          </w:p>
        </w:tc>
      </w:tr>
      <w:tr w:rsidR="007F28A1" w14:paraId="684E8FC7" w14:textId="77777777">
        <w:tblPrEx>
          <w:tblCellMar>
            <w:top w:w="0" w:type="dxa"/>
            <w:bottom w:w="0" w:type="dxa"/>
          </w:tblCellMar>
        </w:tblPrEx>
        <w:trPr>
          <w:trHeight w:val="567"/>
        </w:trPr>
        <w:tc>
          <w:tcPr>
            <w:tcW w:w="1260" w:type="dxa"/>
            <w:gridSpan w:val="3"/>
            <w:vAlign w:val="center"/>
          </w:tcPr>
          <w:p w14:paraId="549E7645" w14:textId="77777777" w:rsidR="007F28A1" w:rsidRDefault="007F28A1">
            <w:pPr>
              <w:jc w:val="center"/>
              <w:rPr>
                <w:rFonts w:ascii="宋体" w:hAnsi="宋体" w:hint="eastAsia"/>
                <w:sz w:val="28"/>
                <w:szCs w:val="48"/>
              </w:rPr>
            </w:pPr>
          </w:p>
        </w:tc>
        <w:tc>
          <w:tcPr>
            <w:tcW w:w="1372" w:type="dxa"/>
            <w:vAlign w:val="center"/>
          </w:tcPr>
          <w:p w14:paraId="5E2C1AD1" w14:textId="77777777" w:rsidR="007F28A1" w:rsidRDefault="007F28A1">
            <w:pPr>
              <w:jc w:val="center"/>
              <w:rPr>
                <w:rFonts w:ascii="宋体" w:hAnsi="宋体" w:hint="eastAsia"/>
                <w:sz w:val="28"/>
                <w:szCs w:val="48"/>
              </w:rPr>
            </w:pPr>
          </w:p>
        </w:tc>
        <w:tc>
          <w:tcPr>
            <w:tcW w:w="1050" w:type="dxa"/>
            <w:gridSpan w:val="3"/>
            <w:vAlign w:val="center"/>
          </w:tcPr>
          <w:p w14:paraId="5D0DB764" w14:textId="77777777" w:rsidR="007F28A1" w:rsidRDefault="007F28A1">
            <w:pPr>
              <w:jc w:val="center"/>
              <w:rPr>
                <w:rFonts w:ascii="宋体" w:hAnsi="宋体" w:hint="eastAsia"/>
                <w:sz w:val="28"/>
                <w:szCs w:val="48"/>
              </w:rPr>
            </w:pPr>
          </w:p>
        </w:tc>
        <w:tc>
          <w:tcPr>
            <w:tcW w:w="1526" w:type="dxa"/>
            <w:gridSpan w:val="2"/>
            <w:vAlign w:val="center"/>
          </w:tcPr>
          <w:p w14:paraId="72414DA5" w14:textId="77777777" w:rsidR="007F28A1" w:rsidRDefault="007F28A1">
            <w:pPr>
              <w:jc w:val="center"/>
              <w:rPr>
                <w:rFonts w:ascii="宋体" w:hAnsi="宋体" w:hint="eastAsia"/>
                <w:sz w:val="28"/>
                <w:szCs w:val="48"/>
              </w:rPr>
            </w:pPr>
          </w:p>
        </w:tc>
        <w:tc>
          <w:tcPr>
            <w:tcW w:w="2113" w:type="dxa"/>
            <w:gridSpan w:val="9"/>
            <w:vAlign w:val="center"/>
          </w:tcPr>
          <w:p w14:paraId="4E4C965F" w14:textId="77777777" w:rsidR="007F28A1" w:rsidRDefault="007F28A1">
            <w:pPr>
              <w:jc w:val="center"/>
              <w:rPr>
                <w:rFonts w:ascii="宋体" w:hAnsi="宋体" w:hint="eastAsia"/>
                <w:sz w:val="28"/>
                <w:szCs w:val="48"/>
              </w:rPr>
            </w:pPr>
          </w:p>
        </w:tc>
        <w:tc>
          <w:tcPr>
            <w:tcW w:w="1540" w:type="dxa"/>
            <w:gridSpan w:val="3"/>
            <w:vAlign w:val="center"/>
          </w:tcPr>
          <w:p w14:paraId="6B3195D9" w14:textId="77777777" w:rsidR="007F28A1" w:rsidRDefault="007F28A1">
            <w:pPr>
              <w:jc w:val="center"/>
              <w:rPr>
                <w:rFonts w:ascii="宋体" w:hAnsi="宋体" w:hint="eastAsia"/>
                <w:sz w:val="28"/>
                <w:szCs w:val="48"/>
              </w:rPr>
            </w:pPr>
          </w:p>
        </w:tc>
      </w:tr>
      <w:tr w:rsidR="007F28A1" w14:paraId="041A754C" w14:textId="77777777">
        <w:tblPrEx>
          <w:tblCellMar>
            <w:top w:w="0" w:type="dxa"/>
            <w:bottom w:w="0" w:type="dxa"/>
          </w:tblCellMar>
        </w:tblPrEx>
        <w:trPr>
          <w:trHeight w:val="567"/>
        </w:trPr>
        <w:tc>
          <w:tcPr>
            <w:tcW w:w="1260" w:type="dxa"/>
            <w:gridSpan w:val="3"/>
            <w:vAlign w:val="center"/>
          </w:tcPr>
          <w:p w14:paraId="28EEBF81" w14:textId="77777777" w:rsidR="007F28A1" w:rsidRDefault="007F28A1">
            <w:pPr>
              <w:jc w:val="center"/>
              <w:rPr>
                <w:rFonts w:ascii="宋体" w:hAnsi="宋体" w:hint="eastAsia"/>
                <w:sz w:val="28"/>
                <w:szCs w:val="48"/>
              </w:rPr>
            </w:pPr>
          </w:p>
        </w:tc>
        <w:tc>
          <w:tcPr>
            <w:tcW w:w="1372" w:type="dxa"/>
            <w:vAlign w:val="center"/>
          </w:tcPr>
          <w:p w14:paraId="6A357527" w14:textId="77777777" w:rsidR="007F28A1" w:rsidRDefault="007F28A1">
            <w:pPr>
              <w:jc w:val="center"/>
              <w:rPr>
                <w:rFonts w:ascii="宋体" w:hAnsi="宋体" w:hint="eastAsia"/>
                <w:sz w:val="28"/>
                <w:szCs w:val="48"/>
              </w:rPr>
            </w:pPr>
          </w:p>
        </w:tc>
        <w:tc>
          <w:tcPr>
            <w:tcW w:w="1050" w:type="dxa"/>
            <w:gridSpan w:val="3"/>
            <w:vAlign w:val="center"/>
          </w:tcPr>
          <w:p w14:paraId="1FDC4957" w14:textId="77777777" w:rsidR="007F28A1" w:rsidRDefault="007F28A1">
            <w:pPr>
              <w:jc w:val="center"/>
              <w:rPr>
                <w:rFonts w:ascii="宋体" w:hAnsi="宋体" w:hint="eastAsia"/>
                <w:sz w:val="28"/>
                <w:szCs w:val="48"/>
              </w:rPr>
            </w:pPr>
          </w:p>
        </w:tc>
        <w:tc>
          <w:tcPr>
            <w:tcW w:w="1526" w:type="dxa"/>
            <w:gridSpan w:val="2"/>
            <w:vAlign w:val="center"/>
          </w:tcPr>
          <w:p w14:paraId="60F63EDC" w14:textId="77777777" w:rsidR="007F28A1" w:rsidRDefault="007F28A1">
            <w:pPr>
              <w:jc w:val="center"/>
              <w:rPr>
                <w:rFonts w:ascii="宋体" w:hAnsi="宋体" w:hint="eastAsia"/>
                <w:sz w:val="28"/>
                <w:szCs w:val="48"/>
              </w:rPr>
            </w:pPr>
          </w:p>
        </w:tc>
        <w:tc>
          <w:tcPr>
            <w:tcW w:w="2113" w:type="dxa"/>
            <w:gridSpan w:val="9"/>
            <w:vAlign w:val="center"/>
          </w:tcPr>
          <w:p w14:paraId="61D656DC" w14:textId="77777777" w:rsidR="007F28A1" w:rsidRDefault="007F28A1">
            <w:pPr>
              <w:jc w:val="center"/>
              <w:rPr>
                <w:rFonts w:ascii="宋体" w:hAnsi="宋体" w:hint="eastAsia"/>
                <w:sz w:val="28"/>
                <w:szCs w:val="48"/>
              </w:rPr>
            </w:pPr>
          </w:p>
        </w:tc>
        <w:tc>
          <w:tcPr>
            <w:tcW w:w="1540" w:type="dxa"/>
            <w:gridSpan w:val="3"/>
            <w:vAlign w:val="center"/>
          </w:tcPr>
          <w:p w14:paraId="76CF2710" w14:textId="77777777" w:rsidR="007F28A1" w:rsidRDefault="007F28A1">
            <w:pPr>
              <w:jc w:val="center"/>
              <w:rPr>
                <w:rFonts w:ascii="宋体" w:hAnsi="宋体" w:hint="eastAsia"/>
                <w:sz w:val="28"/>
                <w:szCs w:val="48"/>
              </w:rPr>
            </w:pPr>
          </w:p>
        </w:tc>
      </w:tr>
      <w:tr w:rsidR="007F28A1" w14:paraId="074B2158" w14:textId="77777777">
        <w:tblPrEx>
          <w:tblCellMar>
            <w:top w:w="0" w:type="dxa"/>
            <w:bottom w:w="0" w:type="dxa"/>
          </w:tblCellMar>
        </w:tblPrEx>
        <w:trPr>
          <w:trHeight w:val="567"/>
        </w:trPr>
        <w:tc>
          <w:tcPr>
            <w:tcW w:w="1260" w:type="dxa"/>
            <w:gridSpan w:val="3"/>
            <w:vAlign w:val="center"/>
          </w:tcPr>
          <w:p w14:paraId="0612880E" w14:textId="77777777" w:rsidR="007F28A1" w:rsidRDefault="007F28A1">
            <w:pPr>
              <w:jc w:val="center"/>
              <w:rPr>
                <w:rFonts w:ascii="宋体" w:hAnsi="宋体" w:hint="eastAsia"/>
                <w:sz w:val="28"/>
                <w:szCs w:val="48"/>
              </w:rPr>
            </w:pPr>
          </w:p>
        </w:tc>
        <w:tc>
          <w:tcPr>
            <w:tcW w:w="1372" w:type="dxa"/>
            <w:vAlign w:val="center"/>
          </w:tcPr>
          <w:p w14:paraId="0FFA3158" w14:textId="77777777" w:rsidR="007F28A1" w:rsidRDefault="007F28A1">
            <w:pPr>
              <w:jc w:val="center"/>
              <w:rPr>
                <w:rFonts w:ascii="宋体" w:hAnsi="宋体" w:hint="eastAsia"/>
                <w:sz w:val="28"/>
                <w:szCs w:val="48"/>
              </w:rPr>
            </w:pPr>
          </w:p>
        </w:tc>
        <w:tc>
          <w:tcPr>
            <w:tcW w:w="1050" w:type="dxa"/>
            <w:gridSpan w:val="3"/>
            <w:vAlign w:val="center"/>
          </w:tcPr>
          <w:p w14:paraId="0C43AF8D" w14:textId="77777777" w:rsidR="007F28A1" w:rsidRDefault="007F28A1">
            <w:pPr>
              <w:jc w:val="center"/>
              <w:rPr>
                <w:rFonts w:ascii="宋体" w:hAnsi="宋体" w:hint="eastAsia"/>
                <w:sz w:val="28"/>
                <w:szCs w:val="48"/>
              </w:rPr>
            </w:pPr>
          </w:p>
        </w:tc>
        <w:tc>
          <w:tcPr>
            <w:tcW w:w="1526" w:type="dxa"/>
            <w:gridSpan w:val="2"/>
            <w:vAlign w:val="center"/>
          </w:tcPr>
          <w:p w14:paraId="1BB258A4" w14:textId="77777777" w:rsidR="007F28A1" w:rsidRDefault="007F28A1">
            <w:pPr>
              <w:jc w:val="center"/>
              <w:rPr>
                <w:rFonts w:ascii="宋体" w:hAnsi="宋体" w:hint="eastAsia"/>
                <w:sz w:val="28"/>
                <w:szCs w:val="48"/>
              </w:rPr>
            </w:pPr>
          </w:p>
        </w:tc>
        <w:tc>
          <w:tcPr>
            <w:tcW w:w="2113" w:type="dxa"/>
            <w:gridSpan w:val="9"/>
            <w:vAlign w:val="center"/>
          </w:tcPr>
          <w:p w14:paraId="23FF49B2" w14:textId="77777777" w:rsidR="007F28A1" w:rsidRDefault="007F28A1">
            <w:pPr>
              <w:jc w:val="center"/>
              <w:rPr>
                <w:rFonts w:ascii="宋体" w:hAnsi="宋体" w:hint="eastAsia"/>
                <w:sz w:val="28"/>
                <w:szCs w:val="48"/>
              </w:rPr>
            </w:pPr>
          </w:p>
        </w:tc>
        <w:tc>
          <w:tcPr>
            <w:tcW w:w="1540" w:type="dxa"/>
            <w:gridSpan w:val="3"/>
            <w:vAlign w:val="center"/>
          </w:tcPr>
          <w:p w14:paraId="13BAFB66" w14:textId="77777777" w:rsidR="007F28A1" w:rsidRDefault="007F28A1">
            <w:pPr>
              <w:jc w:val="center"/>
              <w:rPr>
                <w:rFonts w:ascii="宋体" w:hAnsi="宋体" w:hint="eastAsia"/>
                <w:sz w:val="28"/>
                <w:szCs w:val="48"/>
              </w:rPr>
            </w:pPr>
          </w:p>
        </w:tc>
      </w:tr>
      <w:tr w:rsidR="007F28A1" w14:paraId="5135DA18" w14:textId="77777777">
        <w:tblPrEx>
          <w:tblCellMar>
            <w:top w:w="0" w:type="dxa"/>
            <w:bottom w:w="0" w:type="dxa"/>
          </w:tblCellMar>
        </w:tblPrEx>
        <w:trPr>
          <w:trHeight w:val="567"/>
        </w:trPr>
        <w:tc>
          <w:tcPr>
            <w:tcW w:w="1260" w:type="dxa"/>
            <w:gridSpan w:val="3"/>
            <w:vAlign w:val="center"/>
          </w:tcPr>
          <w:p w14:paraId="684AE3AA" w14:textId="77777777" w:rsidR="007F28A1" w:rsidRDefault="007F28A1">
            <w:pPr>
              <w:jc w:val="center"/>
              <w:rPr>
                <w:rFonts w:ascii="宋体" w:hAnsi="宋体" w:hint="eastAsia"/>
                <w:sz w:val="28"/>
                <w:szCs w:val="48"/>
              </w:rPr>
            </w:pPr>
          </w:p>
        </w:tc>
        <w:tc>
          <w:tcPr>
            <w:tcW w:w="1372" w:type="dxa"/>
            <w:vAlign w:val="center"/>
          </w:tcPr>
          <w:p w14:paraId="1C0CE187" w14:textId="77777777" w:rsidR="007F28A1" w:rsidRDefault="007F28A1">
            <w:pPr>
              <w:jc w:val="center"/>
              <w:rPr>
                <w:rFonts w:ascii="宋体" w:hAnsi="宋体" w:hint="eastAsia"/>
                <w:sz w:val="28"/>
                <w:szCs w:val="48"/>
              </w:rPr>
            </w:pPr>
          </w:p>
        </w:tc>
        <w:tc>
          <w:tcPr>
            <w:tcW w:w="1050" w:type="dxa"/>
            <w:gridSpan w:val="3"/>
            <w:vAlign w:val="center"/>
          </w:tcPr>
          <w:p w14:paraId="3534B9AE" w14:textId="77777777" w:rsidR="007F28A1" w:rsidRDefault="007F28A1">
            <w:pPr>
              <w:jc w:val="center"/>
              <w:rPr>
                <w:rFonts w:ascii="宋体" w:hAnsi="宋体" w:hint="eastAsia"/>
                <w:sz w:val="28"/>
                <w:szCs w:val="48"/>
              </w:rPr>
            </w:pPr>
          </w:p>
        </w:tc>
        <w:tc>
          <w:tcPr>
            <w:tcW w:w="1526" w:type="dxa"/>
            <w:gridSpan w:val="2"/>
            <w:vAlign w:val="center"/>
          </w:tcPr>
          <w:p w14:paraId="42C4268C" w14:textId="77777777" w:rsidR="007F28A1" w:rsidRDefault="007F28A1">
            <w:pPr>
              <w:jc w:val="center"/>
              <w:rPr>
                <w:rFonts w:ascii="宋体" w:hAnsi="宋体" w:hint="eastAsia"/>
                <w:sz w:val="28"/>
                <w:szCs w:val="48"/>
              </w:rPr>
            </w:pPr>
          </w:p>
        </w:tc>
        <w:tc>
          <w:tcPr>
            <w:tcW w:w="2113" w:type="dxa"/>
            <w:gridSpan w:val="9"/>
            <w:vAlign w:val="center"/>
          </w:tcPr>
          <w:p w14:paraId="7A0796A2" w14:textId="77777777" w:rsidR="007F28A1" w:rsidRDefault="007F28A1">
            <w:pPr>
              <w:jc w:val="center"/>
              <w:rPr>
                <w:rFonts w:ascii="宋体" w:hAnsi="宋体" w:hint="eastAsia"/>
                <w:sz w:val="28"/>
                <w:szCs w:val="48"/>
              </w:rPr>
            </w:pPr>
          </w:p>
        </w:tc>
        <w:tc>
          <w:tcPr>
            <w:tcW w:w="1540" w:type="dxa"/>
            <w:gridSpan w:val="3"/>
            <w:vAlign w:val="center"/>
          </w:tcPr>
          <w:p w14:paraId="102AB386" w14:textId="77777777" w:rsidR="007F28A1" w:rsidRDefault="007F28A1">
            <w:pPr>
              <w:jc w:val="center"/>
              <w:rPr>
                <w:rFonts w:ascii="宋体" w:hAnsi="宋体" w:hint="eastAsia"/>
                <w:sz w:val="28"/>
                <w:szCs w:val="48"/>
              </w:rPr>
            </w:pPr>
          </w:p>
        </w:tc>
      </w:tr>
      <w:tr w:rsidR="007F28A1" w14:paraId="577E8C5A" w14:textId="77777777">
        <w:tblPrEx>
          <w:tblCellMar>
            <w:top w:w="0" w:type="dxa"/>
            <w:bottom w:w="0" w:type="dxa"/>
          </w:tblCellMar>
        </w:tblPrEx>
        <w:trPr>
          <w:trHeight w:val="567"/>
        </w:trPr>
        <w:tc>
          <w:tcPr>
            <w:tcW w:w="1260" w:type="dxa"/>
            <w:gridSpan w:val="3"/>
            <w:vAlign w:val="center"/>
          </w:tcPr>
          <w:p w14:paraId="19FCB053" w14:textId="77777777" w:rsidR="007F28A1" w:rsidRDefault="007F28A1">
            <w:pPr>
              <w:jc w:val="center"/>
              <w:rPr>
                <w:rFonts w:ascii="宋体" w:hAnsi="宋体" w:hint="eastAsia"/>
                <w:sz w:val="28"/>
                <w:szCs w:val="48"/>
              </w:rPr>
            </w:pPr>
          </w:p>
        </w:tc>
        <w:tc>
          <w:tcPr>
            <w:tcW w:w="1372" w:type="dxa"/>
            <w:vAlign w:val="center"/>
          </w:tcPr>
          <w:p w14:paraId="0E051F52" w14:textId="77777777" w:rsidR="007F28A1" w:rsidRDefault="007F28A1">
            <w:pPr>
              <w:jc w:val="center"/>
              <w:rPr>
                <w:rFonts w:ascii="宋体" w:hAnsi="宋体" w:hint="eastAsia"/>
                <w:sz w:val="28"/>
                <w:szCs w:val="48"/>
              </w:rPr>
            </w:pPr>
          </w:p>
        </w:tc>
        <w:tc>
          <w:tcPr>
            <w:tcW w:w="1050" w:type="dxa"/>
            <w:gridSpan w:val="3"/>
            <w:vAlign w:val="center"/>
          </w:tcPr>
          <w:p w14:paraId="758F44FB" w14:textId="77777777" w:rsidR="007F28A1" w:rsidRDefault="007F28A1">
            <w:pPr>
              <w:jc w:val="center"/>
              <w:rPr>
                <w:rFonts w:ascii="宋体" w:hAnsi="宋体" w:hint="eastAsia"/>
                <w:sz w:val="28"/>
                <w:szCs w:val="48"/>
              </w:rPr>
            </w:pPr>
          </w:p>
        </w:tc>
        <w:tc>
          <w:tcPr>
            <w:tcW w:w="1526" w:type="dxa"/>
            <w:gridSpan w:val="2"/>
            <w:vAlign w:val="center"/>
          </w:tcPr>
          <w:p w14:paraId="14565A3B" w14:textId="77777777" w:rsidR="007F28A1" w:rsidRDefault="007F28A1">
            <w:pPr>
              <w:jc w:val="center"/>
              <w:rPr>
                <w:rFonts w:ascii="宋体" w:hAnsi="宋体" w:hint="eastAsia"/>
                <w:sz w:val="28"/>
                <w:szCs w:val="48"/>
              </w:rPr>
            </w:pPr>
          </w:p>
        </w:tc>
        <w:tc>
          <w:tcPr>
            <w:tcW w:w="2113" w:type="dxa"/>
            <w:gridSpan w:val="9"/>
            <w:vAlign w:val="center"/>
          </w:tcPr>
          <w:p w14:paraId="4FD04573" w14:textId="77777777" w:rsidR="007F28A1" w:rsidRDefault="007F28A1">
            <w:pPr>
              <w:jc w:val="center"/>
              <w:rPr>
                <w:rFonts w:ascii="宋体" w:hAnsi="宋体" w:hint="eastAsia"/>
                <w:sz w:val="28"/>
                <w:szCs w:val="48"/>
              </w:rPr>
            </w:pPr>
          </w:p>
        </w:tc>
        <w:tc>
          <w:tcPr>
            <w:tcW w:w="1540" w:type="dxa"/>
            <w:gridSpan w:val="3"/>
            <w:vAlign w:val="center"/>
          </w:tcPr>
          <w:p w14:paraId="04053994" w14:textId="77777777" w:rsidR="007F28A1" w:rsidRDefault="007F28A1">
            <w:pPr>
              <w:jc w:val="center"/>
              <w:rPr>
                <w:rFonts w:ascii="宋体" w:hAnsi="宋体" w:hint="eastAsia"/>
                <w:sz w:val="28"/>
                <w:szCs w:val="48"/>
              </w:rPr>
            </w:pPr>
          </w:p>
        </w:tc>
      </w:tr>
      <w:tr w:rsidR="007F28A1" w14:paraId="5EE0E288" w14:textId="77777777">
        <w:tblPrEx>
          <w:tblCellMar>
            <w:top w:w="0" w:type="dxa"/>
            <w:bottom w:w="0" w:type="dxa"/>
          </w:tblCellMar>
        </w:tblPrEx>
        <w:trPr>
          <w:trHeight w:val="567"/>
        </w:trPr>
        <w:tc>
          <w:tcPr>
            <w:tcW w:w="1260" w:type="dxa"/>
            <w:gridSpan w:val="3"/>
            <w:vAlign w:val="center"/>
          </w:tcPr>
          <w:p w14:paraId="2CDB2B45" w14:textId="77777777" w:rsidR="007F28A1" w:rsidRDefault="007F28A1">
            <w:pPr>
              <w:jc w:val="center"/>
              <w:rPr>
                <w:rFonts w:ascii="宋体" w:hAnsi="宋体" w:hint="eastAsia"/>
                <w:sz w:val="28"/>
                <w:szCs w:val="48"/>
              </w:rPr>
            </w:pPr>
          </w:p>
        </w:tc>
        <w:tc>
          <w:tcPr>
            <w:tcW w:w="1372" w:type="dxa"/>
            <w:vAlign w:val="center"/>
          </w:tcPr>
          <w:p w14:paraId="6F17AFFC" w14:textId="77777777" w:rsidR="007F28A1" w:rsidRDefault="007F28A1">
            <w:pPr>
              <w:jc w:val="center"/>
              <w:rPr>
                <w:rFonts w:ascii="宋体" w:hAnsi="宋体" w:hint="eastAsia"/>
                <w:sz w:val="28"/>
                <w:szCs w:val="48"/>
              </w:rPr>
            </w:pPr>
          </w:p>
        </w:tc>
        <w:tc>
          <w:tcPr>
            <w:tcW w:w="1050" w:type="dxa"/>
            <w:gridSpan w:val="3"/>
            <w:vAlign w:val="center"/>
          </w:tcPr>
          <w:p w14:paraId="7AC7400B" w14:textId="77777777" w:rsidR="007F28A1" w:rsidRDefault="007F28A1">
            <w:pPr>
              <w:jc w:val="center"/>
              <w:rPr>
                <w:rFonts w:ascii="宋体" w:hAnsi="宋体" w:hint="eastAsia"/>
                <w:sz w:val="28"/>
                <w:szCs w:val="48"/>
              </w:rPr>
            </w:pPr>
          </w:p>
        </w:tc>
        <w:tc>
          <w:tcPr>
            <w:tcW w:w="1526" w:type="dxa"/>
            <w:gridSpan w:val="2"/>
            <w:vAlign w:val="center"/>
          </w:tcPr>
          <w:p w14:paraId="48F0DC9B" w14:textId="77777777" w:rsidR="007F28A1" w:rsidRDefault="007F28A1">
            <w:pPr>
              <w:jc w:val="center"/>
              <w:rPr>
                <w:rFonts w:ascii="宋体" w:hAnsi="宋体" w:hint="eastAsia"/>
                <w:sz w:val="28"/>
                <w:szCs w:val="48"/>
              </w:rPr>
            </w:pPr>
          </w:p>
        </w:tc>
        <w:tc>
          <w:tcPr>
            <w:tcW w:w="2113" w:type="dxa"/>
            <w:gridSpan w:val="9"/>
            <w:vAlign w:val="center"/>
          </w:tcPr>
          <w:p w14:paraId="5B4C14D4" w14:textId="77777777" w:rsidR="007F28A1" w:rsidRDefault="007F28A1">
            <w:pPr>
              <w:jc w:val="center"/>
              <w:rPr>
                <w:rFonts w:ascii="宋体" w:hAnsi="宋体" w:hint="eastAsia"/>
                <w:sz w:val="28"/>
                <w:szCs w:val="48"/>
              </w:rPr>
            </w:pPr>
          </w:p>
        </w:tc>
        <w:tc>
          <w:tcPr>
            <w:tcW w:w="1540" w:type="dxa"/>
            <w:gridSpan w:val="3"/>
            <w:vAlign w:val="center"/>
          </w:tcPr>
          <w:p w14:paraId="10C7DFC9" w14:textId="77777777" w:rsidR="007F28A1" w:rsidRDefault="007F28A1">
            <w:pPr>
              <w:jc w:val="center"/>
              <w:rPr>
                <w:rFonts w:ascii="宋体" w:hAnsi="宋体" w:hint="eastAsia"/>
                <w:sz w:val="28"/>
                <w:szCs w:val="48"/>
              </w:rPr>
            </w:pPr>
          </w:p>
        </w:tc>
      </w:tr>
      <w:tr w:rsidR="007F28A1" w14:paraId="27C40E07" w14:textId="77777777">
        <w:tblPrEx>
          <w:tblCellMar>
            <w:top w:w="0" w:type="dxa"/>
            <w:bottom w:w="0" w:type="dxa"/>
          </w:tblCellMar>
        </w:tblPrEx>
        <w:trPr>
          <w:trHeight w:val="567"/>
        </w:trPr>
        <w:tc>
          <w:tcPr>
            <w:tcW w:w="1260" w:type="dxa"/>
            <w:gridSpan w:val="3"/>
            <w:vAlign w:val="center"/>
          </w:tcPr>
          <w:p w14:paraId="745F644E" w14:textId="77777777" w:rsidR="007F28A1" w:rsidRDefault="007F28A1">
            <w:pPr>
              <w:jc w:val="center"/>
              <w:rPr>
                <w:rFonts w:ascii="宋体" w:hAnsi="宋体" w:hint="eastAsia"/>
                <w:sz w:val="28"/>
                <w:szCs w:val="48"/>
              </w:rPr>
            </w:pPr>
          </w:p>
        </w:tc>
        <w:tc>
          <w:tcPr>
            <w:tcW w:w="1372" w:type="dxa"/>
            <w:vAlign w:val="center"/>
          </w:tcPr>
          <w:p w14:paraId="0A97E991" w14:textId="77777777" w:rsidR="007F28A1" w:rsidRDefault="007F28A1">
            <w:pPr>
              <w:jc w:val="center"/>
              <w:rPr>
                <w:rFonts w:ascii="宋体" w:hAnsi="宋体" w:hint="eastAsia"/>
                <w:sz w:val="28"/>
                <w:szCs w:val="48"/>
              </w:rPr>
            </w:pPr>
          </w:p>
        </w:tc>
        <w:tc>
          <w:tcPr>
            <w:tcW w:w="1050" w:type="dxa"/>
            <w:gridSpan w:val="3"/>
            <w:vAlign w:val="center"/>
          </w:tcPr>
          <w:p w14:paraId="00E82271" w14:textId="77777777" w:rsidR="007F28A1" w:rsidRDefault="007F28A1">
            <w:pPr>
              <w:jc w:val="center"/>
              <w:rPr>
                <w:rFonts w:ascii="宋体" w:hAnsi="宋体" w:hint="eastAsia"/>
                <w:sz w:val="28"/>
                <w:szCs w:val="48"/>
              </w:rPr>
            </w:pPr>
          </w:p>
        </w:tc>
        <w:tc>
          <w:tcPr>
            <w:tcW w:w="1526" w:type="dxa"/>
            <w:gridSpan w:val="2"/>
            <w:vAlign w:val="center"/>
          </w:tcPr>
          <w:p w14:paraId="647DF675" w14:textId="77777777" w:rsidR="007F28A1" w:rsidRDefault="007F28A1">
            <w:pPr>
              <w:jc w:val="center"/>
              <w:rPr>
                <w:rFonts w:ascii="宋体" w:hAnsi="宋体" w:hint="eastAsia"/>
                <w:sz w:val="28"/>
                <w:szCs w:val="48"/>
              </w:rPr>
            </w:pPr>
          </w:p>
        </w:tc>
        <w:tc>
          <w:tcPr>
            <w:tcW w:w="2113" w:type="dxa"/>
            <w:gridSpan w:val="9"/>
            <w:vAlign w:val="center"/>
          </w:tcPr>
          <w:p w14:paraId="4F64C331" w14:textId="77777777" w:rsidR="007F28A1" w:rsidRDefault="007F28A1">
            <w:pPr>
              <w:jc w:val="center"/>
              <w:rPr>
                <w:rFonts w:ascii="宋体" w:hAnsi="宋体" w:hint="eastAsia"/>
                <w:sz w:val="28"/>
                <w:szCs w:val="48"/>
              </w:rPr>
            </w:pPr>
          </w:p>
        </w:tc>
        <w:tc>
          <w:tcPr>
            <w:tcW w:w="1540" w:type="dxa"/>
            <w:gridSpan w:val="3"/>
            <w:vAlign w:val="center"/>
          </w:tcPr>
          <w:p w14:paraId="67A10830" w14:textId="77777777" w:rsidR="007F28A1" w:rsidRDefault="007F28A1">
            <w:pPr>
              <w:jc w:val="center"/>
              <w:rPr>
                <w:rFonts w:ascii="宋体" w:hAnsi="宋体" w:hint="eastAsia"/>
                <w:sz w:val="28"/>
                <w:szCs w:val="48"/>
              </w:rPr>
            </w:pPr>
          </w:p>
        </w:tc>
      </w:tr>
      <w:tr w:rsidR="007F28A1" w14:paraId="447230EE" w14:textId="77777777">
        <w:tblPrEx>
          <w:tblCellMar>
            <w:top w:w="0" w:type="dxa"/>
            <w:bottom w:w="0" w:type="dxa"/>
          </w:tblCellMar>
        </w:tblPrEx>
        <w:trPr>
          <w:trHeight w:val="567"/>
        </w:trPr>
        <w:tc>
          <w:tcPr>
            <w:tcW w:w="1260" w:type="dxa"/>
            <w:gridSpan w:val="3"/>
            <w:vAlign w:val="center"/>
          </w:tcPr>
          <w:p w14:paraId="275AEE4C" w14:textId="77777777" w:rsidR="007F28A1" w:rsidRDefault="007F28A1">
            <w:pPr>
              <w:jc w:val="center"/>
              <w:rPr>
                <w:rFonts w:ascii="宋体" w:hAnsi="宋体" w:hint="eastAsia"/>
                <w:sz w:val="28"/>
                <w:szCs w:val="48"/>
              </w:rPr>
            </w:pPr>
          </w:p>
        </w:tc>
        <w:tc>
          <w:tcPr>
            <w:tcW w:w="1372" w:type="dxa"/>
            <w:vAlign w:val="center"/>
          </w:tcPr>
          <w:p w14:paraId="6674A596" w14:textId="77777777" w:rsidR="007F28A1" w:rsidRDefault="007F28A1">
            <w:pPr>
              <w:jc w:val="center"/>
              <w:rPr>
                <w:rFonts w:ascii="宋体" w:hAnsi="宋体" w:hint="eastAsia"/>
                <w:sz w:val="28"/>
                <w:szCs w:val="48"/>
              </w:rPr>
            </w:pPr>
          </w:p>
        </w:tc>
        <w:tc>
          <w:tcPr>
            <w:tcW w:w="1050" w:type="dxa"/>
            <w:gridSpan w:val="3"/>
            <w:vAlign w:val="center"/>
          </w:tcPr>
          <w:p w14:paraId="24014C60" w14:textId="77777777" w:rsidR="007F28A1" w:rsidRDefault="007F28A1">
            <w:pPr>
              <w:jc w:val="center"/>
              <w:rPr>
                <w:rFonts w:ascii="宋体" w:hAnsi="宋体" w:hint="eastAsia"/>
                <w:sz w:val="28"/>
                <w:szCs w:val="48"/>
              </w:rPr>
            </w:pPr>
          </w:p>
        </w:tc>
        <w:tc>
          <w:tcPr>
            <w:tcW w:w="1526" w:type="dxa"/>
            <w:gridSpan w:val="2"/>
            <w:vAlign w:val="center"/>
          </w:tcPr>
          <w:p w14:paraId="60DBD364" w14:textId="77777777" w:rsidR="007F28A1" w:rsidRDefault="007F28A1">
            <w:pPr>
              <w:jc w:val="center"/>
              <w:rPr>
                <w:rFonts w:ascii="宋体" w:hAnsi="宋体" w:hint="eastAsia"/>
                <w:sz w:val="28"/>
                <w:szCs w:val="48"/>
              </w:rPr>
            </w:pPr>
          </w:p>
        </w:tc>
        <w:tc>
          <w:tcPr>
            <w:tcW w:w="2113" w:type="dxa"/>
            <w:gridSpan w:val="9"/>
            <w:vAlign w:val="center"/>
          </w:tcPr>
          <w:p w14:paraId="6C499F55" w14:textId="77777777" w:rsidR="007F28A1" w:rsidRDefault="007F28A1">
            <w:pPr>
              <w:jc w:val="center"/>
              <w:rPr>
                <w:rFonts w:ascii="宋体" w:hAnsi="宋体" w:hint="eastAsia"/>
                <w:sz w:val="28"/>
                <w:szCs w:val="48"/>
              </w:rPr>
            </w:pPr>
          </w:p>
        </w:tc>
        <w:tc>
          <w:tcPr>
            <w:tcW w:w="1540" w:type="dxa"/>
            <w:gridSpan w:val="3"/>
            <w:vAlign w:val="center"/>
          </w:tcPr>
          <w:p w14:paraId="5F727152" w14:textId="77777777" w:rsidR="007F28A1" w:rsidRDefault="007F28A1">
            <w:pPr>
              <w:jc w:val="center"/>
              <w:rPr>
                <w:rFonts w:ascii="宋体" w:hAnsi="宋体" w:hint="eastAsia"/>
                <w:sz w:val="28"/>
                <w:szCs w:val="48"/>
              </w:rPr>
            </w:pPr>
          </w:p>
        </w:tc>
      </w:tr>
      <w:tr w:rsidR="007F28A1" w14:paraId="00AF64AE" w14:textId="77777777">
        <w:tblPrEx>
          <w:tblCellMar>
            <w:top w:w="0" w:type="dxa"/>
            <w:bottom w:w="0" w:type="dxa"/>
          </w:tblCellMar>
        </w:tblPrEx>
        <w:trPr>
          <w:trHeight w:val="567"/>
        </w:trPr>
        <w:tc>
          <w:tcPr>
            <w:tcW w:w="1260" w:type="dxa"/>
            <w:gridSpan w:val="3"/>
            <w:vAlign w:val="center"/>
          </w:tcPr>
          <w:p w14:paraId="6BCBE1A4" w14:textId="77777777" w:rsidR="007F28A1" w:rsidRDefault="007F28A1">
            <w:pPr>
              <w:jc w:val="center"/>
              <w:rPr>
                <w:rFonts w:ascii="宋体" w:hAnsi="宋体" w:hint="eastAsia"/>
                <w:sz w:val="28"/>
                <w:szCs w:val="48"/>
              </w:rPr>
            </w:pPr>
          </w:p>
        </w:tc>
        <w:tc>
          <w:tcPr>
            <w:tcW w:w="1372" w:type="dxa"/>
            <w:vAlign w:val="center"/>
          </w:tcPr>
          <w:p w14:paraId="079C3FDA" w14:textId="77777777" w:rsidR="007F28A1" w:rsidRDefault="007F28A1">
            <w:pPr>
              <w:jc w:val="center"/>
              <w:rPr>
                <w:rFonts w:ascii="宋体" w:hAnsi="宋体" w:hint="eastAsia"/>
                <w:sz w:val="28"/>
                <w:szCs w:val="48"/>
              </w:rPr>
            </w:pPr>
          </w:p>
        </w:tc>
        <w:tc>
          <w:tcPr>
            <w:tcW w:w="1050" w:type="dxa"/>
            <w:gridSpan w:val="3"/>
            <w:vAlign w:val="center"/>
          </w:tcPr>
          <w:p w14:paraId="104A37A2" w14:textId="77777777" w:rsidR="007F28A1" w:rsidRDefault="007F28A1">
            <w:pPr>
              <w:jc w:val="center"/>
              <w:rPr>
                <w:rFonts w:ascii="宋体" w:hAnsi="宋体" w:hint="eastAsia"/>
                <w:sz w:val="28"/>
                <w:szCs w:val="48"/>
              </w:rPr>
            </w:pPr>
          </w:p>
        </w:tc>
        <w:tc>
          <w:tcPr>
            <w:tcW w:w="1526" w:type="dxa"/>
            <w:gridSpan w:val="2"/>
            <w:vAlign w:val="center"/>
          </w:tcPr>
          <w:p w14:paraId="0A45067D" w14:textId="77777777" w:rsidR="007F28A1" w:rsidRDefault="007F28A1">
            <w:pPr>
              <w:jc w:val="center"/>
              <w:rPr>
                <w:rFonts w:ascii="宋体" w:hAnsi="宋体" w:hint="eastAsia"/>
                <w:sz w:val="28"/>
                <w:szCs w:val="48"/>
              </w:rPr>
            </w:pPr>
          </w:p>
        </w:tc>
        <w:tc>
          <w:tcPr>
            <w:tcW w:w="2113" w:type="dxa"/>
            <w:gridSpan w:val="9"/>
            <w:vAlign w:val="center"/>
          </w:tcPr>
          <w:p w14:paraId="1516AB93" w14:textId="77777777" w:rsidR="007F28A1" w:rsidRDefault="007F28A1">
            <w:pPr>
              <w:jc w:val="center"/>
              <w:rPr>
                <w:rFonts w:ascii="宋体" w:hAnsi="宋体" w:hint="eastAsia"/>
                <w:sz w:val="28"/>
                <w:szCs w:val="48"/>
              </w:rPr>
            </w:pPr>
          </w:p>
        </w:tc>
        <w:tc>
          <w:tcPr>
            <w:tcW w:w="1540" w:type="dxa"/>
            <w:gridSpan w:val="3"/>
            <w:vAlign w:val="center"/>
          </w:tcPr>
          <w:p w14:paraId="21C0E8CA" w14:textId="77777777" w:rsidR="007F28A1" w:rsidRDefault="007F28A1">
            <w:pPr>
              <w:jc w:val="center"/>
              <w:rPr>
                <w:rFonts w:ascii="宋体" w:hAnsi="宋体" w:hint="eastAsia"/>
                <w:sz w:val="28"/>
                <w:szCs w:val="48"/>
              </w:rPr>
            </w:pPr>
          </w:p>
        </w:tc>
      </w:tr>
      <w:tr w:rsidR="007F28A1" w14:paraId="44B9FC27" w14:textId="77777777">
        <w:tblPrEx>
          <w:tblCellMar>
            <w:top w:w="0" w:type="dxa"/>
            <w:bottom w:w="0" w:type="dxa"/>
          </w:tblCellMar>
        </w:tblPrEx>
        <w:trPr>
          <w:trHeight w:val="567"/>
        </w:trPr>
        <w:tc>
          <w:tcPr>
            <w:tcW w:w="1260" w:type="dxa"/>
            <w:gridSpan w:val="3"/>
            <w:vAlign w:val="center"/>
          </w:tcPr>
          <w:p w14:paraId="63B60BC6" w14:textId="77777777" w:rsidR="007F28A1" w:rsidRDefault="007F28A1">
            <w:pPr>
              <w:jc w:val="center"/>
              <w:rPr>
                <w:rFonts w:ascii="宋体" w:hAnsi="宋体" w:hint="eastAsia"/>
                <w:sz w:val="28"/>
                <w:szCs w:val="48"/>
              </w:rPr>
            </w:pPr>
          </w:p>
        </w:tc>
        <w:tc>
          <w:tcPr>
            <w:tcW w:w="1372" w:type="dxa"/>
            <w:vAlign w:val="center"/>
          </w:tcPr>
          <w:p w14:paraId="59EE9D58" w14:textId="77777777" w:rsidR="007F28A1" w:rsidRDefault="007F28A1">
            <w:pPr>
              <w:jc w:val="center"/>
              <w:rPr>
                <w:rFonts w:ascii="宋体" w:hAnsi="宋体" w:hint="eastAsia"/>
                <w:sz w:val="28"/>
                <w:szCs w:val="48"/>
              </w:rPr>
            </w:pPr>
          </w:p>
        </w:tc>
        <w:tc>
          <w:tcPr>
            <w:tcW w:w="1050" w:type="dxa"/>
            <w:gridSpan w:val="3"/>
            <w:vAlign w:val="center"/>
          </w:tcPr>
          <w:p w14:paraId="32172C49" w14:textId="77777777" w:rsidR="007F28A1" w:rsidRDefault="007F28A1">
            <w:pPr>
              <w:jc w:val="center"/>
              <w:rPr>
                <w:rFonts w:ascii="宋体" w:hAnsi="宋体" w:hint="eastAsia"/>
                <w:sz w:val="28"/>
                <w:szCs w:val="48"/>
              </w:rPr>
            </w:pPr>
          </w:p>
        </w:tc>
        <w:tc>
          <w:tcPr>
            <w:tcW w:w="1526" w:type="dxa"/>
            <w:gridSpan w:val="2"/>
            <w:vAlign w:val="center"/>
          </w:tcPr>
          <w:p w14:paraId="3E0AB4E7" w14:textId="77777777" w:rsidR="007F28A1" w:rsidRDefault="007F28A1">
            <w:pPr>
              <w:jc w:val="center"/>
              <w:rPr>
                <w:rFonts w:ascii="宋体" w:hAnsi="宋体" w:hint="eastAsia"/>
                <w:sz w:val="28"/>
                <w:szCs w:val="48"/>
              </w:rPr>
            </w:pPr>
          </w:p>
        </w:tc>
        <w:tc>
          <w:tcPr>
            <w:tcW w:w="2113" w:type="dxa"/>
            <w:gridSpan w:val="9"/>
            <w:vAlign w:val="center"/>
          </w:tcPr>
          <w:p w14:paraId="3BCAC73A" w14:textId="77777777" w:rsidR="007F28A1" w:rsidRDefault="007F28A1">
            <w:pPr>
              <w:jc w:val="center"/>
              <w:rPr>
                <w:rFonts w:ascii="宋体" w:hAnsi="宋体" w:hint="eastAsia"/>
                <w:sz w:val="28"/>
                <w:szCs w:val="48"/>
              </w:rPr>
            </w:pPr>
          </w:p>
        </w:tc>
        <w:tc>
          <w:tcPr>
            <w:tcW w:w="1540" w:type="dxa"/>
            <w:gridSpan w:val="3"/>
            <w:vAlign w:val="center"/>
          </w:tcPr>
          <w:p w14:paraId="6D49D695" w14:textId="77777777" w:rsidR="007F28A1" w:rsidRDefault="007F28A1">
            <w:pPr>
              <w:jc w:val="center"/>
              <w:rPr>
                <w:rFonts w:ascii="宋体" w:hAnsi="宋体" w:hint="eastAsia"/>
                <w:sz w:val="28"/>
                <w:szCs w:val="48"/>
              </w:rPr>
            </w:pPr>
          </w:p>
        </w:tc>
      </w:tr>
      <w:tr w:rsidR="007F28A1" w14:paraId="496601A4" w14:textId="77777777">
        <w:tblPrEx>
          <w:tblCellMar>
            <w:top w:w="0" w:type="dxa"/>
            <w:bottom w:w="0" w:type="dxa"/>
          </w:tblCellMar>
        </w:tblPrEx>
        <w:trPr>
          <w:trHeight w:val="567"/>
        </w:trPr>
        <w:tc>
          <w:tcPr>
            <w:tcW w:w="1260" w:type="dxa"/>
            <w:gridSpan w:val="3"/>
            <w:vAlign w:val="center"/>
          </w:tcPr>
          <w:p w14:paraId="2E0B3EE8" w14:textId="77777777" w:rsidR="007F28A1" w:rsidRDefault="007F28A1">
            <w:pPr>
              <w:jc w:val="center"/>
              <w:rPr>
                <w:rFonts w:ascii="宋体" w:hAnsi="宋体" w:hint="eastAsia"/>
                <w:sz w:val="28"/>
                <w:szCs w:val="48"/>
              </w:rPr>
            </w:pPr>
          </w:p>
        </w:tc>
        <w:tc>
          <w:tcPr>
            <w:tcW w:w="1372" w:type="dxa"/>
            <w:vAlign w:val="center"/>
          </w:tcPr>
          <w:p w14:paraId="007922DA" w14:textId="77777777" w:rsidR="007F28A1" w:rsidRDefault="007F28A1">
            <w:pPr>
              <w:jc w:val="center"/>
              <w:rPr>
                <w:rFonts w:ascii="宋体" w:hAnsi="宋体" w:hint="eastAsia"/>
                <w:sz w:val="28"/>
                <w:szCs w:val="48"/>
              </w:rPr>
            </w:pPr>
          </w:p>
        </w:tc>
        <w:tc>
          <w:tcPr>
            <w:tcW w:w="1050" w:type="dxa"/>
            <w:gridSpan w:val="3"/>
            <w:vAlign w:val="center"/>
          </w:tcPr>
          <w:p w14:paraId="423AAD22" w14:textId="77777777" w:rsidR="007F28A1" w:rsidRDefault="007F28A1">
            <w:pPr>
              <w:jc w:val="center"/>
              <w:rPr>
                <w:rFonts w:ascii="宋体" w:hAnsi="宋体" w:hint="eastAsia"/>
                <w:sz w:val="28"/>
                <w:szCs w:val="48"/>
              </w:rPr>
            </w:pPr>
          </w:p>
        </w:tc>
        <w:tc>
          <w:tcPr>
            <w:tcW w:w="1526" w:type="dxa"/>
            <w:gridSpan w:val="2"/>
            <w:vAlign w:val="center"/>
          </w:tcPr>
          <w:p w14:paraId="6010C412" w14:textId="77777777" w:rsidR="007F28A1" w:rsidRDefault="007F28A1">
            <w:pPr>
              <w:jc w:val="center"/>
              <w:rPr>
                <w:rFonts w:ascii="宋体" w:hAnsi="宋体" w:hint="eastAsia"/>
                <w:sz w:val="28"/>
                <w:szCs w:val="48"/>
              </w:rPr>
            </w:pPr>
          </w:p>
        </w:tc>
        <w:tc>
          <w:tcPr>
            <w:tcW w:w="2113" w:type="dxa"/>
            <w:gridSpan w:val="9"/>
            <w:vAlign w:val="center"/>
          </w:tcPr>
          <w:p w14:paraId="7E3EE038" w14:textId="77777777" w:rsidR="007F28A1" w:rsidRDefault="007F28A1">
            <w:pPr>
              <w:jc w:val="center"/>
              <w:rPr>
                <w:rFonts w:ascii="宋体" w:hAnsi="宋体" w:hint="eastAsia"/>
                <w:sz w:val="28"/>
                <w:szCs w:val="48"/>
              </w:rPr>
            </w:pPr>
          </w:p>
        </w:tc>
        <w:tc>
          <w:tcPr>
            <w:tcW w:w="1540" w:type="dxa"/>
            <w:gridSpan w:val="3"/>
            <w:vAlign w:val="center"/>
          </w:tcPr>
          <w:p w14:paraId="4D2CC3F2" w14:textId="77777777" w:rsidR="007F28A1" w:rsidRDefault="007F28A1">
            <w:pPr>
              <w:jc w:val="center"/>
              <w:rPr>
                <w:rFonts w:ascii="宋体" w:hAnsi="宋体" w:hint="eastAsia"/>
                <w:sz w:val="28"/>
                <w:szCs w:val="48"/>
              </w:rPr>
            </w:pPr>
          </w:p>
        </w:tc>
      </w:tr>
      <w:tr w:rsidR="007F28A1" w14:paraId="0DDCFF04" w14:textId="77777777">
        <w:tblPrEx>
          <w:tblCellMar>
            <w:top w:w="0" w:type="dxa"/>
            <w:bottom w:w="0" w:type="dxa"/>
          </w:tblCellMar>
        </w:tblPrEx>
        <w:trPr>
          <w:trHeight w:val="567"/>
        </w:trPr>
        <w:tc>
          <w:tcPr>
            <w:tcW w:w="1260" w:type="dxa"/>
            <w:gridSpan w:val="3"/>
            <w:vAlign w:val="center"/>
          </w:tcPr>
          <w:p w14:paraId="6959CB8A" w14:textId="77777777" w:rsidR="007F28A1" w:rsidRDefault="007F28A1">
            <w:pPr>
              <w:jc w:val="center"/>
              <w:rPr>
                <w:rFonts w:ascii="宋体" w:hAnsi="宋体" w:hint="eastAsia"/>
                <w:sz w:val="28"/>
                <w:szCs w:val="48"/>
              </w:rPr>
            </w:pPr>
          </w:p>
        </w:tc>
        <w:tc>
          <w:tcPr>
            <w:tcW w:w="1372" w:type="dxa"/>
            <w:vAlign w:val="center"/>
          </w:tcPr>
          <w:p w14:paraId="34E25A9B" w14:textId="77777777" w:rsidR="007F28A1" w:rsidRDefault="007F28A1">
            <w:pPr>
              <w:jc w:val="center"/>
              <w:rPr>
                <w:rFonts w:ascii="宋体" w:hAnsi="宋体" w:hint="eastAsia"/>
                <w:sz w:val="28"/>
                <w:szCs w:val="48"/>
              </w:rPr>
            </w:pPr>
          </w:p>
        </w:tc>
        <w:tc>
          <w:tcPr>
            <w:tcW w:w="1050" w:type="dxa"/>
            <w:gridSpan w:val="3"/>
            <w:vAlign w:val="center"/>
          </w:tcPr>
          <w:p w14:paraId="6ABAAE3E" w14:textId="77777777" w:rsidR="007F28A1" w:rsidRDefault="007F28A1">
            <w:pPr>
              <w:jc w:val="center"/>
              <w:rPr>
                <w:rFonts w:ascii="宋体" w:hAnsi="宋体" w:hint="eastAsia"/>
                <w:sz w:val="28"/>
                <w:szCs w:val="48"/>
              </w:rPr>
            </w:pPr>
          </w:p>
        </w:tc>
        <w:tc>
          <w:tcPr>
            <w:tcW w:w="1526" w:type="dxa"/>
            <w:gridSpan w:val="2"/>
            <w:vAlign w:val="center"/>
          </w:tcPr>
          <w:p w14:paraId="16BB7ABC" w14:textId="77777777" w:rsidR="007F28A1" w:rsidRDefault="007F28A1">
            <w:pPr>
              <w:jc w:val="center"/>
              <w:rPr>
                <w:rFonts w:ascii="宋体" w:hAnsi="宋体" w:hint="eastAsia"/>
                <w:sz w:val="28"/>
                <w:szCs w:val="48"/>
              </w:rPr>
            </w:pPr>
          </w:p>
        </w:tc>
        <w:tc>
          <w:tcPr>
            <w:tcW w:w="2113" w:type="dxa"/>
            <w:gridSpan w:val="9"/>
            <w:vAlign w:val="center"/>
          </w:tcPr>
          <w:p w14:paraId="31603B97" w14:textId="77777777" w:rsidR="007F28A1" w:rsidRDefault="007F28A1">
            <w:pPr>
              <w:jc w:val="center"/>
              <w:rPr>
                <w:rFonts w:ascii="宋体" w:hAnsi="宋体" w:hint="eastAsia"/>
                <w:sz w:val="28"/>
                <w:szCs w:val="48"/>
              </w:rPr>
            </w:pPr>
          </w:p>
        </w:tc>
        <w:tc>
          <w:tcPr>
            <w:tcW w:w="1540" w:type="dxa"/>
            <w:gridSpan w:val="3"/>
            <w:vAlign w:val="center"/>
          </w:tcPr>
          <w:p w14:paraId="53DAD9A9" w14:textId="77777777" w:rsidR="007F28A1" w:rsidRDefault="007F28A1">
            <w:pPr>
              <w:jc w:val="center"/>
              <w:rPr>
                <w:rFonts w:ascii="宋体" w:hAnsi="宋体" w:hint="eastAsia"/>
                <w:sz w:val="28"/>
                <w:szCs w:val="48"/>
              </w:rPr>
            </w:pPr>
          </w:p>
        </w:tc>
      </w:tr>
      <w:tr w:rsidR="007F28A1" w14:paraId="5C61835F" w14:textId="77777777">
        <w:tblPrEx>
          <w:tblCellMar>
            <w:top w:w="0" w:type="dxa"/>
            <w:bottom w:w="0" w:type="dxa"/>
          </w:tblCellMar>
        </w:tblPrEx>
        <w:trPr>
          <w:trHeight w:val="567"/>
        </w:trPr>
        <w:tc>
          <w:tcPr>
            <w:tcW w:w="1260" w:type="dxa"/>
            <w:gridSpan w:val="3"/>
            <w:vAlign w:val="center"/>
          </w:tcPr>
          <w:p w14:paraId="722FEF07" w14:textId="77777777" w:rsidR="007F28A1" w:rsidRDefault="007F28A1">
            <w:pPr>
              <w:jc w:val="center"/>
              <w:rPr>
                <w:rFonts w:ascii="宋体" w:hAnsi="宋体" w:hint="eastAsia"/>
                <w:sz w:val="28"/>
                <w:szCs w:val="48"/>
              </w:rPr>
            </w:pPr>
          </w:p>
        </w:tc>
        <w:tc>
          <w:tcPr>
            <w:tcW w:w="1372" w:type="dxa"/>
            <w:vAlign w:val="center"/>
          </w:tcPr>
          <w:p w14:paraId="33F1D0B0" w14:textId="77777777" w:rsidR="007F28A1" w:rsidRDefault="007F28A1">
            <w:pPr>
              <w:jc w:val="center"/>
              <w:rPr>
                <w:rFonts w:ascii="宋体" w:hAnsi="宋体" w:hint="eastAsia"/>
                <w:sz w:val="28"/>
                <w:szCs w:val="48"/>
              </w:rPr>
            </w:pPr>
          </w:p>
        </w:tc>
        <w:tc>
          <w:tcPr>
            <w:tcW w:w="1050" w:type="dxa"/>
            <w:gridSpan w:val="3"/>
            <w:vAlign w:val="center"/>
          </w:tcPr>
          <w:p w14:paraId="5EDFAE34" w14:textId="77777777" w:rsidR="007F28A1" w:rsidRDefault="007F28A1">
            <w:pPr>
              <w:jc w:val="center"/>
              <w:rPr>
                <w:rFonts w:ascii="宋体" w:hAnsi="宋体" w:hint="eastAsia"/>
                <w:sz w:val="28"/>
                <w:szCs w:val="48"/>
              </w:rPr>
            </w:pPr>
          </w:p>
        </w:tc>
        <w:tc>
          <w:tcPr>
            <w:tcW w:w="1526" w:type="dxa"/>
            <w:gridSpan w:val="2"/>
            <w:vAlign w:val="center"/>
          </w:tcPr>
          <w:p w14:paraId="462AD88F" w14:textId="77777777" w:rsidR="007F28A1" w:rsidRDefault="007F28A1">
            <w:pPr>
              <w:jc w:val="center"/>
              <w:rPr>
                <w:rFonts w:ascii="宋体" w:hAnsi="宋体" w:hint="eastAsia"/>
                <w:sz w:val="28"/>
                <w:szCs w:val="48"/>
              </w:rPr>
            </w:pPr>
          </w:p>
        </w:tc>
        <w:tc>
          <w:tcPr>
            <w:tcW w:w="2113" w:type="dxa"/>
            <w:gridSpan w:val="9"/>
            <w:vAlign w:val="center"/>
          </w:tcPr>
          <w:p w14:paraId="74C2AD5A" w14:textId="77777777" w:rsidR="007F28A1" w:rsidRDefault="007F28A1">
            <w:pPr>
              <w:jc w:val="center"/>
              <w:rPr>
                <w:rFonts w:ascii="宋体" w:hAnsi="宋体" w:hint="eastAsia"/>
                <w:sz w:val="28"/>
                <w:szCs w:val="48"/>
              </w:rPr>
            </w:pPr>
          </w:p>
        </w:tc>
        <w:tc>
          <w:tcPr>
            <w:tcW w:w="1540" w:type="dxa"/>
            <w:gridSpan w:val="3"/>
            <w:vAlign w:val="center"/>
          </w:tcPr>
          <w:p w14:paraId="6B8159DE" w14:textId="77777777" w:rsidR="007F28A1" w:rsidRDefault="007F28A1">
            <w:pPr>
              <w:jc w:val="center"/>
              <w:rPr>
                <w:rFonts w:ascii="宋体" w:hAnsi="宋体" w:hint="eastAsia"/>
                <w:sz w:val="28"/>
                <w:szCs w:val="48"/>
              </w:rPr>
            </w:pPr>
          </w:p>
        </w:tc>
      </w:tr>
      <w:tr w:rsidR="007F28A1" w14:paraId="68222D83" w14:textId="77777777">
        <w:tblPrEx>
          <w:tblCellMar>
            <w:top w:w="0" w:type="dxa"/>
            <w:bottom w:w="0" w:type="dxa"/>
          </w:tblCellMar>
        </w:tblPrEx>
        <w:trPr>
          <w:trHeight w:val="567"/>
        </w:trPr>
        <w:tc>
          <w:tcPr>
            <w:tcW w:w="1260" w:type="dxa"/>
            <w:gridSpan w:val="3"/>
            <w:vAlign w:val="center"/>
          </w:tcPr>
          <w:p w14:paraId="23F9B8BE" w14:textId="77777777" w:rsidR="007F28A1" w:rsidRDefault="007F28A1">
            <w:pPr>
              <w:jc w:val="center"/>
              <w:rPr>
                <w:rFonts w:ascii="宋体" w:hAnsi="宋体" w:hint="eastAsia"/>
                <w:sz w:val="28"/>
                <w:szCs w:val="48"/>
              </w:rPr>
            </w:pPr>
          </w:p>
        </w:tc>
        <w:tc>
          <w:tcPr>
            <w:tcW w:w="1372" w:type="dxa"/>
            <w:vAlign w:val="center"/>
          </w:tcPr>
          <w:p w14:paraId="3E3113B6" w14:textId="77777777" w:rsidR="007F28A1" w:rsidRDefault="007F28A1">
            <w:pPr>
              <w:jc w:val="center"/>
              <w:rPr>
                <w:rFonts w:ascii="宋体" w:hAnsi="宋体" w:hint="eastAsia"/>
                <w:sz w:val="28"/>
                <w:szCs w:val="48"/>
              </w:rPr>
            </w:pPr>
          </w:p>
        </w:tc>
        <w:tc>
          <w:tcPr>
            <w:tcW w:w="1050" w:type="dxa"/>
            <w:gridSpan w:val="3"/>
            <w:vAlign w:val="center"/>
          </w:tcPr>
          <w:p w14:paraId="7BCDF9EA" w14:textId="77777777" w:rsidR="007F28A1" w:rsidRDefault="007F28A1">
            <w:pPr>
              <w:jc w:val="center"/>
              <w:rPr>
                <w:rFonts w:ascii="宋体" w:hAnsi="宋体" w:hint="eastAsia"/>
                <w:sz w:val="28"/>
                <w:szCs w:val="48"/>
              </w:rPr>
            </w:pPr>
          </w:p>
        </w:tc>
        <w:tc>
          <w:tcPr>
            <w:tcW w:w="1526" w:type="dxa"/>
            <w:gridSpan w:val="2"/>
            <w:vAlign w:val="center"/>
          </w:tcPr>
          <w:p w14:paraId="27F98D2E" w14:textId="77777777" w:rsidR="007F28A1" w:rsidRDefault="007F28A1">
            <w:pPr>
              <w:jc w:val="center"/>
              <w:rPr>
                <w:rFonts w:ascii="宋体" w:hAnsi="宋体" w:hint="eastAsia"/>
                <w:sz w:val="28"/>
                <w:szCs w:val="48"/>
              </w:rPr>
            </w:pPr>
          </w:p>
        </w:tc>
        <w:tc>
          <w:tcPr>
            <w:tcW w:w="2113" w:type="dxa"/>
            <w:gridSpan w:val="9"/>
            <w:vAlign w:val="center"/>
          </w:tcPr>
          <w:p w14:paraId="2BA9EB43" w14:textId="77777777" w:rsidR="007F28A1" w:rsidRDefault="007F28A1">
            <w:pPr>
              <w:jc w:val="center"/>
              <w:rPr>
                <w:rFonts w:ascii="宋体" w:hAnsi="宋体" w:hint="eastAsia"/>
                <w:sz w:val="28"/>
                <w:szCs w:val="48"/>
              </w:rPr>
            </w:pPr>
          </w:p>
        </w:tc>
        <w:tc>
          <w:tcPr>
            <w:tcW w:w="1540" w:type="dxa"/>
            <w:gridSpan w:val="3"/>
            <w:vAlign w:val="center"/>
          </w:tcPr>
          <w:p w14:paraId="30B3431B" w14:textId="77777777" w:rsidR="007F28A1" w:rsidRDefault="007F28A1">
            <w:pPr>
              <w:jc w:val="center"/>
              <w:rPr>
                <w:rFonts w:ascii="宋体" w:hAnsi="宋体" w:hint="eastAsia"/>
                <w:sz w:val="28"/>
                <w:szCs w:val="48"/>
              </w:rPr>
            </w:pPr>
          </w:p>
        </w:tc>
      </w:tr>
      <w:tr w:rsidR="007F28A1" w14:paraId="48D4D1E3" w14:textId="77777777">
        <w:tblPrEx>
          <w:tblCellMar>
            <w:top w:w="0" w:type="dxa"/>
            <w:bottom w:w="0" w:type="dxa"/>
          </w:tblCellMar>
        </w:tblPrEx>
        <w:trPr>
          <w:cantSplit/>
          <w:trHeight w:val="763"/>
        </w:trPr>
        <w:tc>
          <w:tcPr>
            <w:tcW w:w="8861" w:type="dxa"/>
            <w:gridSpan w:val="21"/>
            <w:tcBorders>
              <w:top w:val="nil"/>
              <w:left w:val="nil"/>
              <w:bottom w:val="single" w:sz="4" w:space="0" w:color="auto"/>
              <w:right w:val="nil"/>
            </w:tcBorders>
            <w:vAlign w:val="center"/>
          </w:tcPr>
          <w:p w14:paraId="0238D81B" w14:textId="77777777" w:rsidR="007F28A1" w:rsidRDefault="007F28A1">
            <w:pPr>
              <w:jc w:val="center"/>
              <w:rPr>
                <w:rFonts w:ascii="宋体" w:eastAsia="宋体" w:hint="eastAsia"/>
                <w:sz w:val="44"/>
                <w:szCs w:val="48"/>
              </w:rPr>
            </w:pPr>
            <w:r>
              <w:rPr>
                <w:rFonts w:ascii="宋体" w:eastAsia="宋体" w:hint="eastAsia"/>
                <w:sz w:val="44"/>
                <w:szCs w:val="48"/>
              </w:rPr>
              <w:t>鉴定仪器设备登记表</w:t>
            </w:r>
          </w:p>
          <w:p w14:paraId="59C72B4B" w14:textId="77777777" w:rsidR="007F28A1" w:rsidRDefault="007F28A1">
            <w:pPr>
              <w:spacing w:line="240" w:lineRule="exact"/>
              <w:jc w:val="center"/>
              <w:rPr>
                <w:rFonts w:ascii="宋体" w:hint="eastAsia"/>
                <w:sz w:val="28"/>
                <w:szCs w:val="48"/>
              </w:rPr>
            </w:pPr>
          </w:p>
        </w:tc>
      </w:tr>
      <w:tr w:rsidR="007F28A1" w14:paraId="6A2DF119" w14:textId="77777777">
        <w:tblPrEx>
          <w:tblCellMar>
            <w:top w:w="0" w:type="dxa"/>
            <w:bottom w:w="0" w:type="dxa"/>
          </w:tblCellMar>
        </w:tblPrEx>
        <w:trPr>
          <w:trHeight w:val="567"/>
        </w:trPr>
        <w:tc>
          <w:tcPr>
            <w:tcW w:w="851" w:type="dxa"/>
            <w:vAlign w:val="center"/>
          </w:tcPr>
          <w:p w14:paraId="2784C2B0" w14:textId="77777777" w:rsidR="007F28A1" w:rsidRDefault="007F28A1">
            <w:pPr>
              <w:spacing w:line="380" w:lineRule="exact"/>
              <w:jc w:val="center"/>
              <w:rPr>
                <w:rFonts w:ascii="宋体" w:eastAsia="宋体" w:hAnsi="宋体" w:hint="eastAsia"/>
                <w:sz w:val="24"/>
                <w:szCs w:val="28"/>
              </w:rPr>
            </w:pPr>
            <w:r>
              <w:rPr>
                <w:rFonts w:ascii="宋体" w:eastAsia="宋体" w:hAnsi="宋体" w:hint="eastAsia"/>
                <w:sz w:val="24"/>
                <w:szCs w:val="28"/>
              </w:rPr>
              <w:t>序号</w:t>
            </w:r>
          </w:p>
        </w:tc>
        <w:tc>
          <w:tcPr>
            <w:tcW w:w="2164" w:type="dxa"/>
            <w:gridSpan w:val="4"/>
            <w:vAlign w:val="center"/>
          </w:tcPr>
          <w:p w14:paraId="2B2DAFE2" w14:textId="77777777" w:rsidR="007F28A1" w:rsidRDefault="007F28A1">
            <w:pPr>
              <w:spacing w:line="380" w:lineRule="exact"/>
              <w:jc w:val="center"/>
              <w:rPr>
                <w:rFonts w:ascii="宋体" w:eastAsia="宋体" w:hAnsi="宋体" w:hint="eastAsia"/>
                <w:sz w:val="24"/>
                <w:szCs w:val="28"/>
              </w:rPr>
            </w:pPr>
            <w:r>
              <w:rPr>
                <w:rFonts w:ascii="宋体" w:eastAsia="宋体" w:hAnsi="宋体" w:hint="eastAsia"/>
                <w:sz w:val="24"/>
                <w:szCs w:val="28"/>
              </w:rPr>
              <w:t>名称</w:t>
            </w:r>
          </w:p>
        </w:tc>
        <w:tc>
          <w:tcPr>
            <w:tcW w:w="2205" w:type="dxa"/>
            <w:gridSpan w:val="5"/>
            <w:vAlign w:val="center"/>
          </w:tcPr>
          <w:p w14:paraId="12C131B1" w14:textId="77777777" w:rsidR="007F28A1" w:rsidRDefault="007F28A1">
            <w:pPr>
              <w:jc w:val="center"/>
              <w:rPr>
                <w:rFonts w:ascii="宋体" w:eastAsia="宋体" w:hAnsi="宋体" w:hint="eastAsia"/>
                <w:sz w:val="24"/>
                <w:szCs w:val="28"/>
              </w:rPr>
            </w:pPr>
            <w:r>
              <w:rPr>
                <w:rFonts w:ascii="宋体" w:eastAsia="宋体" w:hAnsi="宋体" w:hint="eastAsia"/>
                <w:sz w:val="24"/>
                <w:szCs w:val="28"/>
              </w:rPr>
              <w:t>主要功能</w:t>
            </w:r>
          </w:p>
        </w:tc>
        <w:tc>
          <w:tcPr>
            <w:tcW w:w="1440" w:type="dxa"/>
            <w:gridSpan w:val="5"/>
            <w:vAlign w:val="center"/>
          </w:tcPr>
          <w:p w14:paraId="189C1CCF" w14:textId="77777777" w:rsidR="007F28A1" w:rsidRDefault="007F28A1">
            <w:pPr>
              <w:spacing w:line="380" w:lineRule="exact"/>
              <w:jc w:val="center"/>
              <w:rPr>
                <w:rFonts w:ascii="宋体" w:eastAsia="宋体" w:hAnsi="宋体" w:hint="eastAsia"/>
                <w:sz w:val="24"/>
                <w:szCs w:val="28"/>
              </w:rPr>
            </w:pPr>
            <w:r>
              <w:rPr>
                <w:rFonts w:ascii="宋体" w:eastAsia="宋体" w:hAnsi="宋体" w:hint="eastAsia"/>
                <w:sz w:val="24"/>
                <w:szCs w:val="28"/>
              </w:rPr>
              <w:t>购置时间</w:t>
            </w:r>
          </w:p>
        </w:tc>
        <w:tc>
          <w:tcPr>
            <w:tcW w:w="900" w:type="dxa"/>
            <w:gridSpan w:val="4"/>
            <w:vAlign w:val="center"/>
          </w:tcPr>
          <w:p w14:paraId="3809EBF2" w14:textId="77777777" w:rsidR="007F28A1" w:rsidRDefault="007F28A1">
            <w:pPr>
              <w:spacing w:line="380" w:lineRule="exact"/>
              <w:jc w:val="center"/>
              <w:rPr>
                <w:rFonts w:ascii="宋体" w:eastAsia="宋体" w:hAnsi="宋体" w:hint="eastAsia"/>
                <w:sz w:val="24"/>
                <w:szCs w:val="48"/>
              </w:rPr>
            </w:pPr>
            <w:r>
              <w:rPr>
                <w:rFonts w:ascii="宋体" w:eastAsia="宋体" w:hAnsi="宋体" w:hint="eastAsia"/>
                <w:sz w:val="24"/>
                <w:szCs w:val="48"/>
              </w:rPr>
              <w:t>数量</w:t>
            </w:r>
          </w:p>
        </w:tc>
        <w:tc>
          <w:tcPr>
            <w:tcW w:w="1301" w:type="dxa"/>
            <w:gridSpan w:val="2"/>
            <w:vAlign w:val="center"/>
          </w:tcPr>
          <w:p w14:paraId="6FAD65F9" w14:textId="77777777" w:rsidR="007F28A1" w:rsidRDefault="007F28A1">
            <w:pPr>
              <w:spacing w:line="380" w:lineRule="exact"/>
              <w:jc w:val="center"/>
              <w:rPr>
                <w:rFonts w:ascii="宋体" w:eastAsia="宋体" w:hAnsi="宋体" w:hint="eastAsia"/>
                <w:sz w:val="24"/>
                <w:szCs w:val="48"/>
              </w:rPr>
            </w:pPr>
            <w:r>
              <w:rPr>
                <w:rFonts w:ascii="宋体" w:eastAsia="宋体" w:hAnsi="宋体" w:hint="eastAsia"/>
                <w:sz w:val="24"/>
                <w:szCs w:val="48"/>
              </w:rPr>
              <w:t>购置价格</w:t>
            </w:r>
          </w:p>
        </w:tc>
      </w:tr>
      <w:tr w:rsidR="007F28A1" w14:paraId="1D0D71C0" w14:textId="77777777">
        <w:tblPrEx>
          <w:tblCellMar>
            <w:top w:w="0" w:type="dxa"/>
            <w:bottom w:w="0" w:type="dxa"/>
          </w:tblCellMar>
        </w:tblPrEx>
        <w:trPr>
          <w:trHeight w:val="567"/>
        </w:trPr>
        <w:tc>
          <w:tcPr>
            <w:tcW w:w="851" w:type="dxa"/>
            <w:vAlign w:val="center"/>
          </w:tcPr>
          <w:p w14:paraId="7F873ECB" w14:textId="77777777" w:rsidR="007F28A1" w:rsidRDefault="007F28A1">
            <w:pPr>
              <w:jc w:val="center"/>
              <w:rPr>
                <w:rFonts w:ascii="宋体" w:eastAsia="宋体" w:hAnsi="宋体" w:hint="eastAsia"/>
                <w:sz w:val="24"/>
                <w:szCs w:val="28"/>
              </w:rPr>
            </w:pPr>
          </w:p>
        </w:tc>
        <w:tc>
          <w:tcPr>
            <w:tcW w:w="2164" w:type="dxa"/>
            <w:gridSpan w:val="4"/>
            <w:vAlign w:val="center"/>
          </w:tcPr>
          <w:p w14:paraId="0280F579" w14:textId="77777777" w:rsidR="007F28A1" w:rsidRDefault="007F28A1">
            <w:pPr>
              <w:jc w:val="center"/>
              <w:rPr>
                <w:rFonts w:ascii="宋体" w:eastAsia="宋体" w:hAnsi="宋体" w:hint="eastAsia"/>
                <w:sz w:val="24"/>
                <w:szCs w:val="28"/>
              </w:rPr>
            </w:pPr>
          </w:p>
        </w:tc>
        <w:tc>
          <w:tcPr>
            <w:tcW w:w="2205" w:type="dxa"/>
            <w:gridSpan w:val="5"/>
            <w:vAlign w:val="center"/>
          </w:tcPr>
          <w:p w14:paraId="2855E306" w14:textId="77777777" w:rsidR="007F28A1" w:rsidRDefault="007F28A1">
            <w:pPr>
              <w:jc w:val="center"/>
              <w:rPr>
                <w:rFonts w:ascii="宋体" w:eastAsia="宋体" w:hAnsi="宋体" w:hint="eastAsia"/>
                <w:sz w:val="24"/>
                <w:szCs w:val="28"/>
              </w:rPr>
            </w:pPr>
          </w:p>
        </w:tc>
        <w:tc>
          <w:tcPr>
            <w:tcW w:w="1440" w:type="dxa"/>
            <w:gridSpan w:val="5"/>
            <w:vAlign w:val="center"/>
          </w:tcPr>
          <w:p w14:paraId="01F31C47" w14:textId="77777777" w:rsidR="007F28A1" w:rsidRDefault="007F28A1">
            <w:pPr>
              <w:jc w:val="center"/>
              <w:rPr>
                <w:rFonts w:ascii="宋体" w:eastAsia="宋体" w:hAnsi="宋体" w:hint="eastAsia"/>
                <w:sz w:val="24"/>
                <w:szCs w:val="28"/>
              </w:rPr>
            </w:pPr>
          </w:p>
        </w:tc>
        <w:tc>
          <w:tcPr>
            <w:tcW w:w="900" w:type="dxa"/>
            <w:gridSpan w:val="4"/>
            <w:vAlign w:val="center"/>
          </w:tcPr>
          <w:p w14:paraId="669071A9" w14:textId="77777777" w:rsidR="007F28A1" w:rsidRDefault="007F28A1">
            <w:pPr>
              <w:jc w:val="center"/>
              <w:rPr>
                <w:rFonts w:ascii="宋体" w:eastAsia="宋体" w:hAnsi="宋体" w:hint="eastAsia"/>
                <w:sz w:val="24"/>
                <w:szCs w:val="48"/>
              </w:rPr>
            </w:pPr>
          </w:p>
        </w:tc>
        <w:tc>
          <w:tcPr>
            <w:tcW w:w="1301" w:type="dxa"/>
            <w:gridSpan w:val="2"/>
            <w:vAlign w:val="center"/>
          </w:tcPr>
          <w:p w14:paraId="4E653E22" w14:textId="77777777" w:rsidR="007F28A1" w:rsidRDefault="007F28A1">
            <w:pPr>
              <w:jc w:val="center"/>
              <w:rPr>
                <w:rFonts w:ascii="宋体" w:eastAsia="宋体" w:hAnsi="宋体" w:hint="eastAsia"/>
                <w:sz w:val="24"/>
                <w:szCs w:val="48"/>
              </w:rPr>
            </w:pPr>
          </w:p>
        </w:tc>
      </w:tr>
      <w:tr w:rsidR="007F28A1" w14:paraId="1E5E111E" w14:textId="77777777">
        <w:tblPrEx>
          <w:tblCellMar>
            <w:top w:w="0" w:type="dxa"/>
            <w:bottom w:w="0" w:type="dxa"/>
          </w:tblCellMar>
        </w:tblPrEx>
        <w:trPr>
          <w:trHeight w:val="567"/>
        </w:trPr>
        <w:tc>
          <w:tcPr>
            <w:tcW w:w="851" w:type="dxa"/>
            <w:vAlign w:val="center"/>
          </w:tcPr>
          <w:p w14:paraId="27D18C99" w14:textId="77777777" w:rsidR="007F28A1" w:rsidRDefault="007F28A1">
            <w:pPr>
              <w:jc w:val="center"/>
              <w:rPr>
                <w:rFonts w:ascii="宋体" w:eastAsia="宋体" w:hAnsi="宋体" w:hint="eastAsia"/>
                <w:sz w:val="24"/>
                <w:szCs w:val="48"/>
              </w:rPr>
            </w:pPr>
          </w:p>
        </w:tc>
        <w:tc>
          <w:tcPr>
            <w:tcW w:w="2164" w:type="dxa"/>
            <w:gridSpan w:val="4"/>
            <w:vAlign w:val="center"/>
          </w:tcPr>
          <w:p w14:paraId="2D0B85C0" w14:textId="77777777" w:rsidR="007F28A1" w:rsidRDefault="007F28A1">
            <w:pPr>
              <w:jc w:val="center"/>
              <w:rPr>
                <w:rFonts w:ascii="宋体" w:eastAsia="宋体" w:hAnsi="宋体" w:hint="eastAsia"/>
                <w:sz w:val="24"/>
                <w:szCs w:val="48"/>
              </w:rPr>
            </w:pPr>
          </w:p>
        </w:tc>
        <w:tc>
          <w:tcPr>
            <w:tcW w:w="2205" w:type="dxa"/>
            <w:gridSpan w:val="5"/>
            <w:vAlign w:val="center"/>
          </w:tcPr>
          <w:p w14:paraId="2E16EB1F" w14:textId="77777777" w:rsidR="007F28A1" w:rsidRDefault="007F28A1">
            <w:pPr>
              <w:jc w:val="center"/>
              <w:rPr>
                <w:rFonts w:ascii="宋体" w:eastAsia="宋体" w:hAnsi="宋体" w:hint="eastAsia"/>
                <w:sz w:val="24"/>
                <w:szCs w:val="48"/>
              </w:rPr>
            </w:pPr>
          </w:p>
        </w:tc>
        <w:tc>
          <w:tcPr>
            <w:tcW w:w="1440" w:type="dxa"/>
            <w:gridSpan w:val="5"/>
            <w:vAlign w:val="center"/>
          </w:tcPr>
          <w:p w14:paraId="4046CBF8" w14:textId="77777777" w:rsidR="007F28A1" w:rsidRDefault="007F28A1">
            <w:pPr>
              <w:jc w:val="center"/>
              <w:rPr>
                <w:rFonts w:ascii="宋体" w:eastAsia="宋体" w:hAnsi="宋体" w:hint="eastAsia"/>
                <w:sz w:val="24"/>
                <w:szCs w:val="48"/>
              </w:rPr>
            </w:pPr>
          </w:p>
        </w:tc>
        <w:tc>
          <w:tcPr>
            <w:tcW w:w="900" w:type="dxa"/>
            <w:gridSpan w:val="4"/>
            <w:vAlign w:val="center"/>
          </w:tcPr>
          <w:p w14:paraId="770BBC69" w14:textId="77777777" w:rsidR="007F28A1" w:rsidRDefault="007F28A1">
            <w:pPr>
              <w:jc w:val="center"/>
              <w:rPr>
                <w:rFonts w:ascii="宋体" w:eastAsia="宋体" w:hAnsi="宋体" w:hint="eastAsia"/>
                <w:sz w:val="24"/>
                <w:szCs w:val="48"/>
              </w:rPr>
            </w:pPr>
          </w:p>
        </w:tc>
        <w:tc>
          <w:tcPr>
            <w:tcW w:w="1301" w:type="dxa"/>
            <w:gridSpan w:val="2"/>
            <w:vAlign w:val="center"/>
          </w:tcPr>
          <w:p w14:paraId="184807C0" w14:textId="77777777" w:rsidR="007F28A1" w:rsidRDefault="007F28A1">
            <w:pPr>
              <w:jc w:val="center"/>
              <w:rPr>
                <w:rFonts w:ascii="宋体" w:eastAsia="宋体" w:hAnsi="宋体" w:hint="eastAsia"/>
                <w:sz w:val="24"/>
                <w:szCs w:val="48"/>
              </w:rPr>
            </w:pPr>
          </w:p>
        </w:tc>
      </w:tr>
      <w:tr w:rsidR="007F28A1" w14:paraId="307C9AF0" w14:textId="77777777">
        <w:tblPrEx>
          <w:tblCellMar>
            <w:top w:w="0" w:type="dxa"/>
            <w:bottom w:w="0" w:type="dxa"/>
          </w:tblCellMar>
        </w:tblPrEx>
        <w:trPr>
          <w:trHeight w:val="567"/>
        </w:trPr>
        <w:tc>
          <w:tcPr>
            <w:tcW w:w="851" w:type="dxa"/>
            <w:vAlign w:val="center"/>
          </w:tcPr>
          <w:p w14:paraId="19C36080" w14:textId="77777777" w:rsidR="007F28A1" w:rsidRDefault="007F28A1">
            <w:pPr>
              <w:jc w:val="center"/>
              <w:rPr>
                <w:rFonts w:ascii="宋体" w:eastAsia="宋体" w:hAnsi="宋体" w:hint="eastAsia"/>
                <w:sz w:val="24"/>
                <w:szCs w:val="48"/>
              </w:rPr>
            </w:pPr>
          </w:p>
        </w:tc>
        <w:tc>
          <w:tcPr>
            <w:tcW w:w="2164" w:type="dxa"/>
            <w:gridSpan w:val="4"/>
            <w:vAlign w:val="center"/>
          </w:tcPr>
          <w:p w14:paraId="7759D59B" w14:textId="77777777" w:rsidR="007F28A1" w:rsidRDefault="007F28A1">
            <w:pPr>
              <w:jc w:val="center"/>
              <w:rPr>
                <w:rFonts w:ascii="宋体" w:eastAsia="宋体" w:hAnsi="宋体" w:hint="eastAsia"/>
                <w:sz w:val="24"/>
                <w:szCs w:val="48"/>
              </w:rPr>
            </w:pPr>
          </w:p>
        </w:tc>
        <w:tc>
          <w:tcPr>
            <w:tcW w:w="2205" w:type="dxa"/>
            <w:gridSpan w:val="5"/>
            <w:vAlign w:val="center"/>
          </w:tcPr>
          <w:p w14:paraId="4C64839C" w14:textId="77777777" w:rsidR="007F28A1" w:rsidRDefault="007F28A1">
            <w:pPr>
              <w:jc w:val="center"/>
              <w:rPr>
                <w:rFonts w:ascii="宋体" w:eastAsia="宋体" w:hAnsi="宋体" w:hint="eastAsia"/>
                <w:sz w:val="24"/>
                <w:szCs w:val="48"/>
              </w:rPr>
            </w:pPr>
          </w:p>
        </w:tc>
        <w:tc>
          <w:tcPr>
            <w:tcW w:w="1440" w:type="dxa"/>
            <w:gridSpan w:val="5"/>
            <w:vAlign w:val="center"/>
          </w:tcPr>
          <w:p w14:paraId="4719CB84" w14:textId="77777777" w:rsidR="007F28A1" w:rsidRDefault="007F28A1">
            <w:pPr>
              <w:jc w:val="center"/>
              <w:rPr>
                <w:rFonts w:ascii="宋体" w:eastAsia="宋体" w:hAnsi="宋体" w:hint="eastAsia"/>
                <w:sz w:val="24"/>
                <w:szCs w:val="48"/>
              </w:rPr>
            </w:pPr>
          </w:p>
        </w:tc>
        <w:tc>
          <w:tcPr>
            <w:tcW w:w="900" w:type="dxa"/>
            <w:gridSpan w:val="4"/>
            <w:vAlign w:val="center"/>
          </w:tcPr>
          <w:p w14:paraId="43A16A9C" w14:textId="77777777" w:rsidR="007F28A1" w:rsidRDefault="007F28A1">
            <w:pPr>
              <w:jc w:val="center"/>
              <w:rPr>
                <w:rFonts w:ascii="宋体" w:eastAsia="宋体" w:hAnsi="宋体" w:hint="eastAsia"/>
                <w:sz w:val="24"/>
                <w:szCs w:val="48"/>
              </w:rPr>
            </w:pPr>
          </w:p>
        </w:tc>
        <w:tc>
          <w:tcPr>
            <w:tcW w:w="1301" w:type="dxa"/>
            <w:gridSpan w:val="2"/>
            <w:vAlign w:val="center"/>
          </w:tcPr>
          <w:p w14:paraId="2283AC7A" w14:textId="77777777" w:rsidR="007F28A1" w:rsidRDefault="007F28A1">
            <w:pPr>
              <w:jc w:val="center"/>
              <w:rPr>
                <w:rFonts w:ascii="宋体" w:eastAsia="宋体" w:hAnsi="宋体" w:hint="eastAsia"/>
                <w:sz w:val="24"/>
                <w:szCs w:val="48"/>
              </w:rPr>
            </w:pPr>
          </w:p>
        </w:tc>
      </w:tr>
      <w:tr w:rsidR="007F28A1" w14:paraId="52D8A1F2" w14:textId="77777777">
        <w:tblPrEx>
          <w:tblCellMar>
            <w:top w:w="0" w:type="dxa"/>
            <w:bottom w:w="0" w:type="dxa"/>
          </w:tblCellMar>
        </w:tblPrEx>
        <w:trPr>
          <w:trHeight w:val="567"/>
        </w:trPr>
        <w:tc>
          <w:tcPr>
            <w:tcW w:w="851" w:type="dxa"/>
            <w:vAlign w:val="center"/>
          </w:tcPr>
          <w:p w14:paraId="3750C221" w14:textId="77777777" w:rsidR="007F28A1" w:rsidRDefault="007F28A1">
            <w:pPr>
              <w:jc w:val="center"/>
              <w:rPr>
                <w:rFonts w:ascii="宋体" w:eastAsia="宋体" w:hAnsi="宋体" w:hint="eastAsia"/>
                <w:sz w:val="24"/>
                <w:szCs w:val="48"/>
              </w:rPr>
            </w:pPr>
          </w:p>
        </w:tc>
        <w:tc>
          <w:tcPr>
            <w:tcW w:w="2164" w:type="dxa"/>
            <w:gridSpan w:val="4"/>
            <w:vAlign w:val="center"/>
          </w:tcPr>
          <w:p w14:paraId="303436C5" w14:textId="77777777" w:rsidR="007F28A1" w:rsidRDefault="007F28A1">
            <w:pPr>
              <w:jc w:val="center"/>
              <w:rPr>
                <w:rFonts w:ascii="宋体" w:eastAsia="宋体" w:hAnsi="宋体" w:hint="eastAsia"/>
                <w:sz w:val="24"/>
                <w:szCs w:val="48"/>
              </w:rPr>
            </w:pPr>
          </w:p>
        </w:tc>
        <w:tc>
          <w:tcPr>
            <w:tcW w:w="2205" w:type="dxa"/>
            <w:gridSpan w:val="5"/>
            <w:vAlign w:val="center"/>
          </w:tcPr>
          <w:p w14:paraId="5E25E1AE" w14:textId="77777777" w:rsidR="007F28A1" w:rsidRDefault="007F28A1">
            <w:pPr>
              <w:jc w:val="center"/>
              <w:rPr>
                <w:rFonts w:ascii="宋体" w:eastAsia="宋体" w:hAnsi="宋体" w:hint="eastAsia"/>
                <w:sz w:val="24"/>
                <w:szCs w:val="48"/>
              </w:rPr>
            </w:pPr>
          </w:p>
        </w:tc>
        <w:tc>
          <w:tcPr>
            <w:tcW w:w="1440" w:type="dxa"/>
            <w:gridSpan w:val="5"/>
            <w:vAlign w:val="center"/>
          </w:tcPr>
          <w:p w14:paraId="6E4FC04D" w14:textId="77777777" w:rsidR="007F28A1" w:rsidRDefault="007F28A1">
            <w:pPr>
              <w:jc w:val="center"/>
              <w:rPr>
                <w:rFonts w:ascii="宋体" w:eastAsia="宋体" w:hAnsi="宋体" w:hint="eastAsia"/>
                <w:sz w:val="24"/>
                <w:szCs w:val="48"/>
              </w:rPr>
            </w:pPr>
          </w:p>
        </w:tc>
        <w:tc>
          <w:tcPr>
            <w:tcW w:w="900" w:type="dxa"/>
            <w:gridSpan w:val="4"/>
            <w:vAlign w:val="center"/>
          </w:tcPr>
          <w:p w14:paraId="04913FFD" w14:textId="77777777" w:rsidR="007F28A1" w:rsidRDefault="007F28A1">
            <w:pPr>
              <w:jc w:val="center"/>
              <w:rPr>
                <w:rFonts w:ascii="宋体" w:eastAsia="宋体" w:hAnsi="宋体" w:hint="eastAsia"/>
                <w:sz w:val="24"/>
                <w:szCs w:val="48"/>
              </w:rPr>
            </w:pPr>
          </w:p>
        </w:tc>
        <w:tc>
          <w:tcPr>
            <w:tcW w:w="1301" w:type="dxa"/>
            <w:gridSpan w:val="2"/>
            <w:vAlign w:val="center"/>
          </w:tcPr>
          <w:p w14:paraId="535083AF" w14:textId="77777777" w:rsidR="007F28A1" w:rsidRDefault="007F28A1">
            <w:pPr>
              <w:jc w:val="center"/>
              <w:rPr>
                <w:rFonts w:ascii="宋体" w:eastAsia="宋体" w:hAnsi="宋体" w:hint="eastAsia"/>
                <w:sz w:val="24"/>
                <w:szCs w:val="48"/>
              </w:rPr>
            </w:pPr>
          </w:p>
        </w:tc>
      </w:tr>
      <w:tr w:rsidR="007F28A1" w14:paraId="0F6469BD" w14:textId="77777777">
        <w:tblPrEx>
          <w:tblCellMar>
            <w:top w:w="0" w:type="dxa"/>
            <w:bottom w:w="0" w:type="dxa"/>
          </w:tblCellMar>
        </w:tblPrEx>
        <w:trPr>
          <w:trHeight w:val="567"/>
        </w:trPr>
        <w:tc>
          <w:tcPr>
            <w:tcW w:w="851" w:type="dxa"/>
            <w:vAlign w:val="center"/>
          </w:tcPr>
          <w:p w14:paraId="5BC9A4CB" w14:textId="77777777" w:rsidR="007F28A1" w:rsidRDefault="007F28A1">
            <w:pPr>
              <w:jc w:val="center"/>
              <w:rPr>
                <w:rFonts w:ascii="宋体" w:eastAsia="宋体" w:hAnsi="宋体" w:hint="eastAsia"/>
                <w:sz w:val="24"/>
                <w:szCs w:val="48"/>
              </w:rPr>
            </w:pPr>
          </w:p>
        </w:tc>
        <w:tc>
          <w:tcPr>
            <w:tcW w:w="2164" w:type="dxa"/>
            <w:gridSpan w:val="4"/>
            <w:vAlign w:val="center"/>
          </w:tcPr>
          <w:p w14:paraId="61C3DE74" w14:textId="77777777" w:rsidR="007F28A1" w:rsidRDefault="007F28A1">
            <w:pPr>
              <w:jc w:val="center"/>
              <w:rPr>
                <w:rFonts w:ascii="宋体" w:eastAsia="宋体" w:hAnsi="宋体" w:hint="eastAsia"/>
                <w:sz w:val="24"/>
                <w:szCs w:val="48"/>
              </w:rPr>
            </w:pPr>
          </w:p>
        </w:tc>
        <w:tc>
          <w:tcPr>
            <w:tcW w:w="2205" w:type="dxa"/>
            <w:gridSpan w:val="5"/>
            <w:vAlign w:val="center"/>
          </w:tcPr>
          <w:p w14:paraId="3239F8C2" w14:textId="77777777" w:rsidR="007F28A1" w:rsidRDefault="007F28A1">
            <w:pPr>
              <w:jc w:val="center"/>
              <w:rPr>
                <w:rFonts w:ascii="宋体" w:eastAsia="宋体" w:hAnsi="宋体" w:hint="eastAsia"/>
                <w:sz w:val="24"/>
                <w:szCs w:val="48"/>
              </w:rPr>
            </w:pPr>
          </w:p>
        </w:tc>
        <w:tc>
          <w:tcPr>
            <w:tcW w:w="1440" w:type="dxa"/>
            <w:gridSpan w:val="5"/>
            <w:vAlign w:val="center"/>
          </w:tcPr>
          <w:p w14:paraId="7509048A" w14:textId="77777777" w:rsidR="007F28A1" w:rsidRDefault="007F28A1">
            <w:pPr>
              <w:jc w:val="center"/>
              <w:rPr>
                <w:rFonts w:ascii="宋体" w:eastAsia="宋体" w:hAnsi="宋体" w:hint="eastAsia"/>
                <w:sz w:val="24"/>
                <w:szCs w:val="48"/>
              </w:rPr>
            </w:pPr>
          </w:p>
        </w:tc>
        <w:tc>
          <w:tcPr>
            <w:tcW w:w="900" w:type="dxa"/>
            <w:gridSpan w:val="4"/>
            <w:vAlign w:val="center"/>
          </w:tcPr>
          <w:p w14:paraId="760008B5" w14:textId="77777777" w:rsidR="007F28A1" w:rsidRDefault="007F28A1">
            <w:pPr>
              <w:jc w:val="center"/>
              <w:rPr>
                <w:rFonts w:ascii="宋体" w:eastAsia="宋体" w:hAnsi="宋体" w:hint="eastAsia"/>
                <w:sz w:val="24"/>
                <w:szCs w:val="48"/>
              </w:rPr>
            </w:pPr>
          </w:p>
        </w:tc>
        <w:tc>
          <w:tcPr>
            <w:tcW w:w="1301" w:type="dxa"/>
            <w:gridSpan w:val="2"/>
            <w:vAlign w:val="center"/>
          </w:tcPr>
          <w:p w14:paraId="7A5AFB37" w14:textId="77777777" w:rsidR="007F28A1" w:rsidRDefault="007F28A1">
            <w:pPr>
              <w:jc w:val="center"/>
              <w:rPr>
                <w:rFonts w:ascii="宋体" w:eastAsia="宋体" w:hAnsi="宋体" w:hint="eastAsia"/>
                <w:sz w:val="24"/>
                <w:szCs w:val="48"/>
              </w:rPr>
            </w:pPr>
          </w:p>
        </w:tc>
      </w:tr>
      <w:tr w:rsidR="007F28A1" w14:paraId="37A250F4" w14:textId="77777777">
        <w:tblPrEx>
          <w:tblCellMar>
            <w:top w:w="0" w:type="dxa"/>
            <w:bottom w:w="0" w:type="dxa"/>
          </w:tblCellMar>
        </w:tblPrEx>
        <w:trPr>
          <w:trHeight w:val="567"/>
        </w:trPr>
        <w:tc>
          <w:tcPr>
            <w:tcW w:w="851" w:type="dxa"/>
            <w:vAlign w:val="center"/>
          </w:tcPr>
          <w:p w14:paraId="1A393BC6" w14:textId="77777777" w:rsidR="007F28A1" w:rsidRDefault="007F28A1">
            <w:pPr>
              <w:jc w:val="center"/>
              <w:rPr>
                <w:rFonts w:ascii="宋体" w:eastAsia="宋体" w:hAnsi="宋体" w:hint="eastAsia"/>
                <w:sz w:val="24"/>
                <w:szCs w:val="48"/>
              </w:rPr>
            </w:pPr>
          </w:p>
        </w:tc>
        <w:tc>
          <w:tcPr>
            <w:tcW w:w="2164" w:type="dxa"/>
            <w:gridSpan w:val="4"/>
            <w:vAlign w:val="center"/>
          </w:tcPr>
          <w:p w14:paraId="20B6D2AE" w14:textId="77777777" w:rsidR="007F28A1" w:rsidRDefault="007F28A1">
            <w:pPr>
              <w:jc w:val="center"/>
              <w:rPr>
                <w:rFonts w:ascii="宋体" w:eastAsia="宋体" w:hAnsi="宋体" w:hint="eastAsia"/>
                <w:sz w:val="24"/>
                <w:szCs w:val="48"/>
              </w:rPr>
            </w:pPr>
          </w:p>
        </w:tc>
        <w:tc>
          <w:tcPr>
            <w:tcW w:w="2205" w:type="dxa"/>
            <w:gridSpan w:val="5"/>
            <w:vAlign w:val="center"/>
          </w:tcPr>
          <w:p w14:paraId="20BD1615" w14:textId="77777777" w:rsidR="007F28A1" w:rsidRDefault="007F28A1">
            <w:pPr>
              <w:jc w:val="center"/>
              <w:rPr>
                <w:rFonts w:ascii="宋体" w:eastAsia="宋体" w:hAnsi="宋体" w:hint="eastAsia"/>
                <w:sz w:val="24"/>
                <w:szCs w:val="48"/>
              </w:rPr>
            </w:pPr>
          </w:p>
        </w:tc>
        <w:tc>
          <w:tcPr>
            <w:tcW w:w="1440" w:type="dxa"/>
            <w:gridSpan w:val="5"/>
            <w:vAlign w:val="center"/>
          </w:tcPr>
          <w:p w14:paraId="1104F84D" w14:textId="77777777" w:rsidR="007F28A1" w:rsidRDefault="007F28A1">
            <w:pPr>
              <w:jc w:val="center"/>
              <w:rPr>
                <w:rFonts w:ascii="宋体" w:eastAsia="宋体" w:hAnsi="宋体" w:hint="eastAsia"/>
                <w:sz w:val="24"/>
                <w:szCs w:val="48"/>
              </w:rPr>
            </w:pPr>
          </w:p>
        </w:tc>
        <w:tc>
          <w:tcPr>
            <w:tcW w:w="900" w:type="dxa"/>
            <w:gridSpan w:val="4"/>
            <w:vAlign w:val="center"/>
          </w:tcPr>
          <w:p w14:paraId="06B65F31" w14:textId="77777777" w:rsidR="007F28A1" w:rsidRDefault="007F28A1">
            <w:pPr>
              <w:jc w:val="center"/>
              <w:rPr>
                <w:rFonts w:ascii="宋体" w:eastAsia="宋体" w:hAnsi="宋体" w:hint="eastAsia"/>
                <w:sz w:val="24"/>
                <w:szCs w:val="48"/>
              </w:rPr>
            </w:pPr>
          </w:p>
        </w:tc>
        <w:tc>
          <w:tcPr>
            <w:tcW w:w="1301" w:type="dxa"/>
            <w:gridSpan w:val="2"/>
            <w:vAlign w:val="center"/>
          </w:tcPr>
          <w:p w14:paraId="1D6E9DA4" w14:textId="77777777" w:rsidR="007F28A1" w:rsidRDefault="007F28A1">
            <w:pPr>
              <w:jc w:val="center"/>
              <w:rPr>
                <w:rFonts w:ascii="宋体" w:eastAsia="宋体" w:hAnsi="宋体" w:hint="eastAsia"/>
                <w:sz w:val="24"/>
                <w:szCs w:val="48"/>
              </w:rPr>
            </w:pPr>
          </w:p>
        </w:tc>
      </w:tr>
      <w:tr w:rsidR="007F28A1" w14:paraId="4AB142A2" w14:textId="77777777">
        <w:tblPrEx>
          <w:tblCellMar>
            <w:top w:w="0" w:type="dxa"/>
            <w:bottom w:w="0" w:type="dxa"/>
          </w:tblCellMar>
        </w:tblPrEx>
        <w:trPr>
          <w:trHeight w:val="567"/>
        </w:trPr>
        <w:tc>
          <w:tcPr>
            <w:tcW w:w="851" w:type="dxa"/>
            <w:vAlign w:val="center"/>
          </w:tcPr>
          <w:p w14:paraId="69087934" w14:textId="77777777" w:rsidR="007F28A1" w:rsidRDefault="007F28A1">
            <w:pPr>
              <w:jc w:val="center"/>
              <w:rPr>
                <w:rFonts w:ascii="宋体" w:eastAsia="宋体" w:hAnsi="宋体" w:hint="eastAsia"/>
                <w:sz w:val="24"/>
                <w:szCs w:val="48"/>
              </w:rPr>
            </w:pPr>
          </w:p>
        </w:tc>
        <w:tc>
          <w:tcPr>
            <w:tcW w:w="2164" w:type="dxa"/>
            <w:gridSpan w:val="4"/>
            <w:vAlign w:val="center"/>
          </w:tcPr>
          <w:p w14:paraId="051EB48F" w14:textId="77777777" w:rsidR="007F28A1" w:rsidRDefault="007F28A1">
            <w:pPr>
              <w:jc w:val="center"/>
              <w:rPr>
                <w:rFonts w:ascii="宋体" w:eastAsia="宋体" w:hAnsi="宋体" w:hint="eastAsia"/>
                <w:sz w:val="24"/>
                <w:szCs w:val="48"/>
              </w:rPr>
            </w:pPr>
          </w:p>
        </w:tc>
        <w:tc>
          <w:tcPr>
            <w:tcW w:w="2205" w:type="dxa"/>
            <w:gridSpan w:val="5"/>
            <w:vAlign w:val="center"/>
          </w:tcPr>
          <w:p w14:paraId="06017E50" w14:textId="77777777" w:rsidR="007F28A1" w:rsidRDefault="007F28A1">
            <w:pPr>
              <w:jc w:val="center"/>
              <w:rPr>
                <w:rFonts w:ascii="宋体" w:eastAsia="宋体" w:hAnsi="宋体" w:hint="eastAsia"/>
                <w:sz w:val="24"/>
                <w:szCs w:val="48"/>
              </w:rPr>
            </w:pPr>
          </w:p>
        </w:tc>
        <w:tc>
          <w:tcPr>
            <w:tcW w:w="1440" w:type="dxa"/>
            <w:gridSpan w:val="5"/>
            <w:vAlign w:val="center"/>
          </w:tcPr>
          <w:p w14:paraId="0257648F" w14:textId="77777777" w:rsidR="007F28A1" w:rsidRDefault="007F28A1">
            <w:pPr>
              <w:jc w:val="center"/>
              <w:rPr>
                <w:rFonts w:ascii="宋体" w:eastAsia="宋体" w:hAnsi="宋体" w:hint="eastAsia"/>
                <w:sz w:val="24"/>
                <w:szCs w:val="48"/>
              </w:rPr>
            </w:pPr>
          </w:p>
        </w:tc>
        <w:tc>
          <w:tcPr>
            <w:tcW w:w="900" w:type="dxa"/>
            <w:gridSpan w:val="4"/>
            <w:vAlign w:val="center"/>
          </w:tcPr>
          <w:p w14:paraId="6DB97CD7" w14:textId="77777777" w:rsidR="007F28A1" w:rsidRDefault="007F28A1">
            <w:pPr>
              <w:jc w:val="center"/>
              <w:rPr>
                <w:rFonts w:ascii="宋体" w:eastAsia="宋体" w:hAnsi="宋体" w:hint="eastAsia"/>
                <w:sz w:val="24"/>
                <w:szCs w:val="48"/>
              </w:rPr>
            </w:pPr>
          </w:p>
        </w:tc>
        <w:tc>
          <w:tcPr>
            <w:tcW w:w="1301" w:type="dxa"/>
            <w:gridSpan w:val="2"/>
            <w:vAlign w:val="center"/>
          </w:tcPr>
          <w:p w14:paraId="7FF73B77" w14:textId="77777777" w:rsidR="007F28A1" w:rsidRDefault="007F28A1">
            <w:pPr>
              <w:jc w:val="center"/>
              <w:rPr>
                <w:rFonts w:ascii="宋体" w:eastAsia="宋体" w:hAnsi="宋体" w:hint="eastAsia"/>
                <w:sz w:val="24"/>
                <w:szCs w:val="48"/>
              </w:rPr>
            </w:pPr>
          </w:p>
        </w:tc>
      </w:tr>
      <w:tr w:rsidR="007F28A1" w14:paraId="1EB87562" w14:textId="77777777">
        <w:tblPrEx>
          <w:tblCellMar>
            <w:top w:w="0" w:type="dxa"/>
            <w:bottom w:w="0" w:type="dxa"/>
          </w:tblCellMar>
        </w:tblPrEx>
        <w:trPr>
          <w:trHeight w:val="567"/>
        </w:trPr>
        <w:tc>
          <w:tcPr>
            <w:tcW w:w="851" w:type="dxa"/>
            <w:vAlign w:val="center"/>
          </w:tcPr>
          <w:p w14:paraId="0D562B2E" w14:textId="77777777" w:rsidR="007F28A1" w:rsidRDefault="007F28A1">
            <w:pPr>
              <w:jc w:val="center"/>
              <w:rPr>
                <w:rFonts w:ascii="宋体" w:eastAsia="宋体" w:hAnsi="宋体" w:hint="eastAsia"/>
                <w:sz w:val="24"/>
                <w:szCs w:val="48"/>
              </w:rPr>
            </w:pPr>
          </w:p>
        </w:tc>
        <w:tc>
          <w:tcPr>
            <w:tcW w:w="2164" w:type="dxa"/>
            <w:gridSpan w:val="4"/>
            <w:vAlign w:val="center"/>
          </w:tcPr>
          <w:p w14:paraId="3DC32D85" w14:textId="77777777" w:rsidR="007F28A1" w:rsidRDefault="007F28A1">
            <w:pPr>
              <w:jc w:val="center"/>
              <w:rPr>
                <w:rFonts w:ascii="宋体" w:eastAsia="宋体" w:hAnsi="宋体" w:hint="eastAsia"/>
                <w:sz w:val="24"/>
                <w:szCs w:val="48"/>
              </w:rPr>
            </w:pPr>
          </w:p>
        </w:tc>
        <w:tc>
          <w:tcPr>
            <w:tcW w:w="2205" w:type="dxa"/>
            <w:gridSpan w:val="5"/>
            <w:vAlign w:val="center"/>
          </w:tcPr>
          <w:p w14:paraId="03B62ECC" w14:textId="77777777" w:rsidR="007F28A1" w:rsidRDefault="007F28A1">
            <w:pPr>
              <w:jc w:val="center"/>
              <w:rPr>
                <w:rFonts w:ascii="宋体" w:eastAsia="宋体" w:hAnsi="宋体" w:hint="eastAsia"/>
                <w:sz w:val="24"/>
                <w:szCs w:val="48"/>
              </w:rPr>
            </w:pPr>
          </w:p>
        </w:tc>
        <w:tc>
          <w:tcPr>
            <w:tcW w:w="1440" w:type="dxa"/>
            <w:gridSpan w:val="5"/>
            <w:vAlign w:val="center"/>
          </w:tcPr>
          <w:p w14:paraId="7F2DF5AA" w14:textId="77777777" w:rsidR="007F28A1" w:rsidRDefault="007F28A1">
            <w:pPr>
              <w:jc w:val="center"/>
              <w:rPr>
                <w:rFonts w:ascii="宋体" w:eastAsia="宋体" w:hAnsi="宋体" w:hint="eastAsia"/>
                <w:sz w:val="24"/>
                <w:szCs w:val="48"/>
              </w:rPr>
            </w:pPr>
          </w:p>
        </w:tc>
        <w:tc>
          <w:tcPr>
            <w:tcW w:w="900" w:type="dxa"/>
            <w:gridSpan w:val="4"/>
            <w:vAlign w:val="center"/>
          </w:tcPr>
          <w:p w14:paraId="21366562" w14:textId="77777777" w:rsidR="007F28A1" w:rsidRDefault="007F28A1">
            <w:pPr>
              <w:jc w:val="center"/>
              <w:rPr>
                <w:rFonts w:ascii="宋体" w:eastAsia="宋体" w:hAnsi="宋体" w:hint="eastAsia"/>
                <w:sz w:val="24"/>
                <w:szCs w:val="48"/>
              </w:rPr>
            </w:pPr>
          </w:p>
        </w:tc>
        <w:tc>
          <w:tcPr>
            <w:tcW w:w="1301" w:type="dxa"/>
            <w:gridSpan w:val="2"/>
            <w:vAlign w:val="center"/>
          </w:tcPr>
          <w:p w14:paraId="3EDC265C" w14:textId="77777777" w:rsidR="007F28A1" w:rsidRDefault="007F28A1">
            <w:pPr>
              <w:jc w:val="center"/>
              <w:rPr>
                <w:rFonts w:ascii="宋体" w:eastAsia="宋体" w:hAnsi="宋体" w:hint="eastAsia"/>
                <w:sz w:val="24"/>
                <w:szCs w:val="48"/>
              </w:rPr>
            </w:pPr>
          </w:p>
        </w:tc>
      </w:tr>
      <w:tr w:rsidR="007F28A1" w14:paraId="46E34BAC" w14:textId="77777777">
        <w:tblPrEx>
          <w:tblCellMar>
            <w:top w:w="0" w:type="dxa"/>
            <w:bottom w:w="0" w:type="dxa"/>
          </w:tblCellMar>
        </w:tblPrEx>
        <w:trPr>
          <w:trHeight w:val="567"/>
        </w:trPr>
        <w:tc>
          <w:tcPr>
            <w:tcW w:w="851" w:type="dxa"/>
            <w:vAlign w:val="center"/>
          </w:tcPr>
          <w:p w14:paraId="257C01E7" w14:textId="77777777" w:rsidR="007F28A1" w:rsidRDefault="007F28A1">
            <w:pPr>
              <w:jc w:val="center"/>
              <w:rPr>
                <w:rFonts w:ascii="宋体" w:eastAsia="宋体" w:hAnsi="宋体" w:hint="eastAsia"/>
                <w:sz w:val="24"/>
                <w:szCs w:val="48"/>
              </w:rPr>
            </w:pPr>
          </w:p>
        </w:tc>
        <w:tc>
          <w:tcPr>
            <w:tcW w:w="2164" w:type="dxa"/>
            <w:gridSpan w:val="4"/>
            <w:vAlign w:val="center"/>
          </w:tcPr>
          <w:p w14:paraId="2161B178" w14:textId="77777777" w:rsidR="007F28A1" w:rsidRDefault="007F28A1">
            <w:pPr>
              <w:jc w:val="center"/>
              <w:rPr>
                <w:rFonts w:ascii="宋体" w:eastAsia="宋体" w:hAnsi="宋体" w:hint="eastAsia"/>
                <w:sz w:val="24"/>
                <w:szCs w:val="48"/>
              </w:rPr>
            </w:pPr>
          </w:p>
        </w:tc>
        <w:tc>
          <w:tcPr>
            <w:tcW w:w="2205" w:type="dxa"/>
            <w:gridSpan w:val="5"/>
            <w:vAlign w:val="center"/>
          </w:tcPr>
          <w:p w14:paraId="3BE20510" w14:textId="77777777" w:rsidR="007F28A1" w:rsidRDefault="007F28A1">
            <w:pPr>
              <w:jc w:val="center"/>
              <w:rPr>
                <w:rFonts w:ascii="宋体" w:eastAsia="宋体" w:hAnsi="宋体" w:hint="eastAsia"/>
                <w:sz w:val="24"/>
                <w:szCs w:val="48"/>
              </w:rPr>
            </w:pPr>
          </w:p>
        </w:tc>
        <w:tc>
          <w:tcPr>
            <w:tcW w:w="1440" w:type="dxa"/>
            <w:gridSpan w:val="5"/>
            <w:vAlign w:val="center"/>
          </w:tcPr>
          <w:p w14:paraId="68E900B1" w14:textId="77777777" w:rsidR="007F28A1" w:rsidRDefault="007F28A1">
            <w:pPr>
              <w:jc w:val="center"/>
              <w:rPr>
                <w:rFonts w:ascii="宋体" w:eastAsia="宋体" w:hAnsi="宋体" w:hint="eastAsia"/>
                <w:sz w:val="24"/>
                <w:szCs w:val="48"/>
              </w:rPr>
            </w:pPr>
          </w:p>
        </w:tc>
        <w:tc>
          <w:tcPr>
            <w:tcW w:w="900" w:type="dxa"/>
            <w:gridSpan w:val="4"/>
            <w:vAlign w:val="center"/>
          </w:tcPr>
          <w:p w14:paraId="4DCC63E3" w14:textId="77777777" w:rsidR="007F28A1" w:rsidRDefault="007F28A1">
            <w:pPr>
              <w:jc w:val="center"/>
              <w:rPr>
                <w:rFonts w:ascii="宋体" w:eastAsia="宋体" w:hAnsi="宋体" w:hint="eastAsia"/>
                <w:sz w:val="24"/>
                <w:szCs w:val="48"/>
              </w:rPr>
            </w:pPr>
          </w:p>
        </w:tc>
        <w:tc>
          <w:tcPr>
            <w:tcW w:w="1301" w:type="dxa"/>
            <w:gridSpan w:val="2"/>
            <w:vAlign w:val="center"/>
          </w:tcPr>
          <w:p w14:paraId="3520D049" w14:textId="77777777" w:rsidR="007F28A1" w:rsidRDefault="007F28A1">
            <w:pPr>
              <w:jc w:val="center"/>
              <w:rPr>
                <w:rFonts w:ascii="宋体" w:eastAsia="宋体" w:hAnsi="宋体" w:hint="eastAsia"/>
                <w:sz w:val="24"/>
                <w:szCs w:val="48"/>
              </w:rPr>
            </w:pPr>
          </w:p>
        </w:tc>
      </w:tr>
      <w:tr w:rsidR="007F28A1" w14:paraId="457E55C4" w14:textId="77777777">
        <w:tblPrEx>
          <w:tblCellMar>
            <w:top w:w="0" w:type="dxa"/>
            <w:bottom w:w="0" w:type="dxa"/>
          </w:tblCellMar>
        </w:tblPrEx>
        <w:trPr>
          <w:trHeight w:val="567"/>
        </w:trPr>
        <w:tc>
          <w:tcPr>
            <w:tcW w:w="851" w:type="dxa"/>
            <w:vAlign w:val="center"/>
          </w:tcPr>
          <w:p w14:paraId="18DAE672" w14:textId="77777777" w:rsidR="007F28A1" w:rsidRDefault="007F28A1">
            <w:pPr>
              <w:jc w:val="center"/>
              <w:rPr>
                <w:rFonts w:ascii="宋体" w:eastAsia="宋体" w:hAnsi="宋体" w:hint="eastAsia"/>
                <w:sz w:val="24"/>
                <w:szCs w:val="48"/>
              </w:rPr>
            </w:pPr>
          </w:p>
        </w:tc>
        <w:tc>
          <w:tcPr>
            <w:tcW w:w="2164" w:type="dxa"/>
            <w:gridSpan w:val="4"/>
            <w:vAlign w:val="center"/>
          </w:tcPr>
          <w:p w14:paraId="20C7588A" w14:textId="77777777" w:rsidR="007F28A1" w:rsidRDefault="007F28A1">
            <w:pPr>
              <w:jc w:val="center"/>
              <w:rPr>
                <w:rFonts w:ascii="宋体" w:eastAsia="宋体" w:hAnsi="宋体" w:hint="eastAsia"/>
                <w:sz w:val="24"/>
                <w:szCs w:val="48"/>
              </w:rPr>
            </w:pPr>
          </w:p>
        </w:tc>
        <w:tc>
          <w:tcPr>
            <w:tcW w:w="2205" w:type="dxa"/>
            <w:gridSpan w:val="5"/>
            <w:vAlign w:val="center"/>
          </w:tcPr>
          <w:p w14:paraId="1A9C77A8" w14:textId="77777777" w:rsidR="007F28A1" w:rsidRDefault="007F28A1">
            <w:pPr>
              <w:jc w:val="center"/>
              <w:rPr>
                <w:rFonts w:ascii="宋体" w:eastAsia="宋体" w:hAnsi="宋体" w:hint="eastAsia"/>
                <w:sz w:val="24"/>
                <w:szCs w:val="48"/>
              </w:rPr>
            </w:pPr>
          </w:p>
        </w:tc>
        <w:tc>
          <w:tcPr>
            <w:tcW w:w="1440" w:type="dxa"/>
            <w:gridSpan w:val="5"/>
            <w:vAlign w:val="center"/>
          </w:tcPr>
          <w:p w14:paraId="7FA7337B" w14:textId="77777777" w:rsidR="007F28A1" w:rsidRDefault="007F28A1">
            <w:pPr>
              <w:jc w:val="center"/>
              <w:rPr>
                <w:rFonts w:ascii="宋体" w:eastAsia="宋体" w:hAnsi="宋体" w:hint="eastAsia"/>
                <w:sz w:val="24"/>
                <w:szCs w:val="48"/>
              </w:rPr>
            </w:pPr>
          </w:p>
        </w:tc>
        <w:tc>
          <w:tcPr>
            <w:tcW w:w="900" w:type="dxa"/>
            <w:gridSpan w:val="4"/>
            <w:vAlign w:val="center"/>
          </w:tcPr>
          <w:p w14:paraId="4C6EF284" w14:textId="77777777" w:rsidR="007F28A1" w:rsidRDefault="007F28A1">
            <w:pPr>
              <w:jc w:val="center"/>
              <w:rPr>
                <w:rFonts w:ascii="宋体" w:eastAsia="宋体" w:hAnsi="宋体" w:hint="eastAsia"/>
                <w:sz w:val="24"/>
                <w:szCs w:val="48"/>
              </w:rPr>
            </w:pPr>
          </w:p>
        </w:tc>
        <w:tc>
          <w:tcPr>
            <w:tcW w:w="1301" w:type="dxa"/>
            <w:gridSpan w:val="2"/>
            <w:vAlign w:val="center"/>
          </w:tcPr>
          <w:p w14:paraId="575A7D1B" w14:textId="77777777" w:rsidR="007F28A1" w:rsidRDefault="007F28A1">
            <w:pPr>
              <w:jc w:val="center"/>
              <w:rPr>
                <w:rFonts w:ascii="宋体" w:eastAsia="宋体" w:hAnsi="宋体" w:hint="eastAsia"/>
                <w:sz w:val="24"/>
                <w:szCs w:val="48"/>
              </w:rPr>
            </w:pPr>
          </w:p>
        </w:tc>
      </w:tr>
      <w:tr w:rsidR="007F28A1" w14:paraId="4EAF56FF" w14:textId="77777777">
        <w:tblPrEx>
          <w:tblCellMar>
            <w:top w:w="0" w:type="dxa"/>
            <w:bottom w:w="0" w:type="dxa"/>
          </w:tblCellMar>
        </w:tblPrEx>
        <w:trPr>
          <w:trHeight w:val="567"/>
        </w:trPr>
        <w:tc>
          <w:tcPr>
            <w:tcW w:w="851" w:type="dxa"/>
            <w:vAlign w:val="center"/>
          </w:tcPr>
          <w:p w14:paraId="1AAD1BB1" w14:textId="77777777" w:rsidR="007F28A1" w:rsidRDefault="007F28A1">
            <w:pPr>
              <w:jc w:val="center"/>
              <w:rPr>
                <w:rFonts w:ascii="宋体" w:eastAsia="宋体" w:hAnsi="宋体" w:hint="eastAsia"/>
                <w:sz w:val="24"/>
                <w:szCs w:val="48"/>
              </w:rPr>
            </w:pPr>
          </w:p>
        </w:tc>
        <w:tc>
          <w:tcPr>
            <w:tcW w:w="2164" w:type="dxa"/>
            <w:gridSpan w:val="4"/>
            <w:vAlign w:val="center"/>
          </w:tcPr>
          <w:p w14:paraId="7E0C26D2" w14:textId="77777777" w:rsidR="007F28A1" w:rsidRDefault="007F28A1">
            <w:pPr>
              <w:jc w:val="center"/>
              <w:rPr>
                <w:rFonts w:ascii="宋体" w:eastAsia="宋体" w:hAnsi="宋体" w:hint="eastAsia"/>
                <w:sz w:val="24"/>
                <w:szCs w:val="48"/>
              </w:rPr>
            </w:pPr>
          </w:p>
        </w:tc>
        <w:tc>
          <w:tcPr>
            <w:tcW w:w="2205" w:type="dxa"/>
            <w:gridSpan w:val="5"/>
            <w:vAlign w:val="center"/>
          </w:tcPr>
          <w:p w14:paraId="333A381B" w14:textId="77777777" w:rsidR="007F28A1" w:rsidRDefault="007F28A1">
            <w:pPr>
              <w:jc w:val="center"/>
              <w:rPr>
                <w:rFonts w:ascii="宋体" w:eastAsia="宋体" w:hAnsi="宋体" w:hint="eastAsia"/>
                <w:sz w:val="24"/>
                <w:szCs w:val="48"/>
              </w:rPr>
            </w:pPr>
          </w:p>
        </w:tc>
        <w:tc>
          <w:tcPr>
            <w:tcW w:w="1440" w:type="dxa"/>
            <w:gridSpan w:val="5"/>
            <w:vAlign w:val="center"/>
          </w:tcPr>
          <w:p w14:paraId="5B873A59" w14:textId="77777777" w:rsidR="007F28A1" w:rsidRDefault="007F28A1">
            <w:pPr>
              <w:jc w:val="center"/>
              <w:rPr>
                <w:rFonts w:ascii="宋体" w:eastAsia="宋体" w:hAnsi="宋体" w:hint="eastAsia"/>
                <w:sz w:val="24"/>
                <w:szCs w:val="48"/>
              </w:rPr>
            </w:pPr>
          </w:p>
        </w:tc>
        <w:tc>
          <w:tcPr>
            <w:tcW w:w="900" w:type="dxa"/>
            <w:gridSpan w:val="4"/>
            <w:vAlign w:val="center"/>
          </w:tcPr>
          <w:p w14:paraId="6DD660AA" w14:textId="77777777" w:rsidR="007F28A1" w:rsidRDefault="007F28A1">
            <w:pPr>
              <w:jc w:val="center"/>
              <w:rPr>
                <w:rFonts w:ascii="宋体" w:eastAsia="宋体" w:hAnsi="宋体" w:hint="eastAsia"/>
                <w:sz w:val="24"/>
                <w:szCs w:val="48"/>
              </w:rPr>
            </w:pPr>
          </w:p>
        </w:tc>
        <w:tc>
          <w:tcPr>
            <w:tcW w:w="1301" w:type="dxa"/>
            <w:gridSpan w:val="2"/>
            <w:vAlign w:val="center"/>
          </w:tcPr>
          <w:p w14:paraId="54474F05" w14:textId="77777777" w:rsidR="007F28A1" w:rsidRDefault="007F28A1">
            <w:pPr>
              <w:jc w:val="center"/>
              <w:rPr>
                <w:rFonts w:ascii="宋体" w:eastAsia="宋体" w:hAnsi="宋体" w:hint="eastAsia"/>
                <w:sz w:val="24"/>
                <w:szCs w:val="48"/>
              </w:rPr>
            </w:pPr>
          </w:p>
        </w:tc>
      </w:tr>
      <w:tr w:rsidR="007F28A1" w14:paraId="200526FC" w14:textId="77777777">
        <w:tblPrEx>
          <w:tblCellMar>
            <w:top w:w="0" w:type="dxa"/>
            <w:bottom w:w="0" w:type="dxa"/>
          </w:tblCellMar>
        </w:tblPrEx>
        <w:trPr>
          <w:trHeight w:val="567"/>
        </w:trPr>
        <w:tc>
          <w:tcPr>
            <w:tcW w:w="851" w:type="dxa"/>
            <w:vAlign w:val="center"/>
          </w:tcPr>
          <w:p w14:paraId="37A948DB" w14:textId="77777777" w:rsidR="007F28A1" w:rsidRDefault="007F28A1">
            <w:pPr>
              <w:jc w:val="center"/>
              <w:rPr>
                <w:rFonts w:ascii="宋体" w:eastAsia="宋体" w:hAnsi="宋体" w:hint="eastAsia"/>
                <w:sz w:val="24"/>
                <w:szCs w:val="48"/>
              </w:rPr>
            </w:pPr>
          </w:p>
        </w:tc>
        <w:tc>
          <w:tcPr>
            <w:tcW w:w="2164" w:type="dxa"/>
            <w:gridSpan w:val="4"/>
            <w:vAlign w:val="center"/>
          </w:tcPr>
          <w:p w14:paraId="745CD9B0" w14:textId="77777777" w:rsidR="007F28A1" w:rsidRDefault="007F28A1">
            <w:pPr>
              <w:jc w:val="center"/>
              <w:rPr>
                <w:rFonts w:ascii="宋体" w:eastAsia="宋体" w:hAnsi="宋体" w:hint="eastAsia"/>
                <w:sz w:val="24"/>
                <w:szCs w:val="48"/>
              </w:rPr>
            </w:pPr>
          </w:p>
        </w:tc>
        <w:tc>
          <w:tcPr>
            <w:tcW w:w="2205" w:type="dxa"/>
            <w:gridSpan w:val="5"/>
            <w:vAlign w:val="center"/>
          </w:tcPr>
          <w:p w14:paraId="291836DD" w14:textId="77777777" w:rsidR="007F28A1" w:rsidRDefault="007F28A1">
            <w:pPr>
              <w:jc w:val="center"/>
              <w:rPr>
                <w:rFonts w:ascii="宋体" w:eastAsia="宋体" w:hAnsi="宋体" w:hint="eastAsia"/>
                <w:sz w:val="24"/>
                <w:szCs w:val="48"/>
              </w:rPr>
            </w:pPr>
          </w:p>
        </w:tc>
        <w:tc>
          <w:tcPr>
            <w:tcW w:w="1440" w:type="dxa"/>
            <w:gridSpan w:val="5"/>
            <w:vAlign w:val="center"/>
          </w:tcPr>
          <w:p w14:paraId="20FD94ED" w14:textId="77777777" w:rsidR="007F28A1" w:rsidRDefault="007F28A1">
            <w:pPr>
              <w:jc w:val="center"/>
              <w:rPr>
                <w:rFonts w:ascii="宋体" w:eastAsia="宋体" w:hAnsi="宋体" w:hint="eastAsia"/>
                <w:sz w:val="24"/>
                <w:szCs w:val="48"/>
              </w:rPr>
            </w:pPr>
          </w:p>
        </w:tc>
        <w:tc>
          <w:tcPr>
            <w:tcW w:w="900" w:type="dxa"/>
            <w:gridSpan w:val="4"/>
            <w:vAlign w:val="center"/>
          </w:tcPr>
          <w:p w14:paraId="3B471D5E" w14:textId="77777777" w:rsidR="007F28A1" w:rsidRDefault="007F28A1">
            <w:pPr>
              <w:jc w:val="center"/>
              <w:rPr>
                <w:rFonts w:ascii="宋体" w:eastAsia="宋体" w:hAnsi="宋体" w:hint="eastAsia"/>
                <w:sz w:val="24"/>
                <w:szCs w:val="48"/>
              </w:rPr>
            </w:pPr>
          </w:p>
        </w:tc>
        <w:tc>
          <w:tcPr>
            <w:tcW w:w="1301" w:type="dxa"/>
            <w:gridSpan w:val="2"/>
            <w:vAlign w:val="center"/>
          </w:tcPr>
          <w:p w14:paraId="323E6DC0" w14:textId="77777777" w:rsidR="007F28A1" w:rsidRDefault="007F28A1">
            <w:pPr>
              <w:jc w:val="center"/>
              <w:rPr>
                <w:rFonts w:ascii="宋体" w:eastAsia="宋体" w:hAnsi="宋体" w:hint="eastAsia"/>
                <w:sz w:val="24"/>
                <w:szCs w:val="48"/>
              </w:rPr>
            </w:pPr>
          </w:p>
        </w:tc>
      </w:tr>
      <w:tr w:rsidR="007F28A1" w14:paraId="228C9CE3" w14:textId="77777777">
        <w:tblPrEx>
          <w:tblCellMar>
            <w:top w:w="0" w:type="dxa"/>
            <w:bottom w:w="0" w:type="dxa"/>
          </w:tblCellMar>
        </w:tblPrEx>
        <w:trPr>
          <w:trHeight w:val="567"/>
        </w:trPr>
        <w:tc>
          <w:tcPr>
            <w:tcW w:w="851" w:type="dxa"/>
            <w:vAlign w:val="center"/>
          </w:tcPr>
          <w:p w14:paraId="00B548EC" w14:textId="77777777" w:rsidR="007F28A1" w:rsidRDefault="007F28A1">
            <w:pPr>
              <w:jc w:val="center"/>
              <w:rPr>
                <w:rFonts w:ascii="宋体" w:eastAsia="宋体" w:hAnsi="宋体" w:hint="eastAsia"/>
                <w:sz w:val="24"/>
                <w:szCs w:val="48"/>
              </w:rPr>
            </w:pPr>
          </w:p>
        </w:tc>
        <w:tc>
          <w:tcPr>
            <w:tcW w:w="2164" w:type="dxa"/>
            <w:gridSpan w:val="4"/>
            <w:vAlign w:val="center"/>
          </w:tcPr>
          <w:p w14:paraId="45BB4220" w14:textId="77777777" w:rsidR="007F28A1" w:rsidRDefault="007F28A1">
            <w:pPr>
              <w:jc w:val="center"/>
              <w:rPr>
                <w:rFonts w:ascii="宋体" w:eastAsia="宋体" w:hAnsi="宋体" w:hint="eastAsia"/>
                <w:sz w:val="24"/>
                <w:szCs w:val="48"/>
              </w:rPr>
            </w:pPr>
          </w:p>
        </w:tc>
        <w:tc>
          <w:tcPr>
            <w:tcW w:w="2205" w:type="dxa"/>
            <w:gridSpan w:val="5"/>
            <w:vAlign w:val="center"/>
          </w:tcPr>
          <w:p w14:paraId="3BE4AEE7" w14:textId="77777777" w:rsidR="007F28A1" w:rsidRDefault="007F28A1">
            <w:pPr>
              <w:jc w:val="center"/>
              <w:rPr>
                <w:rFonts w:ascii="宋体" w:eastAsia="宋体" w:hAnsi="宋体" w:hint="eastAsia"/>
                <w:sz w:val="24"/>
                <w:szCs w:val="48"/>
              </w:rPr>
            </w:pPr>
          </w:p>
        </w:tc>
        <w:tc>
          <w:tcPr>
            <w:tcW w:w="1440" w:type="dxa"/>
            <w:gridSpan w:val="5"/>
            <w:vAlign w:val="center"/>
          </w:tcPr>
          <w:p w14:paraId="4F169ABA" w14:textId="77777777" w:rsidR="007F28A1" w:rsidRDefault="007F28A1">
            <w:pPr>
              <w:jc w:val="center"/>
              <w:rPr>
                <w:rFonts w:ascii="宋体" w:eastAsia="宋体" w:hAnsi="宋体" w:hint="eastAsia"/>
                <w:sz w:val="24"/>
                <w:szCs w:val="48"/>
              </w:rPr>
            </w:pPr>
          </w:p>
        </w:tc>
        <w:tc>
          <w:tcPr>
            <w:tcW w:w="900" w:type="dxa"/>
            <w:gridSpan w:val="4"/>
            <w:vAlign w:val="center"/>
          </w:tcPr>
          <w:p w14:paraId="313A9E00" w14:textId="77777777" w:rsidR="007F28A1" w:rsidRDefault="007F28A1">
            <w:pPr>
              <w:jc w:val="center"/>
              <w:rPr>
                <w:rFonts w:ascii="宋体" w:eastAsia="宋体" w:hAnsi="宋体" w:hint="eastAsia"/>
                <w:sz w:val="24"/>
                <w:szCs w:val="48"/>
              </w:rPr>
            </w:pPr>
          </w:p>
        </w:tc>
        <w:tc>
          <w:tcPr>
            <w:tcW w:w="1301" w:type="dxa"/>
            <w:gridSpan w:val="2"/>
            <w:vAlign w:val="center"/>
          </w:tcPr>
          <w:p w14:paraId="30CC23F8" w14:textId="77777777" w:rsidR="007F28A1" w:rsidRDefault="007F28A1">
            <w:pPr>
              <w:jc w:val="center"/>
              <w:rPr>
                <w:rFonts w:ascii="宋体" w:eastAsia="宋体" w:hAnsi="宋体" w:hint="eastAsia"/>
                <w:sz w:val="24"/>
                <w:szCs w:val="48"/>
              </w:rPr>
            </w:pPr>
          </w:p>
        </w:tc>
      </w:tr>
      <w:tr w:rsidR="007F28A1" w14:paraId="481D65D9" w14:textId="77777777">
        <w:tblPrEx>
          <w:tblCellMar>
            <w:top w:w="0" w:type="dxa"/>
            <w:bottom w:w="0" w:type="dxa"/>
          </w:tblCellMar>
        </w:tblPrEx>
        <w:trPr>
          <w:trHeight w:val="567"/>
        </w:trPr>
        <w:tc>
          <w:tcPr>
            <w:tcW w:w="851" w:type="dxa"/>
            <w:vAlign w:val="center"/>
          </w:tcPr>
          <w:p w14:paraId="076B885C" w14:textId="77777777" w:rsidR="007F28A1" w:rsidRDefault="007F28A1">
            <w:pPr>
              <w:jc w:val="center"/>
              <w:rPr>
                <w:rFonts w:ascii="宋体" w:eastAsia="宋体" w:hAnsi="宋体" w:hint="eastAsia"/>
                <w:sz w:val="24"/>
                <w:szCs w:val="48"/>
              </w:rPr>
            </w:pPr>
          </w:p>
        </w:tc>
        <w:tc>
          <w:tcPr>
            <w:tcW w:w="2164" w:type="dxa"/>
            <w:gridSpan w:val="4"/>
            <w:vAlign w:val="center"/>
          </w:tcPr>
          <w:p w14:paraId="435AE75F" w14:textId="77777777" w:rsidR="007F28A1" w:rsidRDefault="007F28A1">
            <w:pPr>
              <w:jc w:val="center"/>
              <w:rPr>
                <w:rFonts w:ascii="宋体" w:eastAsia="宋体" w:hAnsi="宋体" w:hint="eastAsia"/>
                <w:sz w:val="24"/>
                <w:szCs w:val="48"/>
              </w:rPr>
            </w:pPr>
          </w:p>
        </w:tc>
        <w:tc>
          <w:tcPr>
            <w:tcW w:w="2205" w:type="dxa"/>
            <w:gridSpan w:val="5"/>
            <w:vAlign w:val="center"/>
          </w:tcPr>
          <w:p w14:paraId="116AF8F6" w14:textId="77777777" w:rsidR="007F28A1" w:rsidRDefault="007F28A1">
            <w:pPr>
              <w:jc w:val="center"/>
              <w:rPr>
                <w:rFonts w:ascii="宋体" w:eastAsia="宋体" w:hAnsi="宋体" w:hint="eastAsia"/>
                <w:sz w:val="24"/>
                <w:szCs w:val="48"/>
              </w:rPr>
            </w:pPr>
          </w:p>
        </w:tc>
        <w:tc>
          <w:tcPr>
            <w:tcW w:w="1440" w:type="dxa"/>
            <w:gridSpan w:val="5"/>
            <w:vAlign w:val="center"/>
          </w:tcPr>
          <w:p w14:paraId="4FDDB9DA" w14:textId="77777777" w:rsidR="007F28A1" w:rsidRDefault="007F28A1">
            <w:pPr>
              <w:jc w:val="center"/>
              <w:rPr>
                <w:rFonts w:ascii="宋体" w:eastAsia="宋体" w:hAnsi="宋体" w:hint="eastAsia"/>
                <w:sz w:val="24"/>
                <w:szCs w:val="48"/>
              </w:rPr>
            </w:pPr>
          </w:p>
        </w:tc>
        <w:tc>
          <w:tcPr>
            <w:tcW w:w="900" w:type="dxa"/>
            <w:gridSpan w:val="4"/>
            <w:vAlign w:val="center"/>
          </w:tcPr>
          <w:p w14:paraId="082FBACA" w14:textId="77777777" w:rsidR="007F28A1" w:rsidRDefault="007F28A1">
            <w:pPr>
              <w:jc w:val="center"/>
              <w:rPr>
                <w:rFonts w:ascii="宋体" w:eastAsia="宋体" w:hAnsi="宋体" w:hint="eastAsia"/>
                <w:sz w:val="24"/>
                <w:szCs w:val="48"/>
              </w:rPr>
            </w:pPr>
          </w:p>
        </w:tc>
        <w:tc>
          <w:tcPr>
            <w:tcW w:w="1301" w:type="dxa"/>
            <w:gridSpan w:val="2"/>
            <w:vAlign w:val="center"/>
          </w:tcPr>
          <w:p w14:paraId="2A1D7BA6" w14:textId="77777777" w:rsidR="007F28A1" w:rsidRDefault="007F28A1">
            <w:pPr>
              <w:jc w:val="center"/>
              <w:rPr>
                <w:rFonts w:ascii="宋体" w:eastAsia="宋体" w:hAnsi="宋体" w:hint="eastAsia"/>
                <w:sz w:val="24"/>
                <w:szCs w:val="48"/>
              </w:rPr>
            </w:pPr>
          </w:p>
        </w:tc>
      </w:tr>
      <w:tr w:rsidR="007F28A1" w14:paraId="709A7FD2" w14:textId="77777777">
        <w:tblPrEx>
          <w:tblCellMar>
            <w:top w:w="0" w:type="dxa"/>
            <w:bottom w:w="0" w:type="dxa"/>
          </w:tblCellMar>
        </w:tblPrEx>
        <w:trPr>
          <w:trHeight w:val="567"/>
        </w:trPr>
        <w:tc>
          <w:tcPr>
            <w:tcW w:w="851" w:type="dxa"/>
            <w:vAlign w:val="center"/>
          </w:tcPr>
          <w:p w14:paraId="2AD907CE" w14:textId="77777777" w:rsidR="007F28A1" w:rsidRDefault="007F28A1">
            <w:pPr>
              <w:jc w:val="center"/>
              <w:rPr>
                <w:rFonts w:ascii="宋体" w:eastAsia="宋体" w:hAnsi="宋体" w:hint="eastAsia"/>
                <w:sz w:val="24"/>
                <w:szCs w:val="48"/>
              </w:rPr>
            </w:pPr>
          </w:p>
        </w:tc>
        <w:tc>
          <w:tcPr>
            <w:tcW w:w="2164" w:type="dxa"/>
            <w:gridSpan w:val="4"/>
            <w:vAlign w:val="center"/>
          </w:tcPr>
          <w:p w14:paraId="630D38BC" w14:textId="77777777" w:rsidR="007F28A1" w:rsidRDefault="007F28A1">
            <w:pPr>
              <w:jc w:val="center"/>
              <w:rPr>
                <w:rFonts w:ascii="宋体" w:eastAsia="宋体" w:hAnsi="宋体" w:hint="eastAsia"/>
                <w:sz w:val="24"/>
                <w:szCs w:val="48"/>
              </w:rPr>
            </w:pPr>
          </w:p>
        </w:tc>
        <w:tc>
          <w:tcPr>
            <w:tcW w:w="2205" w:type="dxa"/>
            <w:gridSpan w:val="5"/>
            <w:vAlign w:val="center"/>
          </w:tcPr>
          <w:p w14:paraId="0D466868" w14:textId="77777777" w:rsidR="007F28A1" w:rsidRDefault="007F28A1">
            <w:pPr>
              <w:jc w:val="center"/>
              <w:rPr>
                <w:rFonts w:ascii="宋体" w:eastAsia="宋体" w:hAnsi="宋体" w:hint="eastAsia"/>
                <w:sz w:val="24"/>
                <w:szCs w:val="48"/>
              </w:rPr>
            </w:pPr>
          </w:p>
        </w:tc>
        <w:tc>
          <w:tcPr>
            <w:tcW w:w="1440" w:type="dxa"/>
            <w:gridSpan w:val="5"/>
            <w:vAlign w:val="center"/>
          </w:tcPr>
          <w:p w14:paraId="612004AB" w14:textId="77777777" w:rsidR="007F28A1" w:rsidRDefault="007F28A1">
            <w:pPr>
              <w:jc w:val="center"/>
              <w:rPr>
                <w:rFonts w:ascii="宋体" w:eastAsia="宋体" w:hAnsi="宋体" w:hint="eastAsia"/>
                <w:sz w:val="24"/>
                <w:szCs w:val="48"/>
              </w:rPr>
            </w:pPr>
          </w:p>
        </w:tc>
        <w:tc>
          <w:tcPr>
            <w:tcW w:w="900" w:type="dxa"/>
            <w:gridSpan w:val="4"/>
            <w:vAlign w:val="center"/>
          </w:tcPr>
          <w:p w14:paraId="245FF861" w14:textId="77777777" w:rsidR="007F28A1" w:rsidRDefault="007F28A1">
            <w:pPr>
              <w:jc w:val="center"/>
              <w:rPr>
                <w:rFonts w:ascii="宋体" w:eastAsia="宋体" w:hAnsi="宋体" w:hint="eastAsia"/>
                <w:sz w:val="24"/>
                <w:szCs w:val="48"/>
              </w:rPr>
            </w:pPr>
          </w:p>
        </w:tc>
        <w:tc>
          <w:tcPr>
            <w:tcW w:w="1301" w:type="dxa"/>
            <w:gridSpan w:val="2"/>
            <w:vAlign w:val="center"/>
          </w:tcPr>
          <w:p w14:paraId="10C85611" w14:textId="77777777" w:rsidR="007F28A1" w:rsidRDefault="007F28A1">
            <w:pPr>
              <w:jc w:val="center"/>
              <w:rPr>
                <w:rFonts w:ascii="宋体" w:eastAsia="宋体" w:hAnsi="宋体" w:hint="eastAsia"/>
                <w:sz w:val="24"/>
                <w:szCs w:val="48"/>
              </w:rPr>
            </w:pPr>
          </w:p>
        </w:tc>
      </w:tr>
      <w:tr w:rsidR="007F28A1" w14:paraId="023D89F0" w14:textId="77777777">
        <w:tblPrEx>
          <w:tblCellMar>
            <w:top w:w="0" w:type="dxa"/>
            <w:bottom w:w="0" w:type="dxa"/>
          </w:tblCellMar>
        </w:tblPrEx>
        <w:trPr>
          <w:trHeight w:val="567"/>
        </w:trPr>
        <w:tc>
          <w:tcPr>
            <w:tcW w:w="851" w:type="dxa"/>
            <w:vAlign w:val="center"/>
          </w:tcPr>
          <w:p w14:paraId="72269D96" w14:textId="77777777" w:rsidR="007F28A1" w:rsidRDefault="007F28A1">
            <w:pPr>
              <w:jc w:val="center"/>
              <w:rPr>
                <w:rFonts w:ascii="宋体" w:eastAsia="宋体" w:hAnsi="宋体" w:hint="eastAsia"/>
                <w:sz w:val="24"/>
                <w:szCs w:val="48"/>
              </w:rPr>
            </w:pPr>
          </w:p>
        </w:tc>
        <w:tc>
          <w:tcPr>
            <w:tcW w:w="2164" w:type="dxa"/>
            <w:gridSpan w:val="4"/>
            <w:vAlign w:val="center"/>
          </w:tcPr>
          <w:p w14:paraId="4E787EE6" w14:textId="77777777" w:rsidR="007F28A1" w:rsidRDefault="007F28A1">
            <w:pPr>
              <w:jc w:val="center"/>
              <w:rPr>
                <w:rFonts w:ascii="宋体" w:eastAsia="宋体" w:hAnsi="宋体" w:hint="eastAsia"/>
                <w:sz w:val="24"/>
                <w:szCs w:val="48"/>
              </w:rPr>
            </w:pPr>
          </w:p>
        </w:tc>
        <w:tc>
          <w:tcPr>
            <w:tcW w:w="2205" w:type="dxa"/>
            <w:gridSpan w:val="5"/>
            <w:vAlign w:val="center"/>
          </w:tcPr>
          <w:p w14:paraId="7FA91DAF" w14:textId="77777777" w:rsidR="007F28A1" w:rsidRDefault="007F28A1">
            <w:pPr>
              <w:jc w:val="center"/>
              <w:rPr>
                <w:rFonts w:ascii="宋体" w:eastAsia="宋体" w:hAnsi="宋体" w:hint="eastAsia"/>
                <w:sz w:val="24"/>
                <w:szCs w:val="48"/>
              </w:rPr>
            </w:pPr>
          </w:p>
        </w:tc>
        <w:tc>
          <w:tcPr>
            <w:tcW w:w="1440" w:type="dxa"/>
            <w:gridSpan w:val="5"/>
            <w:vAlign w:val="center"/>
          </w:tcPr>
          <w:p w14:paraId="15E4C481" w14:textId="77777777" w:rsidR="007F28A1" w:rsidRDefault="007F28A1">
            <w:pPr>
              <w:jc w:val="center"/>
              <w:rPr>
                <w:rFonts w:ascii="宋体" w:eastAsia="宋体" w:hAnsi="宋体" w:hint="eastAsia"/>
                <w:sz w:val="24"/>
                <w:szCs w:val="48"/>
              </w:rPr>
            </w:pPr>
          </w:p>
        </w:tc>
        <w:tc>
          <w:tcPr>
            <w:tcW w:w="900" w:type="dxa"/>
            <w:gridSpan w:val="4"/>
            <w:vAlign w:val="center"/>
          </w:tcPr>
          <w:p w14:paraId="04533B25" w14:textId="77777777" w:rsidR="007F28A1" w:rsidRDefault="007F28A1">
            <w:pPr>
              <w:jc w:val="center"/>
              <w:rPr>
                <w:rFonts w:ascii="宋体" w:eastAsia="宋体" w:hAnsi="宋体" w:hint="eastAsia"/>
                <w:sz w:val="24"/>
                <w:szCs w:val="48"/>
              </w:rPr>
            </w:pPr>
          </w:p>
        </w:tc>
        <w:tc>
          <w:tcPr>
            <w:tcW w:w="1301" w:type="dxa"/>
            <w:gridSpan w:val="2"/>
            <w:vAlign w:val="center"/>
          </w:tcPr>
          <w:p w14:paraId="0810A95A" w14:textId="77777777" w:rsidR="007F28A1" w:rsidRDefault="007F28A1">
            <w:pPr>
              <w:jc w:val="center"/>
              <w:rPr>
                <w:rFonts w:ascii="宋体" w:eastAsia="宋体" w:hAnsi="宋体" w:hint="eastAsia"/>
                <w:sz w:val="24"/>
                <w:szCs w:val="48"/>
              </w:rPr>
            </w:pPr>
          </w:p>
        </w:tc>
      </w:tr>
      <w:tr w:rsidR="007F28A1" w14:paraId="23B8F1D5" w14:textId="77777777">
        <w:tblPrEx>
          <w:tblCellMar>
            <w:top w:w="0" w:type="dxa"/>
            <w:bottom w:w="0" w:type="dxa"/>
          </w:tblCellMar>
        </w:tblPrEx>
        <w:trPr>
          <w:trHeight w:val="567"/>
        </w:trPr>
        <w:tc>
          <w:tcPr>
            <w:tcW w:w="851" w:type="dxa"/>
            <w:vAlign w:val="center"/>
          </w:tcPr>
          <w:p w14:paraId="0DE15E0F" w14:textId="77777777" w:rsidR="007F28A1" w:rsidRDefault="007F28A1">
            <w:pPr>
              <w:jc w:val="center"/>
              <w:rPr>
                <w:rFonts w:ascii="宋体" w:eastAsia="宋体" w:hAnsi="宋体" w:hint="eastAsia"/>
                <w:sz w:val="24"/>
                <w:szCs w:val="48"/>
              </w:rPr>
            </w:pPr>
          </w:p>
        </w:tc>
        <w:tc>
          <w:tcPr>
            <w:tcW w:w="2164" w:type="dxa"/>
            <w:gridSpan w:val="4"/>
            <w:vAlign w:val="center"/>
          </w:tcPr>
          <w:p w14:paraId="19E21CD4" w14:textId="77777777" w:rsidR="007F28A1" w:rsidRDefault="007F28A1">
            <w:pPr>
              <w:jc w:val="center"/>
              <w:rPr>
                <w:rFonts w:ascii="宋体" w:eastAsia="宋体" w:hAnsi="宋体" w:hint="eastAsia"/>
                <w:sz w:val="24"/>
                <w:szCs w:val="48"/>
              </w:rPr>
            </w:pPr>
          </w:p>
        </w:tc>
        <w:tc>
          <w:tcPr>
            <w:tcW w:w="2205" w:type="dxa"/>
            <w:gridSpan w:val="5"/>
            <w:vAlign w:val="center"/>
          </w:tcPr>
          <w:p w14:paraId="12789E0D" w14:textId="77777777" w:rsidR="007F28A1" w:rsidRDefault="007F28A1">
            <w:pPr>
              <w:jc w:val="center"/>
              <w:rPr>
                <w:rFonts w:ascii="宋体" w:eastAsia="宋体" w:hAnsi="宋体" w:hint="eastAsia"/>
                <w:sz w:val="24"/>
                <w:szCs w:val="48"/>
              </w:rPr>
            </w:pPr>
          </w:p>
        </w:tc>
        <w:tc>
          <w:tcPr>
            <w:tcW w:w="1440" w:type="dxa"/>
            <w:gridSpan w:val="5"/>
            <w:vAlign w:val="center"/>
          </w:tcPr>
          <w:p w14:paraId="38541291" w14:textId="77777777" w:rsidR="007F28A1" w:rsidRDefault="007F28A1">
            <w:pPr>
              <w:jc w:val="center"/>
              <w:rPr>
                <w:rFonts w:ascii="宋体" w:eastAsia="宋体" w:hAnsi="宋体" w:hint="eastAsia"/>
                <w:sz w:val="24"/>
                <w:szCs w:val="48"/>
              </w:rPr>
            </w:pPr>
          </w:p>
        </w:tc>
        <w:tc>
          <w:tcPr>
            <w:tcW w:w="900" w:type="dxa"/>
            <w:gridSpan w:val="4"/>
            <w:vAlign w:val="center"/>
          </w:tcPr>
          <w:p w14:paraId="0C592736" w14:textId="77777777" w:rsidR="007F28A1" w:rsidRDefault="007F28A1">
            <w:pPr>
              <w:jc w:val="center"/>
              <w:rPr>
                <w:rFonts w:ascii="宋体" w:eastAsia="宋体" w:hAnsi="宋体" w:hint="eastAsia"/>
                <w:sz w:val="24"/>
                <w:szCs w:val="48"/>
              </w:rPr>
            </w:pPr>
          </w:p>
        </w:tc>
        <w:tc>
          <w:tcPr>
            <w:tcW w:w="1301" w:type="dxa"/>
            <w:gridSpan w:val="2"/>
            <w:vAlign w:val="center"/>
          </w:tcPr>
          <w:p w14:paraId="5341F09F" w14:textId="77777777" w:rsidR="007F28A1" w:rsidRDefault="007F28A1">
            <w:pPr>
              <w:jc w:val="center"/>
              <w:rPr>
                <w:rFonts w:ascii="宋体" w:eastAsia="宋体" w:hAnsi="宋体" w:hint="eastAsia"/>
                <w:sz w:val="24"/>
                <w:szCs w:val="48"/>
              </w:rPr>
            </w:pPr>
          </w:p>
        </w:tc>
      </w:tr>
      <w:tr w:rsidR="007F28A1" w14:paraId="76054246" w14:textId="77777777">
        <w:tblPrEx>
          <w:tblCellMar>
            <w:top w:w="0" w:type="dxa"/>
            <w:bottom w:w="0" w:type="dxa"/>
          </w:tblCellMar>
        </w:tblPrEx>
        <w:trPr>
          <w:trHeight w:val="567"/>
        </w:trPr>
        <w:tc>
          <w:tcPr>
            <w:tcW w:w="851" w:type="dxa"/>
            <w:vAlign w:val="center"/>
          </w:tcPr>
          <w:p w14:paraId="09224BB4" w14:textId="77777777" w:rsidR="007F28A1" w:rsidRDefault="007F28A1">
            <w:pPr>
              <w:jc w:val="center"/>
              <w:rPr>
                <w:rFonts w:ascii="宋体" w:eastAsia="宋体" w:hAnsi="宋体" w:hint="eastAsia"/>
                <w:sz w:val="24"/>
                <w:szCs w:val="48"/>
              </w:rPr>
            </w:pPr>
          </w:p>
        </w:tc>
        <w:tc>
          <w:tcPr>
            <w:tcW w:w="2164" w:type="dxa"/>
            <w:gridSpan w:val="4"/>
            <w:vAlign w:val="center"/>
          </w:tcPr>
          <w:p w14:paraId="03BEEB45" w14:textId="77777777" w:rsidR="007F28A1" w:rsidRDefault="007F28A1">
            <w:pPr>
              <w:jc w:val="center"/>
              <w:rPr>
                <w:rFonts w:ascii="宋体" w:eastAsia="宋体" w:hAnsi="宋体" w:hint="eastAsia"/>
                <w:sz w:val="24"/>
                <w:szCs w:val="48"/>
              </w:rPr>
            </w:pPr>
          </w:p>
        </w:tc>
        <w:tc>
          <w:tcPr>
            <w:tcW w:w="2205" w:type="dxa"/>
            <w:gridSpan w:val="5"/>
            <w:vAlign w:val="center"/>
          </w:tcPr>
          <w:p w14:paraId="4E54765B" w14:textId="77777777" w:rsidR="007F28A1" w:rsidRDefault="007F28A1">
            <w:pPr>
              <w:jc w:val="center"/>
              <w:rPr>
                <w:rFonts w:ascii="宋体" w:eastAsia="宋体" w:hAnsi="宋体" w:hint="eastAsia"/>
                <w:sz w:val="24"/>
                <w:szCs w:val="48"/>
              </w:rPr>
            </w:pPr>
          </w:p>
        </w:tc>
        <w:tc>
          <w:tcPr>
            <w:tcW w:w="1440" w:type="dxa"/>
            <w:gridSpan w:val="5"/>
            <w:vAlign w:val="center"/>
          </w:tcPr>
          <w:p w14:paraId="194D550E" w14:textId="77777777" w:rsidR="007F28A1" w:rsidRDefault="007F28A1">
            <w:pPr>
              <w:jc w:val="center"/>
              <w:rPr>
                <w:rFonts w:ascii="宋体" w:eastAsia="宋体" w:hAnsi="宋体" w:hint="eastAsia"/>
                <w:sz w:val="24"/>
                <w:szCs w:val="48"/>
              </w:rPr>
            </w:pPr>
          </w:p>
        </w:tc>
        <w:tc>
          <w:tcPr>
            <w:tcW w:w="900" w:type="dxa"/>
            <w:gridSpan w:val="4"/>
            <w:vAlign w:val="center"/>
          </w:tcPr>
          <w:p w14:paraId="46C4C550" w14:textId="77777777" w:rsidR="007F28A1" w:rsidRDefault="007F28A1">
            <w:pPr>
              <w:jc w:val="center"/>
              <w:rPr>
                <w:rFonts w:ascii="宋体" w:eastAsia="宋体" w:hAnsi="宋体" w:hint="eastAsia"/>
                <w:sz w:val="24"/>
                <w:szCs w:val="48"/>
              </w:rPr>
            </w:pPr>
          </w:p>
        </w:tc>
        <w:tc>
          <w:tcPr>
            <w:tcW w:w="1301" w:type="dxa"/>
            <w:gridSpan w:val="2"/>
            <w:vAlign w:val="center"/>
          </w:tcPr>
          <w:p w14:paraId="05D275FE" w14:textId="77777777" w:rsidR="007F28A1" w:rsidRDefault="007F28A1">
            <w:pPr>
              <w:jc w:val="center"/>
              <w:rPr>
                <w:rFonts w:ascii="宋体" w:eastAsia="宋体" w:hAnsi="宋体" w:hint="eastAsia"/>
                <w:sz w:val="24"/>
                <w:szCs w:val="48"/>
              </w:rPr>
            </w:pPr>
          </w:p>
        </w:tc>
      </w:tr>
      <w:tr w:rsidR="007F28A1" w14:paraId="523D737D" w14:textId="77777777">
        <w:tblPrEx>
          <w:tblCellMar>
            <w:top w:w="0" w:type="dxa"/>
            <w:bottom w:w="0" w:type="dxa"/>
          </w:tblCellMar>
        </w:tblPrEx>
        <w:trPr>
          <w:trHeight w:val="567"/>
        </w:trPr>
        <w:tc>
          <w:tcPr>
            <w:tcW w:w="851" w:type="dxa"/>
            <w:vAlign w:val="center"/>
          </w:tcPr>
          <w:p w14:paraId="42CC6FB1" w14:textId="77777777" w:rsidR="007F28A1" w:rsidRDefault="007F28A1">
            <w:pPr>
              <w:jc w:val="center"/>
              <w:rPr>
                <w:rFonts w:ascii="宋体" w:eastAsia="宋体" w:hAnsi="宋体" w:hint="eastAsia"/>
                <w:sz w:val="24"/>
                <w:szCs w:val="48"/>
              </w:rPr>
            </w:pPr>
          </w:p>
        </w:tc>
        <w:tc>
          <w:tcPr>
            <w:tcW w:w="2164" w:type="dxa"/>
            <w:gridSpan w:val="4"/>
            <w:vAlign w:val="center"/>
          </w:tcPr>
          <w:p w14:paraId="37E5A14F" w14:textId="77777777" w:rsidR="007F28A1" w:rsidRDefault="007F28A1">
            <w:pPr>
              <w:jc w:val="center"/>
              <w:rPr>
                <w:rFonts w:ascii="宋体" w:eastAsia="宋体" w:hAnsi="宋体" w:hint="eastAsia"/>
                <w:sz w:val="24"/>
                <w:szCs w:val="48"/>
              </w:rPr>
            </w:pPr>
          </w:p>
        </w:tc>
        <w:tc>
          <w:tcPr>
            <w:tcW w:w="2205" w:type="dxa"/>
            <w:gridSpan w:val="5"/>
            <w:vAlign w:val="center"/>
          </w:tcPr>
          <w:p w14:paraId="7F6A1C87" w14:textId="77777777" w:rsidR="007F28A1" w:rsidRDefault="007F28A1">
            <w:pPr>
              <w:jc w:val="center"/>
              <w:rPr>
                <w:rFonts w:ascii="宋体" w:eastAsia="宋体" w:hAnsi="宋体" w:hint="eastAsia"/>
                <w:sz w:val="24"/>
                <w:szCs w:val="48"/>
              </w:rPr>
            </w:pPr>
          </w:p>
        </w:tc>
        <w:tc>
          <w:tcPr>
            <w:tcW w:w="1440" w:type="dxa"/>
            <w:gridSpan w:val="5"/>
            <w:vAlign w:val="center"/>
          </w:tcPr>
          <w:p w14:paraId="24D5562A" w14:textId="77777777" w:rsidR="007F28A1" w:rsidRDefault="007F28A1">
            <w:pPr>
              <w:jc w:val="center"/>
              <w:rPr>
                <w:rFonts w:ascii="宋体" w:eastAsia="宋体" w:hAnsi="宋体" w:hint="eastAsia"/>
                <w:sz w:val="24"/>
                <w:szCs w:val="48"/>
              </w:rPr>
            </w:pPr>
          </w:p>
        </w:tc>
        <w:tc>
          <w:tcPr>
            <w:tcW w:w="900" w:type="dxa"/>
            <w:gridSpan w:val="4"/>
            <w:vAlign w:val="center"/>
          </w:tcPr>
          <w:p w14:paraId="27574B1F" w14:textId="77777777" w:rsidR="007F28A1" w:rsidRDefault="007F28A1">
            <w:pPr>
              <w:jc w:val="center"/>
              <w:rPr>
                <w:rFonts w:ascii="宋体" w:eastAsia="宋体" w:hAnsi="宋体" w:hint="eastAsia"/>
                <w:sz w:val="24"/>
                <w:szCs w:val="48"/>
              </w:rPr>
            </w:pPr>
          </w:p>
        </w:tc>
        <w:tc>
          <w:tcPr>
            <w:tcW w:w="1301" w:type="dxa"/>
            <w:gridSpan w:val="2"/>
            <w:vAlign w:val="center"/>
          </w:tcPr>
          <w:p w14:paraId="5AE9B123" w14:textId="77777777" w:rsidR="007F28A1" w:rsidRDefault="007F28A1">
            <w:pPr>
              <w:jc w:val="center"/>
              <w:rPr>
                <w:rFonts w:ascii="宋体" w:eastAsia="宋体" w:hAnsi="宋体" w:hint="eastAsia"/>
                <w:sz w:val="24"/>
                <w:szCs w:val="48"/>
              </w:rPr>
            </w:pPr>
          </w:p>
        </w:tc>
      </w:tr>
      <w:tr w:rsidR="007F28A1" w14:paraId="2A336D17" w14:textId="77777777">
        <w:tblPrEx>
          <w:tblCellMar>
            <w:top w:w="0" w:type="dxa"/>
            <w:bottom w:w="0" w:type="dxa"/>
          </w:tblCellMar>
        </w:tblPrEx>
        <w:trPr>
          <w:cantSplit/>
          <w:trHeight w:val="464"/>
        </w:trPr>
        <w:tc>
          <w:tcPr>
            <w:tcW w:w="8861" w:type="dxa"/>
            <w:gridSpan w:val="21"/>
            <w:tcBorders>
              <w:top w:val="nil"/>
              <w:left w:val="nil"/>
              <w:right w:val="nil"/>
            </w:tcBorders>
            <w:vAlign w:val="center"/>
          </w:tcPr>
          <w:p w14:paraId="1A847235" w14:textId="77777777" w:rsidR="007F28A1" w:rsidRDefault="007F28A1">
            <w:pPr>
              <w:jc w:val="center"/>
              <w:rPr>
                <w:rFonts w:ascii="宋体" w:eastAsia="宋体" w:hint="eastAsia"/>
                <w:sz w:val="44"/>
                <w:szCs w:val="48"/>
              </w:rPr>
            </w:pPr>
            <w:r>
              <w:rPr>
                <w:rFonts w:ascii="宋体" w:eastAsia="宋体" w:hint="eastAsia"/>
                <w:sz w:val="44"/>
                <w:szCs w:val="48"/>
              </w:rPr>
              <w:t>采用技术标准目录</w:t>
            </w:r>
          </w:p>
          <w:p w14:paraId="661E0F07" w14:textId="77777777" w:rsidR="007F28A1" w:rsidRDefault="007F28A1">
            <w:pPr>
              <w:spacing w:line="240" w:lineRule="exact"/>
              <w:jc w:val="center"/>
              <w:rPr>
                <w:rFonts w:ascii="宋体" w:hint="eastAsia"/>
                <w:b/>
                <w:bCs/>
                <w:sz w:val="44"/>
                <w:szCs w:val="48"/>
              </w:rPr>
            </w:pPr>
          </w:p>
        </w:tc>
      </w:tr>
      <w:tr w:rsidR="007F28A1" w14:paraId="5D0CC92B" w14:textId="77777777">
        <w:tblPrEx>
          <w:tblCellMar>
            <w:top w:w="0" w:type="dxa"/>
            <w:bottom w:w="0" w:type="dxa"/>
          </w:tblCellMar>
        </w:tblPrEx>
        <w:trPr>
          <w:cantSplit/>
          <w:trHeight w:val="674"/>
        </w:trPr>
        <w:tc>
          <w:tcPr>
            <w:tcW w:w="1095" w:type="dxa"/>
            <w:gridSpan w:val="2"/>
            <w:vMerge w:val="restart"/>
            <w:vAlign w:val="center"/>
          </w:tcPr>
          <w:p w14:paraId="11ECD444" w14:textId="77777777" w:rsidR="007F28A1" w:rsidRDefault="007F28A1">
            <w:pPr>
              <w:spacing w:line="400" w:lineRule="exact"/>
              <w:jc w:val="center"/>
              <w:rPr>
                <w:rFonts w:ascii="宋体" w:eastAsia="宋体" w:hAnsi="宋体" w:hint="eastAsia"/>
                <w:sz w:val="24"/>
                <w:szCs w:val="48"/>
              </w:rPr>
            </w:pPr>
            <w:r>
              <w:rPr>
                <w:rFonts w:ascii="宋体" w:eastAsia="宋体" w:hAnsi="宋体" w:hint="eastAsia"/>
                <w:sz w:val="24"/>
                <w:szCs w:val="48"/>
              </w:rPr>
              <w:t>序号</w:t>
            </w:r>
          </w:p>
        </w:tc>
        <w:tc>
          <w:tcPr>
            <w:tcW w:w="2190" w:type="dxa"/>
            <w:gridSpan w:val="4"/>
            <w:vMerge w:val="restart"/>
            <w:vAlign w:val="center"/>
          </w:tcPr>
          <w:p w14:paraId="4597DE10" w14:textId="77777777" w:rsidR="007F28A1" w:rsidRDefault="007F28A1">
            <w:pPr>
              <w:spacing w:line="400" w:lineRule="exact"/>
              <w:jc w:val="center"/>
              <w:rPr>
                <w:rFonts w:ascii="宋体" w:eastAsia="宋体" w:hAnsi="宋体" w:hint="eastAsia"/>
                <w:sz w:val="24"/>
                <w:szCs w:val="48"/>
              </w:rPr>
            </w:pPr>
            <w:r>
              <w:rPr>
                <w:rFonts w:ascii="宋体" w:eastAsia="宋体" w:hAnsi="宋体" w:hint="eastAsia"/>
                <w:sz w:val="24"/>
                <w:szCs w:val="48"/>
              </w:rPr>
              <w:t>技术标准名称</w:t>
            </w:r>
          </w:p>
        </w:tc>
        <w:tc>
          <w:tcPr>
            <w:tcW w:w="2190" w:type="dxa"/>
            <w:gridSpan w:val="6"/>
            <w:vMerge w:val="restart"/>
            <w:vAlign w:val="center"/>
          </w:tcPr>
          <w:p w14:paraId="6E2EEFD7" w14:textId="77777777" w:rsidR="007F28A1" w:rsidRDefault="007F28A1">
            <w:pPr>
              <w:spacing w:line="400" w:lineRule="exact"/>
              <w:jc w:val="center"/>
              <w:rPr>
                <w:rFonts w:ascii="宋体" w:eastAsia="宋体" w:hAnsi="宋体" w:hint="eastAsia"/>
                <w:sz w:val="24"/>
                <w:szCs w:val="48"/>
              </w:rPr>
            </w:pPr>
            <w:r>
              <w:rPr>
                <w:rFonts w:ascii="宋体" w:eastAsia="宋体" w:hAnsi="宋体" w:hint="eastAsia"/>
                <w:sz w:val="24"/>
                <w:szCs w:val="48"/>
              </w:rPr>
              <w:t>标准编号</w:t>
            </w:r>
          </w:p>
        </w:tc>
        <w:tc>
          <w:tcPr>
            <w:tcW w:w="2190" w:type="dxa"/>
            <w:gridSpan w:val="8"/>
            <w:vAlign w:val="center"/>
          </w:tcPr>
          <w:p w14:paraId="19B3F7C1" w14:textId="77777777" w:rsidR="007F28A1" w:rsidRDefault="007F28A1">
            <w:pPr>
              <w:spacing w:line="400" w:lineRule="exact"/>
              <w:jc w:val="center"/>
              <w:rPr>
                <w:rFonts w:ascii="宋体" w:eastAsia="宋体" w:hAnsi="宋体" w:hint="eastAsia"/>
                <w:sz w:val="24"/>
                <w:szCs w:val="48"/>
              </w:rPr>
            </w:pPr>
            <w:r>
              <w:rPr>
                <w:rFonts w:ascii="宋体" w:eastAsia="宋体" w:hAnsi="宋体" w:hint="eastAsia"/>
                <w:sz w:val="24"/>
                <w:szCs w:val="48"/>
              </w:rPr>
              <w:t>国家标准</w:t>
            </w:r>
          </w:p>
          <w:p w14:paraId="28346947" w14:textId="77777777" w:rsidR="007F28A1" w:rsidRDefault="007F28A1">
            <w:pPr>
              <w:spacing w:line="400" w:lineRule="exact"/>
              <w:jc w:val="center"/>
              <w:rPr>
                <w:rFonts w:ascii="宋体" w:eastAsia="宋体" w:hAnsi="宋体" w:hint="eastAsia"/>
                <w:sz w:val="24"/>
                <w:szCs w:val="48"/>
              </w:rPr>
            </w:pPr>
            <w:r>
              <w:rPr>
                <w:rFonts w:ascii="宋体" w:eastAsia="宋体" w:hAnsi="宋体" w:hint="eastAsia"/>
                <w:sz w:val="24"/>
                <w:szCs w:val="48"/>
              </w:rPr>
              <w:t>（格内打“</w:t>
            </w:r>
            <w:r>
              <w:rPr>
                <w:rFonts w:ascii="宋体" w:eastAsia="宋体" w:hAnsi="宋体"/>
                <w:sz w:val="24"/>
                <w:szCs w:val="48"/>
              </w:rPr>
              <w:t>√</w:t>
            </w:r>
            <w:r>
              <w:rPr>
                <w:rFonts w:ascii="宋体" w:eastAsia="宋体" w:hAnsi="宋体" w:hint="eastAsia"/>
                <w:sz w:val="24"/>
                <w:szCs w:val="48"/>
              </w:rPr>
              <w:t>”）</w:t>
            </w:r>
          </w:p>
        </w:tc>
        <w:tc>
          <w:tcPr>
            <w:tcW w:w="1196" w:type="dxa"/>
            <w:vMerge w:val="restart"/>
            <w:vAlign w:val="center"/>
          </w:tcPr>
          <w:p w14:paraId="7DB78B2D" w14:textId="77777777" w:rsidR="007F28A1" w:rsidRDefault="007F28A1">
            <w:pPr>
              <w:spacing w:line="400" w:lineRule="exact"/>
              <w:jc w:val="center"/>
              <w:rPr>
                <w:rFonts w:ascii="宋体" w:eastAsia="宋体" w:hAnsi="宋体" w:hint="eastAsia"/>
                <w:sz w:val="24"/>
                <w:szCs w:val="48"/>
              </w:rPr>
            </w:pPr>
            <w:r>
              <w:rPr>
                <w:rFonts w:ascii="宋体" w:eastAsia="宋体" w:hAnsi="宋体" w:hint="eastAsia"/>
                <w:sz w:val="24"/>
                <w:szCs w:val="48"/>
              </w:rPr>
              <w:t>采用</w:t>
            </w:r>
          </w:p>
          <w:p w14:paraId="05633B02" w14:textId="77777777" w:rsidR="007F28A1" w:rsidRDefault="007F28A1">
            <w:pPr>
              <w:spacing w:line="400" w:lineRule="exact"/>
              <w:jc w:val="center"/>
              <w:rPr>
                <w:rFonts w:ascii="宋体" w:eastAsia="宋体" w:hAnsi="宋体" w:hint="eastAsia"/>
                <w:sz w:val="24"/>
                <w:szCs w:val="48"/>
              </w:rPr>
            </w:pPr>
            <w:r>
              <w:rPr>
                <w:rFonts w:ascii="宋体" w:eastAsia="宋体" w:hAnsi="宋体" w:hint="eastAsia"/>
                <w:sz w:val="24"/>
                <w:szCs w:val="48"/>
              </w:rPr>
              <w:t>时间</w:t>
            </w:r>
          </w:p>
          <w:p w14:paraId="4ADB605E" w14:textId="77777777" w:rsidR="007F28A1" w:rsidRDefault="007F28A1">
            <w:pPr>
              <w:spacing w:line="400" w:lineRule="exact"/>
              <w:jc w:val="center"/>
              <w:rPr>
                <w:rFonts w:ascii="宋体" w:eastAsia="宋体" w:hAnsi="宋体" w:hint="eastAsia"/>
                <w:sz w:val="24"/>
              </w:rPr>
            </w:pPr>
            <w:r>
              <w:rPr>
                <w:rFonts w:ascii="宋体" w:eastAsia="宋体" w:hAnsi="宋体" w:hint="eastAsia"/>
                <w:sz w:val="24"/>
                <w:szCs w:val="48"/>
              </w:rPr>
              <w:t>（年月）</w:t>
            </w:r>
          </w:p>
        </w:tc>
      </w:tr>
      <w:tr w:rsidR="007F28A1" w14:paraId="3C5B6BF3" w14:textId="77777777">
        <w:tblPrEx>
          <w:tblCellMar>
            <w:top w:w="0" w:type="dxa"/>
            <w:bottom w:w="0" w:type="dxa"/>
          </w:tblCellMar>
        </w:tblPrEx>
        <w:trPr>
          <w:cantSplit/>
          <w:trHeight w:val="1666"/>
        </w:trPr>
        <w:tc>
          <w:tcPr>
            <w:tcW w:w="1095" w:type="dxa"/>
            <w:gridSpan w:val="2"/>
            <w:vMerge/>
            <w:vAlign w:val="center"/>
          </w:tcPr>
          <w:p w14:paraId="4E8E5A5A" w14:textId="77777777" w:rsidR="007F28A1" w:rsidRDefault="007F28A1">
            <w:pPr>
              <w:spacing w:line="380" w:lineRule="exact"/>
              <w:jc w:val="center"/>
              <w:rPr>
                <w:rFonts w:ascii="宋体" w:eastAsia="宋体" w:hAnsi="宋体" w:hint="eastAsia"/>
                <w:sz w:val="24"/>
                <w:szCs w:val="48"/>
              </w:rPr>
            </w:pPr>
          </w:p>
        </w:tc>
        <w:tc>
          <w:tcPr>
            <w:tcW w:w="2190" w:type="dxa"/>
            <w:gridSpan w:val="4"/>
            <w:vMerge/>
            <w:vAlign w:val="center"/>
          </w:tcPr>
          <w:p w14:paraId="462CFF78" w14:textId="77777777" w:rsidR="007F28A1" w:rsidRDefault="007F28A1">
            <w:pPr>
              <w:spacing w:line="380" w:lineRule="exact"/>
              <w:jc w:val="center"/>
              <w:rPr>
                <w:rFonts w:ascii="宋体" w:eastAsia="宋体" w:hAnsi="宋体" w:hint="eastAsia"/>
                <w:sz w:val="24"/>
                <w:szCs w:val="48"/>
              </w:rPr>
            </w:pPr>
          </w:p>
        </w:tc>
        <w:tc>
          <w:tcPr>
            <w:tcW w:w="2190" w:type="dxa"/>
            <w:gridSpan w:val="6"/>
            <w:vMerge/>
            <w:vAlign w:val="center"/>
          </w:tcPr>
          <w:p w14:paraId="47517117" w14:textId="77777777" w:rsidR="007F28A1" w:rsidRDefault="007F28A1">
            <w:pPr>
              <w:spacing w:line="380" w:lineRule="exact"/>
              <w:jc w:val="center"/>
              <w:rPr>
                <w:rFonts w:ascii="宋体" w:eastAsia="宋体" w:hAnsi="宋体" w:hint="eastAsia"/>
                <w:sz w:val="24"/>
                <w:szCs w:val="48"/>
              </w:rPr>
            </w:pPr>
          </w:p>
        </w:tc>
        <w:tc>
          <w:tcPr>
            <w:tcW w:w="547" w:type="dxa"/>
            <w:vAlign w:val="center"/>
          </w:tcPr>
          <w:p w14:paraId="1A6C58AC" w14:textId="77777777" w:rsidR="007F28A1" w:rsidRDefault="007F28A1">
            <w:pPr>
              <w:spacing w:line="300" w:lineRule="exact"/>
              <w:rPr>
                <w:rFonts w:ascii="宋体" w:eastAsia="宋体" w:hAnsi="宋体" w:hint="eastAsia"/>
                <w:sz w:val="24"/>
                <w:szCs w:val="48"/>
              </w:rPr>
            </w:pPr>
            <w:r>
              <w:rPr>
                <w:rFonts w:ascii="宋体" w:eastAsia="宋体" w:hAnsi="宋体" w:hint="eastAsia"/>
                <w:sz w:val="24"/>
                <w:szCs w:val="48"/>
              </w:rPr>
              <w:t>国家标准</w:t>
            </w:r>
          </w:p>
        </w:tc>
        <w:tc>
          <w:tcPr>
            <w:tcW w:w="499" w:type="dxa"/>
            <w:vAlign w:val="center"/>
          </w:tcPr>
          <w:p w14:paraId="499285BE" w14:textId="77777777" w:rsidR="007F28A1" w:rsidRDefault="007F28A1">
            <w:pPr>
              <w:spacing w:line="300" w:lineRule="exact"/>
              <w:jc w:val="center"/>
              <w:rPr>
                <w:rFonts w:ascii="宋体" w:eastAsia="宋体" w:hAnsi="宋体" w:hint="eastAsia"/>
                <w:sz w:val="24"/>
                <w:szCs w:val="48"/>
              </w:rPr>
            </w:pPr>
            <w:r>
              <w:rPr>
                <w:rFonts w:ascii="宋体" w:eastAsia="宋体" w:hAnsi="宋体" w:hint="eastAsia"/>
                <w:sz w:val="24"/>
                <w:szCs w:val="48"/>
              </w:rPr>
              <w:t>行业标准</w:t>
            </w:r>
          </w:p>
        </w:tc>
        <w:tc>
          <w:tcPr>
            <w:tcW w:w="596" w:type="dxa"/>
            <w:gridSpan w:val="3"/>
            <w:vAlign w:val="center"/>
          </w:tcPr>
          <w:p w14:paraId="152199E6" w14:textId="77777777" w:rsidR="007F28A1" w:rsidRDefault="007F28A1">
            <w:pPr>
              <w:spacing w:line="300" w:lineRule="exact"/>
              <w:jc w:val="center"/>
              <w:rPr>
                <w:rFonts w:ascii="宋体" w:eastAsia="宋体" w:hAnsi="宋体" w:hint="eastAsia"/>
                <w:sz w:val="24"/>
                <w:szCs w:val="48"/>
              </w:rPr>
            </w:pPr>
            <w:r>
              <w:rPr>
                <w:rFonts w:ascii="宋体" w:eastAsia="宋体" w:hAnsi="宋体" w:hint="eastAsia"/>
                <w:sz w:val="24"/>
                <w:szCs w:val="48"/>
              </w:rPr>
              <w:t>强制性标准</w:t>
            </w:r>
          </w:p>
        </w:tc>
        <w:tc>
          <w:tcPr>
            <w:tcW w:w="548" w:type="dxa"/>
            <w:gridSpan w:val="3"/>
            <w:vAlign w:val="center"/>
          </w:tcPr>
          <w:p w14:paraId="4519D828" w14:textId="77777777" w:rsidR="007F28A1" w:rsidRDefault="007F28A1">
            <w:pPr>
              <w:spacing w:line="300" w:lineRule="exact"/>
              <w:jc w:val="center"/>
              <w:rPr>
                <w:rFonts w:ascii="宋体" w:eastAsia="宋体" w:hAnsi="宋体" w:hint="eastAsia"/>
                <w:sz w:val="24"/>
                <w:szCs w:val="48"/>
              </w:rPr>
            </w:pPr>
            <w:r>
              <w:rPr>
                <w:rFonts w:ascii="宋体" w:eastAsia="宋体" w:hAnsi="宋体" w:hint="eastAsia"/>
                <w:sz w:val="24"/>
                <w:szCs w:val="48"/>
              </w:rPr>
              <w:t>推荐性标准</w:t>
            </w:r>
          </w:p>
        </w:tc>
        <w:tc>
          <w:tcPr>
            <w:tcW w:w="1196" w:type="dxa"/>
            <w:vMerge/>
            <w:vAlign w:val="center"/>
          </w:tcPr>
          <w:p w14:paraId="0B865AF0" w14:textId="77777777" w:rsidR="007F28A1" w:rsidRDefault="007F28A1">
            <w:pPr>
              <w:spacing w:line="220" w:lineRule="exact"/>
              <w:jc w:val="center"/>
              <w:rPr>
                <w:rFonts w:ascii="宋体" w:eastAsia="宋体" w:hAnsi="宋体" w:hint="eastAsia"/>
                <w:sz w:val="21"/>
                <w:szCs w:val="48"/>
              </w:rPr>
            </w:pPr>
          </w:p>
        </w:tc>
      </w:tr>
      <w:tr w:rsidR="007F28A1" w14:paraId="4096C956" w14:textId="77777777">
        <w:tblPrEx>
          <w:tblCellMar>
            <w:top w:w="0" w:type="dxa"/>
            <w:bottom w:w="0" w:type="dxa"/>
          </w:tblCellMar>
        </w:tblPrEx>
        <w:trPr>
          <w:cantSplit/>
          <w:trHeight w:val="567"/>
        </w:trPr>
        <w:tc>
          <w:tcPr>
            <w:tcW w:w="1095" w:type="dxa"/>
            <w:gridSpan w:val="2"/>
            <w:vAlign w:val="center"/>
          </w:tcPr>
          <w:p w14:paraId="1A491D0D" w14:textId="77777777" w:rsidR="007F28A1" w:rsidRDefault="007F28A1">
            <w:pPr>
              <w:rPr>
                <w:rFonts w:ascii="宋体" w:eastAsia="宋体" w:hAnsi="宋体" w:hint="eastAsia"/>
                <w:sz w:val="24"/>
                <w:szCs w:val="48"/>
              </w:rPr>
            </w:pPr>
          </w:p>
        </w:tc>
        <w:tc>
          <w:tcPr>
            <w:tcW w:w="2190" w:type="dxa"/>
            <w:gridSpan w:val="4"/>
            <w:vAlign w:val="center"/>
          </w:tcPr>
          <w:p w14:paraId="01EC320D" w14:textId="77777777" w:rsidR="007F28A1" w:rsidRDefault="007F28A1">
            <w:pPr>
              <w:jc w:val="center"/>
              <w:rPr>
                <w:rFonts w:ascii="宋体" w:eastAsia="宋体" w:hAnsi="宋体" w:hint="eastAsia"/>
                <w:sz w:val="24"/>
                <w:szCs w:val="48"/>
              </w:rPr>
            </w:pPr>
          </w:p>
        </w:tc>
        <w:tc>
          <w:tcPr>
            <w:tcW w:w="2190" w:type="dxa"/>
            <w:gridSpan w:val="6"/>
            <w:vAlign w:val="center"/>
          </w:tcPr>
          <w:p w14:paraId="5D48C449" w14:textId="77777777" w:rsidR="007F28A1" w:rsidRDefault="007F28A1">
            <w:pPr>
              <w:jc w:val="center"/>
              <w:rPr>
                <w:rFonts w:ascii="宋体" w:eastAsia="宋体" w:hAnsi="宋体" w:hint="eastAsia"/>
                <w:sz w:val="24"/>
                <w:szCs w:val="48"/>
              </w:rPr>
            </w:pPr>
          </w:p>
        </w:tc>
        <w:tc>
          <w:tcPr>
            <w:tcW w:w="547" w:type="dxa"/>
            <w:vAlign w:val="center"/>
          </w:tcPr>
          <w:p w14:paraId="4B9EFAC4" w14:textId="77777777" w:rsidR="007F28A1" w:rsidRDefault="007F28A1">
            <w:pPr>
              <w:jc w:val="center"/>
              <w:rPr>
                <w:rFonts w:ascii="宋体" w:eastAsia="宋体" w:hAnsi="宋体" w:hint="eastAsia"/>
                <w:sz w:val="24"/>
                <w:szCs w:val="48"/>
              </w:rPr>
            </w:pPr>
          </w:p>
        </w:tc>
        <w:tc>
          <w:tcPr>
            <w:tcW w:w="499" w:type="dxa"/>
            <w:vAlign w:val="center"/>
          </w:tcPr>
          <w:p w14:paraId="2D06FE4E" w14:textId="77777777" w:rsidR="007F28A1" w:rsidRDefault="007F28A1">
            <w:pPr>
              <w:jc w:val="center"/>
              <w:rPr>
                <w:rFonts w:ascii="宋体" w:eastAsia="宋体" w:hAnsi="宋体" w:hint="eastAsia"/>
                <w:sz w:val="24"/>
                <w:szCs w:val="48"/>
              </w:rPr>
            </w:pPr>
          </w:p>
        </w:tc>
        <w:tc>
          <w:tcPr>
            <w:tcW w:w="596" w:type="dxa"/>
            <w:gridSpan w:val="3"/>
            <w:vAlign w:val="center"/>
          </w:tcPr>
          <w:p w14:paraId="0056CCA8" w14:textId="77777777" w:rsidR="007F28A1" w:rsidRDefault="007F28A1">
            <w:pPr>
              <w:jc w:val="center"/>
              <w:rPr>
                <w:rFonts w:ascii="宋体" w:eastAsia="宋体" w:hAnsi="宋体" w:hint="eastAsia"/>
                <w:sz w:val="24"/>
                <w:szCs w:val="48"/>
              </w:rPr>
            </w:pPr>
          </w:p>
        </w:tc>
        <w:tc>
          <w:tcPr>
            <w:tcW w:w="548" w:type="dxa"/>
            <w:gridSpan w:val="3"/>
            <w:vAlign w:val="center"/>
          </w:tcPr>
          <w:p w14:paraId="1CF6061A" w14:textId="77777777" w:rsidR="007F28A1" w:rsidRDefault="007F28A1">
            <w:pPr>
              <w:jc w:val="center"/>
              <w:rPr>
                <w:rFonts w:ascii="宋体" w:eastAsia="宋体" w:hAnsi="宋体" w:hint="eastAsia"/>
                <w:sz w:val="24"/>
                <w:szCs w:val="48"/>
              </w:rPr>
            </w:pPr>
          </w:p>
        </w:tc>
        <w:tc>
          <w:tcPr>
            <w:tcW w:w="1196" w:type="dxa"/>
            <w:vAlign w:val="center"/>
          </w:tcPr>
          <w:p w14:paraId="2554C859" w14:textId="77777777" w:rsidR="007F28A1" w:rsidRDefault="007F28A1">
            <w:pPr>
              <w:jc w:val="center"/>
              <w:rPr>
                <w:rFonts w:ascii="宋体" w:eastAsia="宋体" w:hAnsi="宋体" w:hint="eastAsia"/>
                <w:sz w:val="24"/>
                <w:szCs w:val="48"/>
              </w:rPr>
            </w:pPr>
          </w:p>
        </w:tc>
      </w:tr>
      <w:tr w:rsidR="007F28A1" w14:paraId="3E189C2F" w14:textId="77777777">
        <w:tblPrEx>
          <w:tblCellMar>
            <w:top w:w="0" w:type="dxa"/>
            <w:bottom w:w="0" w:type="dxa"/>
          </w:tblCellMar>
        </w:tblPrEx>
        <w:trPr>
          <w:cantSplit/>
          <w:trHeight w:val="567"/>
        </w:trPr>
        <w:tc>
          <w:tcPr>
            <w:tcW w:w="1095" w:type="dxa"/>
            <w:gridSpan w:val="2"/>
            <w:vAlign w:val="center"/>
          </w:tcPr>
          <w:p w14:paraId="73B6BB43" w14:textId="77777777" w:rsidR="007F28A1" w:rsidRDefault="007F28A1">
            <w:pPr>
              <w:rPr>
                <w:rFonts w:ascii="宋体" w:eastAsia="宋体" w:hAnsi="宋体" w:hint="eastAsia"/>
                <w:sz w:val="24"/>
                <w:szCs w:val="48"/>
              </w:rPr>
            </w:pPr>
          </w:p>
        </w:tc>
        <w:tc>
          <w:tcPr>
            <w:tcW w:w="2190" w:type="dxa"/>
            <w:gridSpan w:val="4"/>
            <w:vAlign w:val="center"/>
          </w:tcPr>
          <w:p w14:paraId="443ADD12" w14:textId="77777777" w:rsidR="007F28A1" w:rsidRDefault="007F28A1">
            <w:pPr>
              <w:jc w:val="center"/>
              <w:rPr>
                <w:rFonts w:ascii="宋体" w:eastAsia="宋体" w:hAnsi="宋体" w:hint="eastAsia"/>
                <w:sz w:val="24"/>
                <w:szCs w:val="48"/>
              </w:rPr>
            </w:pPr>
          </w:p>
        </w:tc>
        <w:tc>
          <w:tcPr>
            <w:tcW w:w="2190" w:type="dxa"/>
            <w:gridSpan w:val="6"/>
            <w:vAlign w:val="center"/>
          </w:tcPr>
          <w:p w14:paraId="213FCC64" w14:textId="77777777" w:rsidR="007F28A1" w:rsidRDefault="007F28A1">
            <w:pPr>
              <w:jc w:val="center"/>
              <w:rPr>
                <w:rFonts w:ascii="宋体" w:eastAsia="宋体" w:hAnsi="宋体" w:hint="eastAsia"/>
                <w:sz w:val="24"/>
                <w:szCs w:val="48"/>
              </w:rPr>
            </w:pPr>
          </w:p>
        </w:tc>
        <w:tc>
          <w:tcPr>
            <w:tcW w:w="547" w:type="dxa"/>
            <w:vAlign w:val="center"/>
          </w:tcPr>
          <w:p w14:paraId="2790CB6E" w14:textId="77777777" w:rsidR="007F28A1" w:rsidRDefault="007F28A1">
            <w:pPr>
              <w:jc w:val="center"/>
              <w:rPr>
                <w:rFonts w:ascii="宋体" w:eastAsia="宋体" w:hAnsi="宋体" w:hint="eastAsia"/>
                <w:sz w:val="24"/>
                <w:szCs w:val="48"/>
              </w:rPr>
            </w:pPr>
          </w:p>
        </w:tc>
        <w:tc>
          <w:tcPr>
            <w:tcW w:w="499" w:type="dxa"/>
            <w:vAlign w:val="center"/>
          </w:tcPr>
          <w:p w14:paraId="78D91027" w14:textId="77777777" w:rsidR="007F28A1" w:rsidRDefault="007F28A1">
            <w:pPr>
              <w:jc w:val="center"/>
              <w:rPr>
                <w:rFonts w:ascii="宋体" w:eastAsia="宋体" w:hAnsi="宋体" w:hint="eastAsia"/>
                <w:sz w:val="24"/>
                <w:szCs w:val="48"/>
              </w:rPr>
            </w:pPr>
          </w:p>
        </w:tc>
        <w:tc>
          <w:tcPr>
            <w:tcW w:w="596" w:type="dxa"/>
            <w:gridSpan w:val="3"/>
            <w:vAlign w:val="center"/>
          </w:tcPr>
          <w:p w14:paraId="3A4D962A" w14:textId="77777777" w:rsidR="007F28A1" w:rsidRDefault="007F28A1">
            <w:pPr>
              <w:jc w:val="center"/>
              <w:rPr>
                <w:rFonts w:ascii="宋体" w:eastAsia="宋体" w:hAnsi="宋体" w:hint="eastAsia"/>
                <w:sz w:val="24"/>
                <w:szCs w:val="48"/>
              </w:rPr>
            </w:pPr>
          </w:p>
        </w:tc>
        <w:tc>
          <w:tcPr>
            <w:tcW w:w="548" w:type="dxa"/>
            <w:gridSpan w:val="3"/>
            <w:vAlign w:val="center"/>
          </w:tcPr>
          <w:p w14:paraId="4D86959C" w14:textId="77777777" w:rsidR="007F28A1" w:rsidRDefault="007F28A1">
            <w:pPr>
              <w:jc w:val="center"/>
              <w:rPr>
                <w:rFonts w:ascii="宋体" w:eastAsia="宋体" w:hAnsi="宋体" w:hint="eastAsia"/>
                <w:sz w:val="24"/>
                <w:szCs w:val="48"/>
              </w:rPr>
            </w:pPr>
          </w:p>
        </w:tc>
        <w:tc>
          <w:tcPr>
            <w:tcW w:w="1196" w:type="dxa"/>
            <w:vAlign w:val="center"/>
          </w:tcPr>
          <w:p w14:paraId="3F265F08" w14:textId="77777777" w:rsidR="007F28A1" w:rsidRDefault="007F28A1">
            <w:pPr>
              <w:jc w:val="center"/>
              <w:rPr>
                <w:rFonts w:ascii="宋体" w:eastAsia="宋体" w:hAnsi="宋体" w:hint="eastAsia"/>
                <w:sz w:val="24"/>
                <w:szCs w:val="48"/>
              </w:rPr>
            </w:pPr>
          </w:p>
        </w:tc>
      </w:tr>
      <w:tr w:rsidR="007F28A1" w14:paraId="597183DB" w14:textId="77777777">
        <w:tblPrEx>
          <w:tblCellMar>
            <w:top w:w="0" w:type="dxa"/>
            <w:bottom w:w="0" w:type="dxa"/>
          </w:tblCellMar>
        </w:tblPrEx>
        <w:trPr>
          <w:cantSplit/>
          <w:trHeight w:val="567"/>
        </w:trPr>
        <w:tc>
          <w:tcPr>
            <w:tcW w:w="1095" w:type="dxa"/>
            <w:gridSpan w:val="2"/>
            <w:vAlign w:val="center"/>
          </w:tcPr>
          <w:p w14:paraId="512C8E97" w14:textId="77777777" w:rsidR="007F28A1" w:rsidRDefault="007F28A1">
            <w:pPr>
              <w:rPr>
                <w:rFonts w:ascii="宋体" w:eastAsia="宋体" w:hAnsi="宋体" w:hint="eastAsia"/>
                <w:sz w:val="24"/>
                <w:szCs w:val="48"/>
              </w:rPr>
            </w:pPr>
          </w:p>
        </w:tc>
        <w:tc>
          <w:tcPr>
            <w:tcW w:w="2190" w:type="dxa"/>
            <w:gridSpan w:val="4"/>
            <w:vAlign w:val="center"/>
          </w:tcPr>
          <w:p w14:paraId="356716B1" w14:textId="77777777" w:rsidR="007F28A1" w:rsidRDefault="007F28A1">
            <w:pPr>
              <w:jc w:val="center"/>
              <w:rPr>
                <w:rFonts w:ascii="宋体" w:eastAsia="宋体" w:hAnsi="宋体" w:hint="eastAsia"/>
                <w:sz w:val="24"/>
                <w:szCs w:val="48"/>
              </w:rPr>
            </w:pPr>
          </w:p>
        </w:tc>
        <w:tc>
          <w:tcPr>
            <w:tcW w:w="2190" w:type="dxa"/>
            <w:gridSpan w:val="6"/>
            <w:vAlign w:val="center"/>
          </w:tcPr>
          <w:p w14:paraId="4EDE43FD" w14:textId="77777777" w:rsidR="007F28A1" w:rsidRDefault="007F28A1">
            <w:pPr>
              <w:jc w:val="center"/>
              <w:rPr>
                <w:rFonts w:ascii="宋体" w:eastAsia="宋体" w:hAnsi="宋体" w:hint="eastAsia"/>
                <w:sz w:val="24"/>
                <w:szCs w:val="48"/>
              </w:rPr>
            </w:pPr>
          </w:p>
        </w:tc>
        <w:tc>
          <w:tcPr>
            <w:tcW w:w="547" w:type="dxa"/>
            <w:vAlign w:val="center"/>
          </w:tcPr>
          <w:p w14:paraId="3FE329E3" w14:textId="77777777" w:rsidR="007F28A1" w:rsidRDefault="007F28A1">
            <w:pPr>
              <w:jc w:val="center"/>
              <w:rPr>
                <w:rFonts w:ascii="宋体" w:eastAsia="宋体" w:hAnsi="宋体" w:hint="eastAsia"/>
                <w:sz w:val="24"/>
                <w:szCs w:val="48"/>
              </w:rPr>
            </w:pPr>
          </w:p>
        </w:tc>
        <w:tc>
          <w:tcPr>
            <w:tcW w:w="499" w:type="dxa"/>
            <w:vAlign w:val="center"/>
          </w:tcPr>
          <w:p w14:paraId="08CAAF4D" w14:textId="77777777" w:rsidR="007F28A1" w:rsidRDefault="007F28A1">
            <w:pPr>
              <w:jc w:val="center"/>
              <w:rPr>
                <w:rFonts w:ascii="宋体" w:eastAsia="宋体" w:hAnsi="宋体" w:hint="eastAsia"/>
                <w:sz w:val="24"/>
                <w:szCs w:val="48"/>
              </w:rPr>
            </w:pPr>
          </w:p>
        </w:tc>
        <w:tc>
          <w:tcPr>
            <w:tcW w:w="596" w:type="dxa"/>
            <w:gridSpan w:val="3"/>
            <w:vAlign w:val="center"/>
          </w:tcPr>
          <w:p w14:paraId="62B3DB89" w14:textId="77777777" w:rsidR="007F28A1" w:rsidRDefault="007F28A1">
            <w:pPr>
              <w:jc w:val="center"/>
              <w:rPr>
                <w:rFonts w:ascii="宋体" w:eastAsia="宋体" w:hAnsi="宋体" w:hint="eastAsia"/>
                <w:sz w:val="24"/>
                <w:szCs w:val="48"/>
              </w:rPr>
            </w:pPr>
          </w:p>
        </w:tc>
        <w:tc>
          <w:tcPr>
            <w:tcW w:w="548" w:type="dxa"/>
            <w:gridSpan w:val="3"/>
            <w:vAlign w:val="center"/>
          </w:tcPr>
          <w:p w14:paraId="28FA0A50" w14:textId="77777777" w:rsidR="007F28A1" w:rsidRDefault="007F28A1">
            <w:pPr>
              <w:jc w:val="center"/>
              <w:rPr>
                <w:rFonts w:ascii="宋体" w:eastAsia="宋体" w:hAnsi="宋体" w:hint="eastAsia"/>
                <w:sz w:val="24"/>
                <w:szCs w:val="48"/>
              </w:rPr>
            </w:pPr>
          </w:p>
        </w:tc>
        <w:tc>
          <w:tcPr>
            <w:tcW w:w="1196" w:type="dxa"/>
            <w:vAlign w:val="center"/>
          </w:tcPr>
          <w:p w14:paraId="1B6A55FD" w14:textId="77777777" w:rsidR="007F28A1" w:rsidRDefault="007F28A1">
            <w:pPr>
              <w:jc w:val="center"/>
              <w:rPr>
                <w:rFonts w:ascii="宋体" w:eastAsia="宋体" w:hAnsi="宋体" w:hint="eastAsia"/>
                <w:sz w:val="24"/>
                <w:szCs w:val="48"/>
              </w:rPr>
            </w:pPr>
          </w:p>
        </w:tc>
      </w:tr>
      <w:tr w:rsidR="007F28A1" w14:paraId="30203176" w14:textId="77777777">
        <w:tblPrEx>
          <w:tblCellMar>
            <w:top w:w="0" w:type="dxa"/>
            <w:bottom w:w="0" w:type="dxa"/>
          </w:tblCellMar>
        </w:tblPrEx>
        <w:trPr>
          <w:cantSplit/>
          <w:trHeight w:val="567"/>
        </w:trPr>
        <w:tc>
          <w:tcPr>
            <w:tcW w:w="1095" w:type="dxa"/>
            <w:gridSpan w:val="2"/>
            <w:vAlign w:val="center"/>
          </w:tcPr>
          <w:p w14:paraId="72DC4431" w14:textId="77777777" w:rsidR="007F28A1" w:rsidRDefault="007F28A1">
            <w:pPr>
              <w:rPr>
                <w:rFonts w:ascii="宋体" w:eastAsia="宋体" w:hAnsi="宋体" w:hint="eastAsia"/>
                <w:sz w:val="24"/>
                <w:szCs w:val="48"/>
              </w:rPr>
            </w:pPr>
          </w:p>
        </w:tc>
        <w:tc>
          <w:tcPr>
            <w:tcW w:w="2190" w:type="dxa"/>
            <w:gridSpan w:val="4"/>
            <w:vAlign w:val="center"/>
          </w:tcPr>
          <w:p w14:paraId="073111A0" w14:textId="77777777" w:rsidR="007F28A1" w:rsidRDefault="007F28A1">
            <w:pPr>
              <w:jc w:val="center"/>
              <w:rPr>
                <w:rFonts w:ascii="宋体" w:eastAsia="宋体" w:hAnsi="宋体" w:hint="eastAsia"/>
                <w:sz w:val="24"/>
                <w:szCs w:val="48"/>
              </w:rPr>
            </w:pPr>
          </w:p>
        </w:tc>
        <w:tc>
          <w:tcPr>
            <w:tcW w:w="2190" w:type="dxa"/>
            <w:gridSpan w:val="6"/>
            <w:vAlign w:val="center"/>
          </w:tcPr>
          <w:p w14:paraId="007DEA7D" w14:textId="77777777" w:rsidR="007F28A1" w:rsidRDefault="007F28A1">
            <w:pPr>
              <w:jc w:val="center"/>
              <w:rPr>
                <w:rFonts w:ascii="宋体" w:eastAsia="宋体" w:hAnsi="宋体" w:hint="eastAsia"/>
                <w:sz w:val="24"/>
                <w:szCs w:val="48"/>
              </w:rPr>
            </w:pPr>
          </w:p>
        </w:tc>
        <w:tc>
          <w:tcPr>
            <w:tcW w:w="547" w:type="dxa"/>
            <w:vAlign w:val="center"/>
          </w:tcPr>
          <w:p w14:paraId="79997C32" w14:textId="77777777" w:rsidR="007F28A1" w:rsidRDefault="007F28A1">
            <w:pPr>
              <w:jc w:val="center"/>
              <w:rPr>
                <w:rFonts w:ascii="宋体" w:eastAsia="宋体" w:hAnsi="宋体" w:hint="eastAsia"/>
                <w:sz w:val="24"/>
                <w:szCs w:val="48"/>
              </w:rPr>
            </w:pPr>
          </w:p>
        </w:tc>
        <w:tc>
          <w:tcPr>
            <w:tcW w:w="499" w:type="dxa"/>
            <w:vAlign w:val="center"/>
          </w:tcPr>
          <w:p w14:paraId="103E929D" w14:textId="77777777" w:rsidR="007F28A1" w:rsidRDefault="007F28A1">
            <w:pPr>
              <w:jc w:val="center"/>
              <w:rPr>
                <w:rFonts w:ascii="宋体" w:eastAsia="宋体" w:hAnsi="宋体" w:hint="eastAsia"/>
                <w:sz w:val="24"/>
                <w:szCs w:val="48"/>
              </w:rPr>
            </w:pPr>
          </w:p>
        </w:tc>
        <w:tc>
          <w:tcPr>
            <w:tcW w:w="596" w:type="dxa"/>
            <w:gridSpan w:val="3"/>
            <w:vAlign w:val="center"/>
          </w:tcPr>
          <w:p w14:paraId="4B8B4735" w14:textId="77777777" w:rsidR="007F28A1" w:rsidRDefault="007F28A1">
            <w:pPr>
              <w:jc w:val="center"/>
              <w:rPr>
                <w:rFonts w:ascii="宋体" w:eastAsia="宋体" w:hAnsi="宋体" w:hint="eastAsia"/>
                <w:sz w:val="24"/>
                <w:szCs w:val="48"/>
              </w:rPr>
            </w:pPr>
          </w:p>
        </w:tc>
        <w:tc>
          <w:tcPr>
            <w:tcW w:w="548" w:type="dxa"/>
            <w:gridSpan w:val="3"/>
            <w:vAlign w:val="center"/>
          </w:tcPr>
          <w:p w14:paraId="3937A29B" w14:textId="77777777" w:rsidR="007F28A1" w:rsidRDefault="007F28A1">
            <w:pPr>
              <w:jc w:val="center"/>
              <w:rPr>
                <w:rFonts w:ascii="宋体" w:eastAsia="宋体" w:hAnsi="宋体" w:hint="eastAsia"/>
                <w:sz w:val="24"/>
                <w:szCs w:val="48"/>
              </w:rPr>
            </w:pPr>
          </w:p>
        </w:tc>
        <w:tc>
          <w:tcPr>
            <w:tcW w:w="1196" w:type="dxa"/>
            <w:vAlign w:val="center"/>
          </w:tcPr>
          <w:p w14:paraId="2665F2CC" w14:textId="77777777" w:rsidR="007F28A1" w:rsidRDefault="007F28A1">
            <w:pPr>
              <w:jc w:val="center"/>
              <w:rPr>
                <w:rFonts w:ascii="宋体" w:eastAsia="宋体" w:hAnsi="宋体" w:hint="eastAsia"/>
                <w:sz w:val="24"/>
                <w:szCs w:val="48"/>
              </w:rPr>
            </w:pPr>
          </w:p>
        </w:tc>
      </w:tr>
      <w:tr w:rsidR="007F28A1" w14:paraId="6C7F98CD" w14:textId="77777777">
        <w:tblPrEx>
          <w:tblCellMar>
            <w:top w:w="0" w:type="dxa"/>
            <w:bottom w:w="0" w:type="dxa"/>
          </w:tblCellMar>
        </w:tblPrEx>
        <w:trPr>
          <w:cantSplit/>
          <w:trHeight w:val="567"/>
        </w:trPr>
        <w:tc>
          <w:tcPr>
            <w:tcW w:w="1095" w:type="dxa"/>
            <w:gridSpan w:val="2"/>
            <w:vAlign w:val="center"/>
          </w:tcPr>
          <w:p w14:paraId="5E163BEE" w14:textId="77777777" w:rsidR="007F28A1" w:rsidRDefault="007F28A1">
            <w:pPr>
              <w:rPr>
                <w:rFonts w:ascii="宋体" w:eastAsia="宋体" w:hAnsi="宋体" w:hint="eastAsia"/>
                <w:sz w:val="24"/>
                <w:szCs w:val="48"/>
              </w:rPr>
            </w:pPr>
          </w:p>
        </w:tc>
        <w:tc>
          <w:tcPr>
            <w:tcW w:w="2190" w:type="dxa"/>
            <w:gridSpan w:val="4"/>
            <w:vAlign w:val="center"/>
          </w:tcPr>
          <w:p w14:paraId="1605FEEB" w14:textId="77777777" w:rsidR="007F28A1" w:rsidRDefault="007F28A1">
            <w:pPr>
              <w:jc w:val="center"/>
              <w:rPr>
                <w:rFonts w:ascii="宋体" w:eastAsia="宋体" w:hAnsi="宋体" w:hint="eastAsia"/>
                <w:sz w:val="24"/>
                <w:szCs w:val="48"/>
              </w:rPr>
            </w:pPr>
          </w:p>
        </w:tc>
        <w:tc>
          <w:tcPr>
            <w:tcW w:w="2190" w:type="dxa"/>
            <w:gridSpan w:val="6"/>
            <w:vAlign w:val="center"/>
          </w:tcPr>
          <w:p w14:paraId="7F112E98" w14:textId="77777777" w:rsidR="007F28A1" w:rsidRDefault="007F28A1">
            <w:pPr>
              <w:jc w:val="center"/>
              <w:rPr>
                <w:rFonts w:ascii="宋体" w:eastAsia="宋体" w:hAnsi="宋体" w:hint="eastAsia"/>
                <w:sz w:val="24"/>
                <w:szCs w:val="48"/>
              </w:rPr>
            </w:pPr>
          </w:p>
        </w:tc>
        <w:tc>
          <w:tcPr>
            <w:tcW w:w="547" w:type="dxa"/>
            <w:vAlign w:val="center"/>
          </w:tcPr>
          <w:p w14:paraId="51358A62" w14:textId="77777777" w:rsidR="007F28A1" w:rsidRDefault="007F28A1">
            <w:pPr>
              <w:jc w:val="center"/>
              <w:rPr>
                <w:rFonts w:ascii="宋体" w:eastAsia="宋体" w:hAnsi="宋体" w:hint="eastAsia"/>
                <w:sz w:val="24"/>
                <w:szCs w:val="48"/>
              </w:rPr>
            </w:pPr>
          </w:p>
        </w:tc>
        <w:tc>
          <w:tcPr>
            <w:tcW w:w="499" w:type="dxa"/>
            <w:vAlign w:val="center"/>
          </w:tcPr>
          <w:p w14:paraId="0E0AB389" w14:textId="77777777" w:rsidR="007F28A1" w:rsidRDefault="007F28A1">
            <w:pPr>
              <w:jc w:val="center"/>
              <w:rPr>
                <w:rFonts w:ascii="宋体" w:eastAsia="宋体" w:hAnsi="宋体" w:hint="eastAsia"/>
                <w:sz w:val="24"/>
                <w:szCs w:val="48"/>
              </w:rPr>
            </w:pPr>
          </w:p>
        </w:tc>
        <w:tc>
          <w:tcPr>
            <w:tcW w:w="596" w:type="dxa"/>
            <w:gridSpan w:val="3"/>
            <w:vAlign w:val="center"/>
          </w:tcPr>
          <w:p w14:paraId="4B9651C1" w14:textId="77777777" w:rsidR="007F28A1" w:rsidRDefault="007F28A1">
            <w:pPr>
              <w:jc w:val="center"/>
              <w:rPr>
                <w:rFonts w:ascii="宋体" w:eastAsia="宋体" w:hAnsi="宋体" w:hint="eastAsia"/>
                <w:sz w:val="24"/>
                <w:szCs w:val="48"/>
              </w:rPr>
            </w:pPr>
          </w:p>
        </w:tc>
        <w:tc>
          <w:tcPr>
            <w:tcW w:w="548" w:type="dxa"/>
            <w:gridSpan w:val="3"/>
            <w:vAlign w:val="center"/>
          </w:tcPr>
          <w:p w14:paraId="60CB41C9" w14:textId="77777777" w:rsidR="007F28A1" w:rsidRDefault="007F28A1">
            <w:pPr>
              <w:jc w:val="center"/>
              <w:rPr>
                <w:rFonts w:ascii="宋体" w:eastAsia="宋体" w:hAnsi="宋体" w:hint="eastAsia"/>
                <w:sz w:val="24"/>
                <w:szCs w:val="48"/>
              </w:rPr>
            </w:pPr>
          </w:p>
        </w:tc>
        <w:tc>
          <w:tcPr>
            <w:tcW w:w="1196" w:type="dxa"/>
            <w:vAlign w:val="center"/>
          </w:tcPr>
          <w:p w14:paraId="70A7B2B4" w14:textId="77777777" w:rsidR="007F28A1" w:rsidRDefault="007F28A1">
            <w:pPr>
              <w:jc w:val="center"/>
              <w:rPr>
                <w:rFonts w:ascii="宋体" w:eastAsia="宋体" w:hAnsi="宋体" w:hint="eastAsia"/>
                <w:sz w:val="24"/>
                <w:szCs w:val="48"/>
              </w:rPr>
            </w:pPr>
          </w:p>
        </w:tc>
      </w:tr>
      <w:tr w:rsidR="007F28A1" w14:paraId="35F9C450" w14:textId="77777777">
        <w:tblPrEx>
          <w:tblCellMar>
            <w:top w:w="0" w:type="dxa"/>
            <w:bottom w:w="0" w:type="dxa"/>
          </w:tblCellMar>
        </w:tblPrEx>
        <w:trPr>
          <w:cantSplit/>
          <w:trHeight w:val="567"/>
        </w:trPr>
        <w:tc>
          <w:tcPr>
            <w:tcW w:w="1095" w:type="dxa"/>
            <w:gridSpan w:val="2"/>
            <w:vAlign w:val="center"/>
          </w:tcPr>
          <w:p w14:paraId="7615E296" w14:textId="77777777" w:rsidR="007F28A1" w:rsidRDefault="007F28A1">
            <w:pPr>
              <w:rPr>
                <w:rFonts w:ascii="宋体" w:eastAsia="宋体" w:hAnsi="宋体" w:hint="eastAsia"/>
                <w:sz w:val="24"/>
                <w:szCs w:val="48"/>
              </w:rPr>
            </w:pPr>
          </w:p>
        </w:tc>
        <w:tc>
          <w:tcPr>
            <w:tcW w:w="2190" w:type="dxa"/>
            <w:gridSpan w:val="4"/>
            <w:vAlign w:val="center"/>
          </w:tcPr>
          <w:p w14:paraId="40A286E8" w14:textId="77777777" w:rsidR="007F28A1" w:rsidRDefault="007F28A1">
            <w:pPr>
              <w:jc w:val="center"/>
              <w:rPr>
                <w:rFonts w:ascii="宋体" w:eastAsia="宋体" w:hAnsi="宋体" w:hint="eastAsia"/>
                <w:sz w:val="24"/>
                <w:szCs w:val="48"/>
              </w:rPr>
            </w:pPr>
          </w:p>
        </w:tc>
        <w:tc>
          <w:tcPr>
            <w:tcW w:w="2190" w:type="dxa"/>
            <w:gridSpan w:val="6"/>
            <w:vAlign w:val="center"/>
          </w:tcPr>
          <w:p w14:paraId="361E5A35" w14:textId="77777777" w:rsidR="007F28A1" w:rsidRDefault="007F28A1">
            <w:pPr>
              <w:jc w:val="center"/>
              <w:rPr>
                <w:rFonts w:ascii="宋体" w:eastAsia="宋体" w:hAnsi="宋体" w:hint="eastAsia"/>
                <w:sz w:val="24"/>
                <w:szCs w:val="48"/>
              </w:rPr>
            </w:pPr>
          </w:p>
        </w:tc>
        <w:tc>
          <w:tcPr>
            <w:tcW w:w="547" w:type="dxa"/>
            <w:vAlign w:val="center"/>
          </w:tcPr>
          <w:p w14:paraId="45777A9F" w14:textId="77777777" w:rsidR="007F28A1" w:rsidRDefault="007F28A1">
            <w:pPr>
              <w:jc w:val="center"/>
              <w:rPr>
                <w:rFonts w:ascii="宋体" w:eastAsia="宋体" w:hAnsi="宋体" w:hint="eastAsia"/>
                <w:sz w:val="24"/>
                <w:szCs w:val="48"/>
              </w:rPr>
            </w:pPr>
          </w:p>
        </w:tc>
        <w:tc>
          <w:tcPr>
            <w:tcW w:w="499" w:type="dxa"/>
            <w:vAlign w:val="center"/>
          </w:tcPr>
          <w:p w14:paraId="13A7F7A9" w14:textId="77777777" w:rsidR="007F28A1" w:rsidRDefault="007F28A1">
            <w:pPr>
              <w:jc w:val="center"/>
              <w:rPr>
                <w:rFonts w:ascii="宋体" w:eastAsia="宋体" w:hAnsi="宋体" w:hint="eastAsia"/>
                <w:sz w:val="24"/>
                <w:szCs w:val="48"/>
              </w:rPr>
            </w:pPr>
          </w:p>
        </w:tc>
        <w:tc>
          <w:tcPr>
            <w:tcW w:w="596" w:type="dxa"/>
            <w:gridSpan w:val="3"/>
            <w:vAlign w:val="center"/>
          </w:tcPr>
          <w:p w14:paraId="2DD4D654" w14:textId="77777777" w:rsidR="007F28A1" w:rsidRDefault="007F28A1">
            <w:pPr>
              <w:jc w:val="center"/>
              <w:rPr>
                <w:rFonts w:ascii="宋体" w:eastAsia="宋体" w:hAnsi="宋体" w:hint="eastAsia"/>
                <w:sz w:val="24"/>
                <w:szCs w:val="48"/>
              </w:rPr>
            </w:pPr>
          </w:p>
        </w:tc>
        <w:tc>
          <w:tcPr>
            <w:tcW w:w="548" w:type="dxa"/>
            <w:gridSpan w:val="3"/>
            <w:vAlign w:val="center"/>
          </w:tcPr>
          <w:p w14:paraId="592F1660" w14:textId="77777777" w:rsidR="007F28A1" w:rsidRDefault="007F28A1">
            <w:pPr>
              <w:jc w:val="center"/>
              <w:rPr>
                <w:rFonts w:ascii="宋体" w:eastAsia="宋体" w:hAnsi="宋体" w:hint="eastAsia"/>
                <w:sz w:val="24"/>
                <w:szCs w:val="48"/>
              </w:rPr>
            </w:pPr>
          </w:p>
        </w:tc>
        <w:tc>
          <w:tcPr>
            <w:tcW w:w="1196" w:type="dxa"/>
            <w:vAlign w:val="center"/>
          </w:tcPr>
          <w:p w14:paraId="7E7A541C" w14:textId="77777777" w:rsidR="007F28A1" w:rsidRDefault="007F28A1">
            <w:pPr>
              <w:jc w:val="center"/>
              <w:rPr>
                <w:rFonts w:ascii="宋体" w:eastAsia="宋体" w:hAnsi="宋体" w:hint="eastAsia"/>
                <w:sz w:val="24"/>
                <w:szCs w:val="48"/>
              </w:rPr>
            </w:pPr>
          </w:p>
        </w:tc>
      </w:tr>
      <w:tr w:rsidR="007F28A1" w14:paraId="74D1280D" w14:textId="77777777">
        <w:tblPrEx>
          <w:tblCellMar>
            <w:top w:w="0" w:type="dxa"/>
            <w:bottom w:w="0" w:type="dxa"/>
          </w:tblCellMar>
        </w:tblPrEx>
        <w:trPr>
          <w:cantSplit/>
          <w:trHeight w:val="567"/>
        </w:trPr>
        <w:tc>
          <w:tcPr>
            <w:tcW w:w="1095" w:type="dxa"/>
            <w:gridSpan w:val="2"/>
            <w:vAlign w:val="center"/>
          </w:tcPr>
          <w:p w14:paraId="49ECFA91" w14:textId="77777777" w:rsidR="007F28A1" w:rsidRDefault="007F28A1">
            <w:pPr>
              <w:rPr>
                <w:rFonts w:ascii="宋体" w:eastAsia="宋体" w:hAnsi="宋体" w:hint="eastAsia"/>
                <w:sz w:val="24"/>
                <w:szCs w:val="48"/>
              </w:rPr>
            </w:pPr>
          </w:p>
        </w:tc>
        <w:tc>
          <w:tcPr>
            <w:tcW w:w="2190" w:type="dxa"/>
            <w:gridSpan w:val="4"/>
            <w:vAlign w:val="center"/>
          </w:tcPr>
          <w:p w14:paraId="23556DC9" w14:textId="77777777" w:rsidR="007F28A1" w:rsidRDefault="007F28A1">
            <w:pPr>
              <w:jc w:val="center"/>
              <w:rPr>
                <w:rFonts w:ascii="宋体" w:eastAsia="宋体" w:hAnsi="宋体" w:hint="eastAsia"/>
                <w:sz w:val="24"/>
                <w:szCs w:val="48"/>
              </w:rPr>
            </w:pPr>
          </w:p>
        </w:tc>
        <w:tc>
          <w:tcPr>
            <w:tcW w:w="2190" w:type="dxa"/>
            <w:gridSpan w:val="6"/>
            <w:vAlign w:val="center"/>
          </w:tcPr>
          <w:p w14:paraId="1F617B15" w14:textId="77777777" w:rsidR="007F28A1" w:rsidRDefault="007F28A1">
            <w:pPr>
              <w:jc w:val="center"/>
              <w:rPr>
                <w:rFonts w:ascii="宋体" w:eastAsia="宋体" w:hAnsi="宋体" w:hint="eastAsia"/>
                <w:sz w:val="24"/>
                <w:szCs w:val="48"/>
              </w:rPr>
            </w:pPr>
          </w:p>
        </w:tc>
        <w:tc>
          <w:tcPr>
            <w:tcW w:w="547" w:type="dxa"/>
            <w:vAlign w:val="center"/>
          </w:tcPr>
          <w:p w14:paraId="79BB9DE8" w14:textId="77777777" w:rsidR="007F28A1" w:rsidRDefault="007F28A1">
            <w:pPr>
              <w:jc w:val="center"/>
              <w:rPr>
                <w:rFonts w:ascii="宋体" w:eastAsia="宋体" w:hAnsi="宋体" w:hint="eastAsia"/>
                <w:sz w:val="24"/>
                <w:szCs w:val="48"/>
              </w:rPr>
            </w:pPr>
          </w:p>
        </w:tc>
        <w:tc>
          <w:tcPr>
            <w:tcW w:w="499" w:type="dxa"/>
            <w:vAlign w:val="center"/>
          </w:tcPr>
          <w:p w14:paraId="2DA5BFD9" w14:textId="77777777" w:rsidR="007F28A1" w:rsidRDefault="007F28A1">
            <w:pPr>
              <w:jc w:val="center"/>
              <w:rPr>
                <w:rFonts w:ascii="宋体" w:eastAsia="宋体" w:hAnsi="宋体" w:hint="eastAsia"/>
                <w:sz w:val="24"/>
                <w:szCs w:val="48"/>
              </w:rPr>
            </w:pPr>
          </w:p>
        </w:tc>
        <w:tc>
          <w:tcPr>
            <w:tcW w:w="596" w:type="dxa"/>
            <w:gridSpan w:val="3"/>
            <w:vAlign w:val="center"/>
          </w:tcPr>
          <w:p w14:paraId="4ABDB755" w14:textId="77777777" w:rsidR="007F28A1" w:rsidRDefault="007F28A1">
            <w:pPr>
              <w:jc w:val="center"/>
              <w:rPr>
                <w:rFonts w:ascii="宋体" w:eastAsia="宋体" w:hAnsi="宋体" w:hint="eastAsia"/>
                <w:sz w:val="24"/>
                <w:szCs w:val="48"/>
              </w:rPr>
            </w:pPr>
          </w:p>
        </w:tc>
        <w:tc>
          <w:tcPr>
            <w:tcW w:w="548" w:type="dxa"/>
            <w:gridSpan w:val="3"/>
            <w:vAlign w:val="center"/>
          </w:tcPr>
          <w:p w14:paraId="6B2F0700" w14:textId="77777777" w:rsidR="007F28A1" w:rsidRDefault="007F28A1">
            <w:pPr>
              <w:jc w:val="center"/>
              <w:rPr>
                <w:rFonts w:ascii="宋体" w:eastAsia="宋体" w:hAnsi="宋体" w:hint="eastAsia"/>
                <w:sz w:val="24"/>
                <w:szCs w:val="48"/>
              </w:rPr>
            </w:pPr>
          </w:p>
        </w:tc>
        <w:tc>
          <w:tcPr>
            <w:tcW w:w="1196" w:type="dxa"/>
            <w:vAlign w:val="center"/>
          </w:tcPr>
          <w:p w14:paraId="062C8403" w14:textId="77777777" w:rsidR="007F28A1" w:rsidRDefault="007F28A1">
            <w:pPr>
              <w:jc w:val="center"/>
              <w:rPr>
                <w:rFonts w:ascii="宋体" w:eastAsia="宋体" w:hAnsi="宋体" w:hint="eastAsia"/>
                <w:sz w:val="24"/>
                <w:szCs w:val="48"/>
              </w:rPr>
            </w:pPr>
          </w:p>
        </w:tc>
      </w:tr>
      <w:tr w:rsidR="007F28A1" w14:paraId="0D483C24" w14:textId="77777777">
        <w:tblPrEx>
          <w:tblCellMar>
            <w:top w:w="0" w:type="dxa"/>
            <w:bottom w:w="0" w:type="dxa"/>
          </w:tblCellMar>
        </w:tblPrEx>
        <w:trPr>
          <w:cantSplit/>
          <w:trHeight w:val="567"/>
        </w:trPr>
        <w:tc>
          <w:tcPr>
            <w:tcW w:w="1095" w:type="dxa"/>
            <w:gridSpan w:val="2"/>
            <w:vAlign w:val="center"/>
          </w:tcPr>
          <w:p w14:paraId="16FA6712" w14:textId="77777777" w:rsidR="007F28A1" w:rsidRDefault="007F28A1">
            <w:pPr>
              <w:rPr>
                <w:rFonts w:ascii="宋体" w:eastAsia="宋体" w:hAnsi="宋体" w:hint="eastAsia"/>
                <w:sz w:val="24"/>
                <w:szCs w:val="48"/>
              </w:rPr>
            </w:pPr>
          </w:p>
        </w:tc>
        <w:tc>
          <w:tcPr>
            <w:tcW w:w="2190" w:type="dxa"/>
            <w:gridSpan w:val="4"/>
            <w:vAlign w:val="center"/>
          </w:tcPr>
          <w:p w14:paraId="1F50EA31" w14:textId="77777777" w:rsidR="007F28A1" w:rsidRDefault="007F28A1">
            <w:pPr>
              <w:jc w:val="center"/>
              <w:rPr>
                <w:rFonts w:ascii="宋体" w:eastAsia="宋体" w:hAnsi="宋体" w:hint="eastAsia"/>
                <w:sz w:val="24"/>
                <w:szCs w:val="48"/>
              </w:rPr>
            </w:pPr>
          </w:p>
        </w:tc>
        <w:tc>
          <w:tcPr>
            <w:tcW w:w="2190" w:type="dxa"/>
            <w:gridSpan w:val="6"/>
            <w:vAlign w:val="center"/>
          </w:tcPr>
          <w:p w14:paraId="7E352CAB" w14:textId="77777777" w:rsidR="007F28A1" w:rsidRDefault="007F28A1">
            <w:pPr>
              <w:jc w:val="center"/>
              <w:rPr>
                <w:rFonts w:ascii="宋体" w:eastAsia="宋体" w:hAnsi="宋体" w:hint="eastAsia"/>
                <w:sz w:val="24"/>
                <w:szCs w:val="48"/>
              </w:rPr>
            </w:pPr>
          </w:p>
        </w:tc>
        <w:tc>
          <w:tcPr>
            <w:tcW w:w="547" w:type="dxa"/>
            <w:vAlign w:val="center"/>
          </w:tcPr>
          <w:p w14:paraId="58FF9847" w14:textId="77777777" w:rsidR="007F28A1" w:rsidRDefault="007F28A1">
            <w:pPr>
              <w:jc w:val="center"/>
              <w:rPr>
                <w:rFonts w:ascii="宋体" w:eastAsia="宋体" w:hAnsi="宋体" w:hint="eastAsia"/>
                <w:sz w:val="24"/>
                <w:szCs w:val="48"/>
              </w:rPr>
            </w:pPr>
          </w:p>
        </w:tc>
        <w:tc>
          <w:tcPr>
            <w:tcW w:w="499" w:type="dxa"/>
            <w:vAlign w:val="center"/>
          </w:tcPr>
          <w:p w14:paraId="6081B4E2" w14:textId="77777777" w:rsidR="007F28A1" w:rsidRDefault="007F28A1">
            <w:pPr>
              <w:jc w:val="center"/>
              <w:rPr>
                <w:rFonts w:ascii="宋体" w:eastAsia="宋体" w:hAnsi="宋体" w:hint="eastAsia"/>
                <w:sz w:val="24"/>
                <w:szCs w:val="48"/>
              </w:rPr>
            </w:pPr>
          </w:p>
        </w:tc>
        <w:tc>
          <w:tcPr>
            <w:tcW w:w="596" w:type="dxa"/>
            <w:gridSpan w:val="3"/>
            <w:vAlign w:val="center"/>
          </w:tcPr>
          <w:p w14:paraId="6B051AD0" w14:textId="77777777" w:rsidR="007F28A1" w:rsidRDefault="007F28A1">
            <w:pPr>
              <w:jc w:val="center"/>
              <w:rPr>
                <w:rFonts w:ascii="宋体" w:eastAsia="宋体" w:hAnsi="宋体" w:hint="eastAsia"/>
                <w:sz w:val="24"/>
                <w:szCs w:val="48"/>
              </w:rPr>
            </w:pPr>
          </w:p>
        </w:tc>
        <w:tc>
          <w:tcPr>
            <w:tcW w:w="548" w:type="dxa"/>
            <w:gridSpan w:val="3"/>
            <w:vAlign w:val="center"/>
          </w:tcPr>
          <w:p w14:paraId="3DE2A02A" w14:textId="77777777" w:rsidR="007F28A1" w:rsidRDefault="007F28A1">
            <w:pPr>
              <w:jc w:val="center"/>
              <w:rPr>
                <w:rFonts w:ascii="宋体" w:eastAsia="宋体" w:hAnsi="宋体" w:hint="eastAsia"/>
                <w:sz w:val="24"/>
                <w:szCs w:val="48"/>
              </w:rPr>
            </w:pPr>
          </w:p>
        </w:tc>
        <w:tc>
          <w:tcPr>
            <w:tcW w:w="1196" w:type="dxa"/>
            <w:vAlign w:val="center"/>
          </w:tcPr>
          <w:p w14:paraId="3A2735D0" w14:textId="77777777" w:rsidR="007F28A1" w:rsidRDefault="007F28A1">
            <w:pPr>
              <w:jc w:val="center"/>
              <w:rPr>
                <w:rFonts w:ascii="宋体" w:eastAsia="宋体" w:hAnsi="宋体" w:hint="eastAsia"/>
                <w:sz w:val="24"/>
                <w:szCs w:val="48"/>
              </w:rPr>
            </w:pPr>
          </w:p>
        </w:tc>
      </w:tr>
      <w:tr w:rsidR="007F28A1" w14:paraId="26454FB6" w14:textId="77777777">
        <w:tblPrEx>
          <w:tblCellMar>
            <w:top w:w="0" w:type="dxa"/>
            <w:bottom w:w="0" w:type="dxa"/>
          </w:tblCellMar>
        </w:tblPrEx>
        <w:trPr>
          <w:cantSplit/>
          <w:trHeight w:val="567"/>
        </w:trPr>
        <w:tc>
          <w:tcPr>
            <w:tcW w:w="1095" w:type="dxa"/>
            <w:gridSpan w:val="2"/>
            <w:vAlign w:val="center"/>
          </w:tcPr>
          <w:p w14:paraId="2737E0CF" w14:textId="77777777" w:rsidR="007F28A1" w:rsidRDefault="007F28A1">
            <w:pPr>
              <w:rPr>
                <w:rFonts w:ascii="宋体" w:eastAsia="宋体" w:hAnsi="宋体" w:hint="eastAsia"/>
                <w:sz w:val="24"/>
                <w:szCs w:val="48"/>
              </w:rPr>
            </w:pPr>
          </w:p>
        </w:tc>
        <w:tc>
          <w:tcPr>
            <w:tcW w:w="2190" w:type="dxa"/>
            <w:gridSpan w:val="4"/>
            <w:vAlign w:val="center"/>
          </w:tcPr>
          <w:p w14:paraId="25B833BA" w14:textId="77777777" w:rsidR="007F28A1" w:rsidRDefault="007F28A1">
            <w:pPr>
              <w:jc w:val="center"/>
              <w:rPr>
                <w:rFonts w:ascii="宋体" w:eastAsia="宋体" w:hAnsi="宋体" w:hint="eastAsia"/>
                <w:sz w:val="24"/>
                <w:szCs w:val="48"/>
              </w:rPr>
            </w:pPr>
          </w:p>
        </w:tc>
        <w:tc>
          <w:tcPr>
            <w:tcW w:w="2190" w:type="dxa"/>
            <w:gridSpan w:val="6"/>
            <w:vAlign w:val="center"/>
          </w:tcPr>
          <w:p w14:paraId="26A527D6" w14:textId="77777777" w:rsidR="007F28A1" w:rsidRDefault="007F28A1">
            <w:pPr>
              <w:jc w:val="center"/>
              <w:rPr>
                <w:rFonts w:ascii="宋体" w:eastAsia="宋体" w:hAnsi="宋体" w:hint="eastAsia"/>
                <w:sz w:val="24"/>
                <w:szCs w:val="48"/>
              </w:rPr>
            </w:pPr>
          </w:p>
        </w:tc>
        <w:tc>
          <w:tcPr>
            <w:tcW w:w="547" w:type="dxa"/>
            <w:vAlign w:val="center"/>
          </w:tcPr>
          <w:p w14:paraId="28F5F83D" w14:textId="77777777" w:rsidR="007F28A1" w:rsidRDefault="007F28A1">
            <w:pPr>
              <w:jc w:val="center"/>
              <w:rPr>
                <w:rFonts w:ascii="宋体" w:eastAsia="宋体" w:hAnsi="宋体" w:hint="eastAsia"/>
                <w:sz w:val="24"/>
                <w:szCs w:val="48"/>
              </w:rPr>
            </w:pPr>
          </w:p>
        </w:tc>
        <w:tc>
          <w:tcPr>
            <w:tcW w:w="499" w:type="dxa"/>
            <w:vAlign w:val="center"/>
          </w:tcPr>
          <w:p w14:paraId="7F40F82D" w14:textId="77777777" w:rsidR="007F28A1" w:rsidRDefault="007F28A1">
            <w:pPr>
              <w:jc w:val="center"/>
              <w:rPr>
                <w:rFonts w:ascii="宋体" w:eastAsia="宋体" w:hAnsi="宋体" w:hint="eastAsia"/>
                <w:sz w:val="24"/>
                <w:szCs w:val="48"/>
              </w:rPr>
            </w:pPr>
          </w:p>
        </w:tc>
        <w:tc>
          <w:tcPr>
            <w:tcW w:w="596" w:type="dxa"/>
            <w:gridSpan w:val="3"/>
            <w:vAlign w:val="center"/>
          </w:tcPr>
          <w:p w14:paraId="7A7DC324" w14:textId="77777777" w:rsidR="007F28A1" w:rsidRDefault="007F28A1">
            <w:pPr>
              <w:jc w:val="center"/>
              <w:rPr>
                <w:rFonts w:ascii="宋体" w:eastAsia="宋体" w:hAnsi="宋体" w:hint="eastAsia"/>
                <w:sz w:val="24"/>
                <w:szCs w:val="48"/>
              </w:rPr>
            </w:pPr>
          </w:p>
        </w:tc>
        <w:tc>
          <w:tcPr>
            <w:tcW w:w="548" w:type="dxa"/>
            <w:gridSpan w:val="3"/>
            <w:vAlign w:val="center"/>
          </w:tcPr>
          <w:p w14:paraId="45B43264" w14:textId="77777777" w:rsidR="007F28A1" w:rsidRDefault="007F28A1">
            <w:pPr>
              <w:jc w:val="center"/>
              <w:rPr>
                <w:rFonts w:ascii="宋体" w:eastAsia="宋体" w:hAnsi="宋体" w:hint="eastAsia"/>
                <w:sz w:val="24"/>
                <w:szCs w:val="48"/>
              </w:rPr>
            </w:pPr>
          </w:p>
        </w:tc>
        <w:tc>
          <w:tcPr>
            <w:tcW w:w="1196" w:type="dxa"/>
            <w:vAlign w:val="center"/>
          </w:tcPr>
          <w:p w14:paraId="2CFDF8FA" w14:textId="77777777" w:rsidR="007F28A1" w:rsidRDefault="007F28A1">
            <w:pPr>
              <w:jc w:val="center"/>
              <w:rPr>
                <w:rFonts w:ascii="宋体" w:eastAsia="宋体" w:hAnsi="宋体" w:hint="eastAsia"/>
                <w:sz w:val="24"/>
                <w:szCs w:val="48"/>
              </w:rPr>
            </w:pPr>
          </w:p>
        </w:tc>
      </w:tr>
      <w:tr w:rsidR="007F28A1" w14:paraId="118D1D17" w14:textId="77777777">
        <w:tblPrEx>
          <w:tblCellMar>
            <w:top w:w="0" w:type="dxa"/>
            <w:bottom w:w="0" w:type="dxa"/>
          </w:tblCellMar>
        </w:tblPrEx>
        <w:trPr>
          <w:cantSplit/>
          <w:trHeight w:val="567"/>
        </w:trPr>
        <w:tc>
          <w:tcPr>
            <w:tcW w:w="1095" w:type="dxa"/>
            <w:gridSpan w:val="2"/>
            <w:vAlign w:val="center"/>
          </w:tcPr>
          <w:p w14:paraId="4C0FB822" w14:textId="77777777" w:rsidR="007F28A1" w:rsidRDefault="007F28A1">
            <w:pPr>
              <w:rPr>
                <w:rFonts w:ascii="宋体" w:eastAsia="宋体" w:hAnsi="宋体" w:hint="eastAsia"/>
                <w:sz w:val="24"/>
                <w:szCs w:val="48"/>
              </w:rPr>
            </w:pPr>
          </w:p>
        </w:tc>
        <w:tc>
          <w:tcPr>
            <w:tcW w:w="2190" w:type="dxa"/>
            <w:gridSpan w:val="4"/>
            <w:vAlign w:val="center"/>
          </w:tcPr>
          <w:p w14:paraId="1217C0FA" w14:textId="77777777" w:rsidR="007F28A1" w:rsidRDefault="007F28A1">
            <w:pPr>
              <w:jc w:val="center"/>
              <w:rPr>
                <w:rFonts w:ascii="宋体" w:eastAsia="宋体" w:hAnsi="宋体" w:hint="eastAsia"/>
                <w:sz w:val="24"/>
                <w:szCs w:val="48"/>
              </w:rPr>
            </w:pPr>
          </w:p>
        </w:tc>
        <w:tc>
          <w:tcPr>
            <w:tcW w:w="2190" w:type="dxa"/>
            <w:gridSpan w:val="6"/>
            <w:vAlign w:val="center"/>
          </w:tcPr>
          <w:p w14:paraId="3452FB61" w14:textId="77777777" w:rsidR="007F28A1" w:rsidRDefault="007F28A1">
            <w:pPr>
              <w:jc w:val="center"/>
              <w:rPr>
                <w:rFonts w:ascii="宋体" w:eastAsia="宋体" w:hAnsi="宋体" w:hint="eastAsia"/>
                <w:sz w:val="24"/>
                <w:szCs w:val="48"/>
              </w:rPr>
            </w:pPr>
          </w:p>
        </w:tc>
        <w:tc>
          <w:tcPr>
            <w:tcW w:w="547" w:type="dxa"/>
            <w:vAlign w:val="center"/>
          </w:tcPr>
          <w:p w14:paraId="6E8299CB" w14:textId="77777777" w:rsidR="007F28A1" w:rsidRDefault="007F28A1">
            <w:pPr>
              <w:jc w:val="center"/>
              <w:rPr>
                <w:rFonts w:ascii="宋体" w:eastAsia="宋体" w:hAnsi="宋体" w:hint="eastAsia"/>
                <w:sz w:val="24"/>
                <w:szCs w:val="48"/>
              </w:rPr>
            </w:pPr>
          </w:p>
        </w:tc>
        <w:tc>
          <w:tcPr>
            <w:tcW w:w="499" w:type="dxa"/>
            <w:vAlign w:val="center"/>
          </w:tcPr>
          <w:p w14:paraId="2352ED9E" w14:textId="77777777" w:rsidR="007F28A1" w:rsidRDefault="007F28A1">
            <w:pPr>
              <w:jc w:val="center"/>
              <w:rPr>
                <w:rFonts w:ascii="宋体" w:eastAsia="宋体" w:hAnsi="宋体" w:hint="eastAsia"/>
                <w:sz w:val="24"/>
                <w:szCs w:val="48"/>
              </w:rPr>
            </w:pPr>
          </w:p>
        </w:tc>
        <w:tc>
          <w:tcPr>
            <w:tcW w:w="596" w:type="dxa"/>
            <w:gridSpan w:val="3"/>
            <w:vAlign w:val="center"/>
          </w:tcPr>
          <w:p w14:paraId="3F729D64" w14:textId="77777777" w:rsidR="007F28A1" w:rsidRDefault="007F28A1">
            <w:pPr>
              <w:jc w:val="center"/>
              <w:rPr>
                <w:rFonts w:ascii="宋体" w:eastAsia="宋体" w:hAnsi="宋体" w:hint="eastAsia"/>
                <w:sz w:val="24"/>
                <w:szCs w:val="48"/>
              </w:rPr>
            </w:pPr>
          </w:p>
        </w:tc>
        <w:tc>
          <w:tcPr>
            <w:tcW w:w="548" w:type="dxa"/>
            <w:gridSpan w:val="3"/>
            <w:vAlign w:val="center"/>
          </w:tcPr>
          <w:p w14:paraId="2B0CDABF" w14:textId="77777777" w:rsidR="007F28A1" w:rsidRDefault="007F28A1">
            <w:pPr>
              <w:jc w:val="center"/>
              <w:rPr>
                <w:rFonts w:ascii="宋体" w:eastAsia="宋体" w:hAnsi="宋体" w:hint="eastAsia"/>
                <w:sz w:val="24"/>
                <w:szCs w:val="48"/>
              </w:rPr>
            </w:pPr>
          </w:p>
        </w:tc>
        <w:tc>
          <w:tcPr>
            <w:tcW w:w="1196" w:type="dxa"/>
            <w:vAlign w:val="center"/>
          </w:tcPr>
          <w:p w14:paraId="2730ADED" w14:textId="77777777" w:rsidR="007F28A1" w:rsidRDefault="007F28A1">
            <w:pPr>
              <w:jc w:val="center"/>
              <w:rPr>
                <w:rFonts w:ascii="宋体" w:eastAsia="宋体" w:hAnsi="宋体" w:hint="eastAsia"/>
                <w:sz w:val="24"/>
                <w:szCs w:val="48"/>
              </w:rPr>
            </w:pPr>
          </w:p>
        </w:tc>
      </w:tr>
      <w:tr w:rsidR="007F28A1" w14:paraId="0E305AC2" w14:textId="77777777">
        <w:tblPrEx>
          <w:tblCellMar>
            <w:top w:w="0" w:type="dxa"/>
            <w:bottom w:w="0" w:type="dxa"/>
          </w:tblCellMar>
        </w:tblPrEx>
        <w:trPr>
          <w:cantSplit/>
          <w:trHeight w:val="567"/>
        </w:trPr>
        <w:tc>
          <w:tcPr>
            <w:tcW w:w="1095" w:type="dxa"/>
            <w:gridSpan w:val="2"/>
            <w:vAlign w:val="center"/>
          </w:tcPr>
          <w:p w14:paraId="6DA1B379" w14:textId="77777777" w:rsidR="007F28A1" w:rsidRDefault="007F28A1">
            <w:pPr>
              <w:rPr>
                <w:rFonts w:ascii="宋体" w:eastAsia="宋体" w:hAnsi="宋体" w:hint="eastAsia"/>
                <w:sz w:val="24"/>
                <w:szCs w:val="48"/>
              </w:rPr>
            </w:pPr>
          </w:p>
        </w:tc>
        <w:tc>
          <w:tcPr>
            <w:tcW w:w="2190" w:type="dxa"/>
            <w:gridSpan w:val="4"/>
            <w:vAlign w:val="center"/>
          </w:tcPr>
          <w:p w14:paraId="6F6F2B08" w14:textId="77777777" w:rsidR="007F28A1" w:rsidRDefault="007F28A1">
            <w:pPr>
              <w:jc w:val="center"/>
              <w:rPr>
                <w:rFonts w:ascii="宋体" w:eastAsia="宋体" w:hAnsi="宋体" w:hint="eastAsia"/>
                <w:sz w:val="24"/>
                <w:szCs w:val="48"/>
              </w:rPr>
            </w:pPr>
          </w:p>
        </w:tc>
        <w:tc>
          <w:tcPr>
            <w:tcW w:w="2190" w:type="dxa"/>
            <w:gridSpan w:val="6"/>
            <w:vAlign w:val="center"/>
          </w:tcPr>
          <w:p w14:paraId="16D2B856" w14:textId="77777777" w:rsidR="007F28A1" w:rsidRDefault="007F28A1">
            <w:pPr>
              <w:jc w:val="center"/>
              <w:rPr>
                <w:rFonts w:ascii="宋体" w:eastAsia="宋体" w:hAnsi="宋体" w:hint="eastAsia"/>
                <w:sz w:val="24"/>
                <w:szCs w:val="48"/>
              </w:rPr>
            </w:pPr>
          </w:p>
        </w:tc>
        <w:tc>
          <w:tcPr>
            <w:tcW w:w="547" w:type="dxa"/>
            <w:vAlign w:val="center"/>
          </w:tcPr>
          <w:p w14:paraId="2CF67A69" w14:textId="77777777" w:rsidR="007F28A1" w:rsidRDefault="007F28A1">
            <w:pPr>
              <w:jc w:val="center"/>
              <w:rPr>
                <w:rFonts w:ascii="宋体" w:eastAsia="宋体" w:hAnsi="宋体" w:hint="eastAsia"/>
                <w:sz w:val="24"/>
                <w:szCs w:val="48"/>
              </w:rPr>
            </w:pPr>
          </w:p>
        </w:tc>
        <w:tc>
          <w:tcPr>
            <w:tcW w:w="499" w:type="dxa"/>
            <w:vAlign w:val="center"/>
          </w:tcPr>
          <w:p w14:paraId="06C2C658" w14:textId="77777777" w:rsidR="007F28A1" w:rsidRDefault="007F28A1">
            <w:pPr>
              <w:jc w:val="center"/>
              <w:rPr>
                <w:rFonts w:ascii="宋体" w:eastAsia="宋体" w:hAnsi="宋体" w:hint="eastAsia"/>
                <w:sz w:val="24"/>
                <w:szCs w:val="48"/>
              </w:rPr>
            </w:pPr>
          </w:p>
        </w:tc>
        <w:tc>
          <w:tcPr>
            <w:tcW w:w="596" w:type="dxa"/>
            <w:gridSpan w:val="3"/>
            <w:vAlign w:val="center"/>
          </w:tcPr>
          <w:p w14:paraId="793FDA48" w14:textId="77777777" w:rsidR="007F28A1" w:rsidRDefault="007F28A1">
            <w:pPr>
              <w:jc w:val="center"/>
              <w:rPr>
                <w:rFonts w:ascii="宋体" w:eastAsia="宋体" w:hAnsi="宋体" w:hint="eastAsia"/>
                <w:sz w:val="24"/>
                <w:szCs w:val="48"/>
              </w:rPr>
            </w:pPr>
          </w:p>
        </w:tc>
        <w:tc>
          <w:tcPr>
            <w:tcW w:w="548" w:type="dxa"/>
            <w:gridSpan w:val="3"/>
            <w:vAlign w:val="center"/>
          </w:tcPr>
          <w:p w14:paraId="21A604D4" w14:textId="77777777" w:rsidR="007F28A1" w:rsidRDefault="007F28A1">
            <w:pPr>
              <w:jc w:val="center"/>
              <w:rPr>
                <w:rFonts w:ascii="宋体" w:eastAsia="宋体" w:hAnsi="宋体" w:hint="eastAsia"/>
                <w:sz w:val="24"/>
                <w:szCs w:val="48"/>
              </w:rPr>
            </w:pPr>
          </w:p>
        </w:tc>
        <w:tc>
          <w:tcPr>
            <w:tcW w:w="1196" w:type="dxa"/>
            <w:vAlign w:val="center"/>
          </w:tcPr>
          <w:p w14:paraId="7913F87A" w14:textId="77777777" w:rsidR="007F28A1" w:rsidRDefault="007F28A1">
            <w:pPr>
              <w:jc w:val="center"/>
              <w:rPr>
                <w:rFonts w:ascii="宋体" w:eastAsia="宋体" w:hAnsi="宋体" w:hint="eastAsia"/>
                <w:sz w:val="24"/>
                <w:szCs w:val="48"/>
              </w:rPr>
            </w:pPr>
          </w:p>
        </w:tc>
      </w:tr>
      <w:tr w:rsidR="007F28A1" w14:paraId="1315D168" w14:textId="77777777">
        <w:tblPrEx>
          <w:tblCellMar>
            <w:top w:w="0" w:type="dxa"/>
            <w:bottom w:w="0" w:type="dxa"/>
          </w:tblCellMar>
        </w:tblPrEx>
        <w:trPr>
          <w:cantSplit/>
          <w:trHeight w:val="567"/>
        </w:trPr>
        <w:tc>
          <w:tcPr>
            <w:tcW w:w="1095" w:type="dxa"/>
            <w:gridSpan w:val="2"/>
            <w:vAlign w:val="center"/>
          </w:tcPr>
          <w:p w14:paraId="70167075" w14:textId="77777777" w:rsidR="007F28A1" w:rsidRDefault="007F28A1">
            <w:pPr>
              <w:rPr>
                <w:rFonts w:ascii="宋体" w:eastAsia="宋体" w:hAnsi="宋体" w:hint="eastAsia"/>
                <w:sz w:val="24"/>
                <w:szCs w:val="48"/>
              </w:rPr>
            </w:pPr>
          </w:p>
        </w:tc>
        <w:tc>
          <w:tcPr>
            <w:tcW w:w="2190" w:type="dxa"/>
            <w:gridSpan w:val="4"/>
            <w:vAlign w:val="center"/>
          </w:tcPr>
          <w:p w14:paraId="27E52A3F" w14:textId="77777777" w:rsidR="007F28A1" w:rsidRDefault="007F28A1">
            <w:pPr>
              <w:jc w:val="center"/>
              <w:rPr>
                <w:rFonts w:ascii="宋体" w:eastAsia="宋体" w:hAnsi="宋体" w:hint="eastAsia"/>
                <w:sz w:val="24"/>
                <w:szCs w:val="48"/>
              </w:rPr>
            </w:pPr>
          </w:p>
        </w:tc>
        <w:tc>
          <w:tcPr>
            <w:tcW w:w="2190" w:type="dxa"/>
            <w:gridSpan w:val="6"/>
            <w:vAlign w:val="center"/>
          </w:tcPr>
          <w:p w14:paraId="1D92828A" w14:textId="77777777" w:rsidR="007F28A1" w:rsidRDefault="007F28A1">
            <w:pPr>
              <w:jc w:val="center"/>
              <w:rPr>
                <w:rFonts w:ascii="宋体" w:eastAsia="宋体" w:hAnsi="宋体" w:hint="eastAsia"/>
                <w:sz w:val="24"/>
                <w:szCs w:val="48"/>
              </w:rPr>
            </w:pPr>
          </w:p>
        </w:tc>
        <w:tc>
          <w:tcPr>
            <w:tcW w:w="547" w:type="dxa"/>
            <w:vAlign w:val="center"/>
          </w:tcPr>
          <w:p w14:paraId="18A69ED5" w14:textId="77777777" w:rsidR="007F28A1" w:rsidRDefault="007F28A1">
            <w:pPr>
              <w:jc w:val="center"/>
              <w:rPr>
                <w:rFonts w:ascii="宋体" w:eastAsia="宋体" w:hAnsi="宋体" w:hint="eastAsia"/>
                <w:sz w:val="24"/>
                <w:szCs w:val="48"/>
              </w:rPr>
            </w:pPr>
          </w:p>
        </w:tc>
        <w:tc>
          <w:tcPr>
            <w:tcW w:w="499" w:type="dxa"/>
            <w:vAlign w:val="center"/>
          </w:tcPr>
          <w:p w14:paraId="4B281BC8" w14:textId="77777777" w:rsidR="007F28A1" w:rsidRDefault="007F28A1">
            <w:pPr>
              <w:jc w:val="center"/>
              <w:rPr>
                <w:rFonts w:ascii="宋体" w:eastAsia="宋体" w:hAnsi="宋体" w:hint="eastAsia"/>
                <w:sz w:val="24"/>
                <w:szCs w:val="48"/>
              </w:rPr>
            </w:pPr>
          </w:p>
        </w:tc>
        <w:tc>
          <w:tcPr>
            <w:tcW w:w="596" w:type="dxa"/>
            <w:gridSpan w:val="3"/>
            <w:vAlign w:val="center"/>
          </w:tcPr>
          <w:p w14:paraId="5CBEAFA8" w14:textId="77777777" w:rsidR="007F28A1" w:rsidRDefault="007F28A1">
            <w:pPr>
              <w:jc w:val="center"/>
              <w:rPr>
                <w:rFonts w:ascii="宋体" w:eastAsia="宋体" w:hAnsi="宋体" w:hint="eastAsia"/>
                <w:sz w:val="24"/>
                <w:szCs w:val="48"/>
              </w:rPr>
            </w:pPr>
          </w:p>
        </w:tc>
        <w:tc>
          <w:tcPr>
            <w:tcW w:w="548" w:type="dxa"/>
            <w:gridSpan w:val="3"/>
            <w:vAlign w:val="center"/>
          </w:tcPr>
          <w:p w14:paraId="1A659E5E" w14:textId="77777777" w:rsidR="007F28A1" w:rsidRDefault="007F28A1">
            <w:pPr>
              <w:jc w:val="center"/>
              <w:rPr>
                <w:rFonts w:ascii="宋体" w:eastAsia="宋体" w:hAnsi="宋体" w:hint="eastAsia"/>
                <w:sz w:val="24"/>
                <w:szCs w:val="48"/>
              </w:rPr>
            </w:pPr>
          </w:p>
        </w:tc>
        <w:tc>
          <w:tcPr>
            <w:tcW w:w="1196" w:type="dxa"/>
            <w:vAlign w:val="center"/>
          </w:tcPr>
          <w:p w14:paraId="477949ED" w14:textId="77777777" w:rsidR="007F28A1" w:rsidRDefault="007F28A1">
            <w:pPr>
              <w:jc w:val="center"/>
              <w:rPr>
                <w:rFonts w:ascii="宋体" w:eastAsia="宋体" w:hAnsi="宋体" w:hint="eastAsia"/>
                <w:sz w:val="24"/>
                <w:szCs w:val="48"/>
              </w:rPr>
            </w:pPr>
          </w:p>
        </w:tc>
      </w:tr>
      <w:tr w:rsidR="007F28A1" w14:paraId="1BF97C70" w14:textId="77777777">
        <w:tblPrEx>
          <w:tblCellMar>
            <w:top w:w="0" w:type="dxa"/>
            <w:bottom w:w="0" w:type="dxa"/>
          </w:tblCellMar>
        </w:tblPrEx>
        <w:trPr>
          <w:cantSplit/>
          <w:trHeight w:val="567"/>
        </w:trPr>
        <w:tc>
          <w:tcPr>
            <w:tcW w:w="1095" w:type="dxa"/>
            <w:gridSpan w:val="2"/>
            <w:vAlign w:val="center"/>
          </w:tcPr>
          <w:p w14:paraId="470F411F" w14:textId="77777777" w:rsidR="007F28A1" w:rsidRDefault="007F28A1">
            <w:pPr>
              <w:rPr>
                <w:rFonts w:ascii="宋体" w:eastAsia="宋体" w:hAnsi="宋体" w:hint="eastAsia"/>
                <w:sz w:val="24"/>
                <w:szCs w:val="48"/>
              </w:rPr>
            </w:pPr>
          </w:p>
        </w:tc>
        <w:tc>
          <w:tcPr>
            <w:tcW w:w="2190" w:type="dxa"/>
            <w:gridSpan w:val="4"/>
            <w:vAlign w:val="center"/>
          </w:tcPr>
          <w:p w14:paraId="2F4220E6" w14:textId="77777777" w:rsidR="007F28A1" w:rsidRDefault="007F28A1">
            <w:pPr>
              <w:jc w:val="center"/>
              <w:rPr>
                <w:rFonts w:ascii="宋体" w:eastAsia="宋体" w:hAnsi="宋体" w:hint="eastAsia"/>
                <w:sz w:val="24"/>
                <w:szCs w:val="48"/>
              </w:rPr>
            </w:pPr>
          </w:p>
        </w:tc>
        <w:tc>
          <w:tcPr>
            <w:tcW w:w="2190" w:type="dxa"/>
            <w:gridSpan w:val="6"/>
            <w:vAlign w:val="center"/>
          </w:tcPr>
          <w:p w14:paraId="16F4DAD8" w14:textId="77777777" w:rsidR="007F28A1" w:rsidRDefault="007F28A1">
            <w:pPr>
              <w:jc w:val="center"/>
              <w:rPr>
                <w:rFonts w:ascii="宋体" w:eastAsia="宋体" w:hAnsi="宋体" w:hint="eastAsia"/>
                <w:sz w:val="24"/>
                <w:szCs w:val="48"/>
              </w:rPr>
            </w:pPr>
          </w:p>
        </w:tc>
        <w:tc>
          <w:tcPr>
            <w:tcW w:w="547" w:type="dxa"/>
            <w:vAlign w:val="center"/>
          </w:tcPr>
          <w:p w14:paraId="4A7C484A" w14:textId="77777777" w:rsidR="007F28A1" w:rsidRDefault="007F28A1">
            <w:pPr>
              <w:jc w:val="center"/>
              <w:rPr>
                <w:rFonts w:ascii="宋体" w:eastAsia="宋体" w:hAnsi="宋体" w:hint="eastAsia"/>
                <w:sz w:val="24"/>
                <w:szCs w:val="48"/>
              </w:rPr>
            </w:pPr>
          </w:p>
        </w:tc>
        <w:tc>
          <w:tcPr>
            <w:tcW w:w="499" w:type="dxa"/>
            <w:vAlign w:val="center"/>
          </w:tcPr>
          <w:p w14:paraId="1CEE2516" w14:textId="77777777" w:rsidR="007F28A1" w:rsidRDefault="007F28A1">
            <w:pPr>
              <w:jc w:val="center"/>
              <w:rPr>
                <w:rFonts w:ascii="宋体" w:eastAsia="宋体" w:hAnsi="宋体" w:hint="eastAsia"/>
                <w:sz w:val="24"/>
                <w:szCs w:val="48"/>
              </w:rPr>
            </w:pPr>
          </w:p>
        </w:tc>
        <w:tc>
          <w:tcPr>
            <w:tcW w:w="596" w:type="dxa"/>
            <w:gridSpan w:val="3"/>
            <w:vAlign w:val="center"/>
          </w:tcPr>
          <w:p w14:paraId="77118D89" w14:textId="77777777" w:rsidR="007F28A1" w:rsidRDefault="007F28A1">
            <w:pPr>
              <w:jc w:val="center"/>
              <w:rPr>
                <w:rFonts w:ascii="宋体" w:eastAsia="宋体" w:hAnsi="宋体" w:hint="eastAsia"/>
                <w:sz w:val="24"/>
                <w:szCs w:val="48"/>
              </w:rPr>
            </w:pPr>
          </w:p>
        </w:tc>
        <w:tc>
          <w:tcPr>
            <w:tcW w:w="548" w:type="dxa"/>
            <w:gridSpan w:val="3"/>
            <w:vAlign w:val="center"/>
          </w:tcPr>
          <w:p w14:paraId="776FCB16" w14:textId="77777777" w:rsidR="007F28A1" w:rsidRDefault="007F28A1">
            <w:pPr>
              <w:jc w:val="center"/>
              <w:rPr>
                <w:rFonts w:ascii="宋体" w:eastAsia="宋体" w:hAnsi="宋体" w:hint="eastAsia"/>
                <w:sz w:val="24"/>
                <w:szCs w:val="48"/>
              </w:rPr>
            </w:pPr>
          </w:p>
        </w:tc>
        <w:tc>
          <w:tcPr>
            <w:tcW w:w="1196" w:type="dxa"/>
            <w:vAlign w:val="center"/>
          </w:tcPr>
          <w:p w14:paraId="16CEF0D3" w14:textId="77777777" w:rsidR="007F28A1" w:rsidRDefault="007F28A1">
            <w:pPr>
              <w:jc w:val="center"/>
              <w:rPr>
                <w:rFonts w:ascii="宋体" w:eastAsia="宋体" w:hAnsi="宋体" w:hint="eastAsia"/>
                <w:sz w:val="24"/>
                <w:szCs w:val="48"/>
              </w:rPr>
            </w:pPr>
          </w:p>
        </w:tc>
      </w:tr>
      <w:tr w:rsidR="007F28A1" w14:paraId="17EE9D92" w14:textId="77777777">
        <w:tblPrEx>
          <w:tblCellMar>
            <w:top w:w="0" w:type="dxa"/>
            <w:bottom w:w="0" w:type="dxa"/>
          </w:tblCellMar>
        </w:tblPrEx>
        <w:trPr>
          <w:cantSplit/>
          <w:trHeight w:val="567"/>
        </w:trPr>
        <w:tc>
          <w:tcPr>
            <w:tcW w:w="1095" w:type="dxa"/>
            <w:gridSpan w:val="2"/>
            <w:vAlign w:val="center"/>
          </w:tcPr>
          <w:p w14:paraId="4D27877D" w14:textId="77777777" w:rsidR="007F28A1" w:rsidRDefault="007F28A1">
            <w:pPr>
              <w:rPr>
                <w:rFonts w:ascii="宋体" w:eastAsia="宋体" w:hAnsi="宋体" w:hint="eastAsia"/>
                <w:sz w:val="24"/>
                <w:szCs w:val="48"/>
              </w:rPr>
            </w:pPr>
          </w:p>
        </w:tc>
        <w:tc>
          <w:tcPr>
            <w:tcW w:w="2190" w:type="dxa"/>
            <w:gridSpan w:val="4"/>
            <w:vAlign w:val="center"/>
          </w:tcPr>
          <w:p w14:paraId="0085A619" w14:textId="77777777" w:rsidR="007F28A1" w:rsidRDefault="007F28A1">
            <w:pPr>
              <w:jc w:val="center"/>
              <w:rPr>
                <w:rFonts w:ascii="宋体" w:eastAsia="宋体" w:hAnsi="宋体" w:hint="eastAsia"/>
                <w:sz w:val="24"/>
                <w:szCs w:val="48"/>
              </w:rPr>
            </w:pPr>
          </w:p>
        </w:tc>
        <w:tc>
          <w:tcPr>
            <w:tcW w:w="2190" w:type="dxa"/>
            <w:gridSpan w:val="6"/>
            <w:vAlign w:val="center"/>
          </w:tcPr>
          <w:p w14:paraId="2241BED6" w14:textId="77777777" w:rsidR="007F28A1" w:rsidRDefault="007F28A1">
            <w:pPr>
              <w:jc w:val="center"/>
              <w:rPr>
                <w:rFonts w:ascii="宋体" w:eastAsia="宋体" w:hAnsi="宋体" w:hint="eastAsia"/>
                <w:sz w:val="24"/>
                <w:szCs w:val="48"/>
              </w:rPr>
            </w:pPr>
          </w:p>
        </w:tc>
        <w:tc>
          <w:tcPr>
            <w:tcW w:w="547" w:type="dxa"/>
            <w:vAlign w:val="center"/>
          </w:tcPr>
          <w:p w14:paraId="4F42E299" w14:textId="77777777" w:rsidR="007F28A1" w:rsidRDefault="007F28A1">
            <w:pPr>
              <w:jc w:val="center"/>
              <w:rPr>
                <w:rFonts w:ascii="宋体" w:eastAsia="宋体" w:hAnsi="宋体" w:hint="eastAsia"/>
                <w:sz w:val="24"/>
                <w:szCs w:val="48"/>
              </w:rPr>
            </w:pPr>
          </w:p>
        </w:tc>
        <w:tc>
          <w:tcPr>
            <w:tcW w:w="499" w:type="dxa"/>
            <w:vAlign w:val="center"/>
          </w:tcPr>
          <w:p w14:paraId="53FBD82B" w14:textId="77777777" w:rsidR="007F28A1" w:rsidRDefault="007F28A1">
            <w:pPr>
              <w:jc w:val="center"/>
              <w:rPr>
                <w:rFonts w:ascii="宋体" w:eastAsia="宋体" w:hAnsi="宋体" w:hint="eastAsia"/>
                <w:sz w:val="24"/>
                <w:szCs w:val="48"/>
              </w:rPr>
            </w:pPr>
          </w:p>
        </w:tc>
        <w:tc>
          <w:tcPr>
            <w:tcW w:w="596" w:type="dxa"/>
            <w:gridSpan w:val="3"/>
            <w:vAlign w:val="center"/>
          </w:tcPr>
          <w:p w14:paraId="7FA0BDD6" w14:textId="77777777" w:rsidR="007F28A1" w:rsidRDefault="007F28A1">
            <w:pPr>
              <w:jc w:val="center"/>
              <w:rPr>
                <w:rFonts w:ascii="宋体" w:eastAsia="宋体" w:hAnsi="宋体" w:hint="eastAsia"/>
                <w:sz w:val="24"/>
                <w:szCs w:val="48"/>
              </w:rPr>
            </w:pPr>
          </w:p>
        </w:tc>
        <w:tc>
          <w:tcPr>
            <w:tcW w:w="548" w:type="dxa"/>
            <w:gridSpan w:val="3"/>
            <w:vAlign w:val="center"/>
          </w:tcPr>
          <w:p w14:paraId="549FC13D" w14:textId="77777777" w:rsidR="007F28A1" w:rsidRDefault="007F28A1">
            <w:pPr>
              <w:jc w:val="center"/>
              <w:rPr>
                <w:rFonts w:ascii="宋体" w:eastAsia="宋体" w:hAnsi="宋体" w:hint="eastAsia"/>
                <w:sz w:val="24"/>
                <w:szCs w:val="48"/>
              </w:rPr>
            </w:pPr>
          </w:p>
        </w:tc>
        <w:tc>
          <w:tcPr>
            <w:tcW w:w="1196" w:type="dxa"/>
            <w:vAlign w:val="center"/>
          </w:tcPr>
          <w:p w14:paraId="0FC51CCD" w14:textId="77777777" w:rsidR="007F28A1" w:rsidRDefault="007F28A1">
            <w:pPr>
              <w:jc w:val="center"/>
              <w:rPr>
                <w:rFonts w:ascii="宋体" w:eastAsia="宋体" w:hAnsi="宋体" w:hint="eastAsia"/>
                <w:sz w:val="24"/>
                <w:szCs w:val="48"/>
              </w:rPr>
            </w:pPr>
          </w:p>
        </w:tc>
      </w:tr>
      <w:tr w:rsidR="007F28A1" w14:paraId="21ECCCFD" w14:textId="77777777">
        <w:tblPrEx>
          <w:tblCellMar>
            <w:top w:w="0" w:type="dxa"/>
            <w:bottom w:w="0" w:type="dxa"/>
          </w:tblCellMar>
        </w:tblPrEx>
        <w:trPr>
          <w:cantSplit/>
          <w:trHeight w:val="567"/>
        </w:trPr>
        <w:tc>
          <w:tcPr>
            <w:tcW w:w="1095" w:type="dxa"/>
            <w:gridSpan w:val="2"/>
            <w:vAlign w:val="center"/>
          </w:tcPr>
          <w:p w14:paraId="381FAD40" w14:textId="77777777" w:rsidR="007F28A1" w:rsidRDefault="007F28A1">
            <w:pPr>
              <w:rPr>
                <w:rFonts w:ascii="宋体" w:eastAsia="宋体" w:hAnsi="宋体" w:hint="eastAsia"/>
                <w:sz w:val="24"/>
                <w:szCs w:val="48"/>
              </w:rPr>
            </w:pPr>
          </w:p>
        </w:tc>
        <w:tc>
          <w:tcPr>
            <w:tcW w:w="2190" w:type="dxa"/>
            <w:gridSpan w:val="4"/>
            <w:vAlign w:val="center"/>
          </w:tcPr>
          <w:p w14:paraId="32464778" w14:textId="77777777" w:rsidR="007F28A1" w:rsidRDefault="007F28A1">
            <w:pPr>
              <w:jc w:val="center"/>
              <w:rPr>
                <w:rFonts w:ascii="宋体" w:eastAsia="宋体" w:hAnsi="宋体" w:hint="eastAsia"/>
                <w:sz w:val="24"/>
                <w:szCs w:val="48"/>
              </w:rPr>
            </w:pPr>
          </w:p>
        </w:tc>
        <w:tc>
          <w:tcPr>
            <w:tcW w:w="2190" w:type="dxa"/>
            <w:gridSpan w:val="6"/>
            <w:vAlign w:val="center"/>
          </w:tcPr>
          <w:p w14:paraId="4D308A8E" w14:textId="77777777" w:rsidR="007F28A1" w:rsidRDefault="007F28A1">
            <w:pPr>
              <w:jc w:val="center"/>
              <w:rPr>
                <w:rFonts w:ascii="宋体" w:eastAsia="宋体" w:hAnsi="宋体" w:hint="eastAsia"/>
                <w:sz w:val="24"/>
                <w:szCs w:val="48"/>
              </w:rPr>
            </w:pPr>
          </w:p>
        </w:tc>
        <w:tc>
          <w:tcPr>
            <w:tcW w:w="547" w:type="dxa"/>
            <w:vAlign w:val="center"/>
          </w:tcPr>
          <w:p w14:paraId="5A4039C2" w14:textId="77777777" w:rsidR="007F28A1" w:rsidRDefault="007F28A1">
            <w:pPr>
              <w:jc w:val="center"/>
              <w:rPr>
                <w:rFonts w:ascii="宋体" w:eastAsia="宋体" w:hAnsi="宋体" w:hint="eastAsia"/>
                <w:sz w:val="24"/>
                <w:szCs w:val="48"/>
              </w:rPr>
            </w:pPr>
          </w:p>
        </w:tc>
        <w:tc>
          <w:tcPr>
            <w:tcW w:w="499" w:type="dxa"/>
            <w:vAlign w:val="center"/>
          </w:tcPr>
          <w:p w14:paraId="6CF4AEF3" w14:textId="77777777" w:rsidR="007F28A1" w:rsidRDefault="007F28A1">
            <w:pPr>
              <w:jc w:val="center"/>
              <w:rPr>
                <w:rFonts w:ascii="宋体" w:eastAsia="宋体" w:hAnsi="宋体" w:hint="eastAsia"/>
                <w:sz w:val="24"/>
                <w:szCs w:val="48"/>
              </w:rPr>
            </w:pPr>
          </w:p>
        </w:tc>
        <w:tc>
          <w:tcPr>
            <w:tcW w:w="596" w:type="dxa"/>
            <w:gridSpan w:val="3"/>
            <w:vAlign w:val="center"/>
          </w:tcPr>
          <w:p w14:paraId="01E89A90" w14:textId="77777777" w:rsidR="007F28A1" w:rsidRDefault="007F28A1">
            <w:pPr>
              <w:jc w:val="center"/>
              <w:rPr>
                <w:rFonts w:ascii="宋体" w:eastAsia="宋体" w:hAnsi="宋体" w:hint="eastAsia"/>
                <w:sz w:val="24"/>
                <w:szCs w:val="48"/>
              </w:rPr>
            </w:pPr>
          </w:p>
        </w:tc>
        <w:tc>
          <w:tcPr>
            <w:tcW w:w="548" w:type="dxa"/>
            <w:gridSpan w:val="3"/>
            <w:vAlign w:val="center"/>
          </w:tcPr>
          <w:p w14:paraId="537E4A92" w14:textId="77777777" w:rsidR="007F28A1" w:rsidRDefault="007F28A1">
            <w:pPr>
              <w:jc w:val="center"/>
              <w:rPr>
                <w:rFonts w:ascii="宋体" w:eastAsia="宋体" w:hAnsi="宋体" w:hint="eastAsia"/>
                <w:sz w:val="24"/>
                <w:szCs w:val="48"/>
              </w:rPr>
            </w:pPr>
          </w:p>
        </w:tc>
        <w:tc>
          <w:tcPr>
            <w:tcW w:w="1196" w:type="dxa"/>
            <w:vAlign w:val="center"/>
          </w:tcPr>
          <w:p w14:paraId="2EFFAF17" w14:textId="77777777" w:rsidR="007F28A1" w:rsidRDefault="007F28A1">
            <w:pPr>
              <w:jc w:val="center"/>
              <w:rPr>
                <w:rFonts w:ascii="宋体" w:eastAsia="宋体" w:hAnsi="宋体" w:hint="eastAsia"/>
                <w:sz w:val="24"/>
                <w:szCs w:val="48"/>
              </w:rPr>
            </w:pPr>
          </w:p>
        </w:tc>
      </w:tr>
      <w:tr w:rsidR="007F28A1" w14:paraId="784FE890" w14:textId="77777777">
        <w:tblPrEx>
          <w:tblCellMar>
            <w:top w:w="0" w:type="dxa"/>
            <w:bottom w:w="0" w:type="dxa"/>
          </w:tblCellMar>
        </w:tblPrEx>
        <w:trPr>
          <w:cantSplit/>
          <w:trHeight w:val="567"/>
        </w:trPr>
        <w:tc>
          <w:tcPr>
            <w:tcW w:w="1095" w:type="dxa"/>
            <w:gridSpan w:val="2"/>
            <w:vAlign w:val="center"/>
          </w:tcPr>
          <w:p w14:paraId="1480D244" w14:textId="77777777" w:rsidR="007F28A1" w:rsidRDefault="007F28A1">
            <w:pPr>
              <w:rPr>
                <w:rFonts w:ascii="宋体" w:eastAsia="宋体" w:hAnsi="宋体" w:hint="eastAsia"/>
                <w:sz w:val="24"/>
                <w:szCs w:val="48"/>
              </w:rPr>
            </w:pPr>
          </w:p>
        </w:tc>
        <w:tc>
          <w:tcPr>
            <w:tcW w:w="2190" w:type="dxa"/>
            <w:gridSpan w:val="4"/>
            <w:vAlign w:val="center"/>
          </w:tcPr>
          <w:p w14:paraId="2D0F31B4" w14:textId="77777777" w:rsidR="007F28A1" w:rsidRDefault="007F28A1">
            <w:pPr>
              <w:jc w:val="center"/>
              <w:rPr>
                <w:rFonts w:ascii="宋体" w:eastAsia="宋体" w:hAnsi="宋体" w:hint="eastAsia"/>
                <w:sz w:val="24"/>
                <w:szCs w:val="48"/>
              </w:rPr>
            </w:pPr>
          </w:p>
        </w:tc>
        <w:tc>
          <w:tcPr>
            <w:tcW w:w="2190" w:type="dxa"/>
            <w:gridSpan w:val="6"/>
            <w:vAlign w:val="center"/>
          </w:tcPr>
          <w:p w14:paraId="3AF2864E" w14:textId="77777777" w:rsidR="007F28A1" w:rsidRDefault="007F28A1">
            <w:pPr>
              <w:jc w:val="center"/>
              <w:rPr>
                <w:rFonts w:ascii="宋体" w:eastAsia="宋体" w:hAnsi="宋体" w:hint="eastAsia"/>
                <w:sz w:val="24"/>
                <w:szCs w:val="48"/>
              </w:rPr>
            </w:pPr>
          </w:p>
        </w:tc>
        <w:tc>
          <w:tcPr>
            <w:tcW w:w="547" w:type="dxa"/>
            <w:vAlign w:val="center"/>
          </w:tcPr>
          <w:p w14:paraId="051735DB" w14:textId="77777777" w:rsidR="007F28A1" w:rsidRDefault="007F28A1">
            <w:pPr>
              <w:jc w:val="center"/>
              <w:rPr>
                <w:rFonts w:ascii="宋体" w:eastAsia="宋体" w:hAnsi="宋体" w:hint="eastAsia"/>
                <w:sz w:val="24"/>
                <w:szCs w:val="48"/>
              </w:rPr>
            </w:pPr>
          </w:p>
        </w:tc>
        <w:tc>
          <w:tcPr>
            <w:tcW w:w="499" w:type="dxa"/>
            <w:vAlign w:val="center"/>
          </w:tcPr>
          <w:p w14:paraId="6679CC07" w14:textId="77777777" w:rsidR="007F28A1" w:rsidRDefault="007F28A1">
            <w:pPr>
              <w:jc w:val="center"/>
              <w:rPr>
                <w:rFonts w:ascii="宋体" w:eastAsia="宋体" w:hAnsi="宋体" w:hint="eastAsia"/>
                <w:sz w:val="24"/>
                <w:szCs w:val="48"/>
              </w:rPr>
            </w:pPr>
          </w:p>
        </w:tc>
        <w:tc>
          <w:tcPr>
            <w:tcW w:w="596" w:type="dxa"/>
            <w:gridSpan w:val="3"/>
            <w:vAlign w:val="center"/>
          </w:tcPr>
          <w:p w14:paraId="69950E98" w14:textId="77777777" w:rsidR="007F28A1" w:rsidRDefault="007F28A1">
            <w:pPr>
              <w:jc w:val="center"/>
              <w:rPr>
                <w:rFonts w:ascii="宋体" w:eastAsia="宋体" w:hAnsi="宋体" w:hint="eastAsia"/>
                <w:sz w:val="24"/>
                <w:szCs w:val="48"/>
              </w:rPr>
            </w:pPr>
          </w:p>
        </w:tc>
        <w:tc>
          <w:tcPr>
            <w:tcW w:w="548" w:type="dxa"/>
            <w:gridSpan w:val="3"/>
            <w:vAlign w:val="center"/>
          </w:tcPr>
          <w:p w14:paraId="165DC632" w14:textId="77777777" w:rsidR="007F28A1" w:rsidRDefault="007F28A1">
            <w:pPr>
              <w:jc w:val="center"/>
              <w:rPr>
                <w:rFonts w:ascii="宋体" w:eastAsia="宋体" w:hAnsi="宋体" w:hint="eastAsia"/>
                <w:sz w:val="24"/>
                <w:szCs w:val="48"/>
              </w:rPr>
            </w:pPr>
          </w:p>
        </w:tc>
        <w:tc>
          <w:tcPr>
            <w:tcW w:w="1196" w:type="dxa"/>
            <w:vAlign w:val="center"/>
          </w:tcPr>
          <w:p w14:paraId="26893200" w14:textId="77777777" w:rsidR="007F28A1" w:rsidRDefault="007F28A1">
            <w:pPr>
              <w:jc w:val="center"/>
              <w:rPr>
                <w:rFonts w:ascii="宋体" w:eastAsia="宋体" w:hAnsi="宋体" w:hint="eastAsia"/>
                <w:sz w:val="24"/>
                <w:szCs w:val="48"/>
              </w:rPr>
            </w:pPr>
          </w:p>
        </w:tc>
      </w:tr>
    </w:tbl>
    <w:p w14:paraId="2C99CFDA" w14:textId="77777777" w:rsidR="007F28A1" w:rsidRDefault="007F28A1">
      <w:pPr>
        <w:spacing w:line="100" w:lineRule="exact"/>
        <w:rPr>
          <w:rFonts w:ascii="黑体" w:eastAsia="黑体" w:hint="eastAsia"/>
        </w:rPr>
      </w:pPr>
    </w:p>
    <w:p w14:paraId="23C7BBA2" w14:textId="77777777" w:rsidR="007F28A1" w:rsidRDefault="007F28A1">
      <w:pPr>
        <w:jc w:val="center"/>
        <w:rPr>
          <w:rFonts w:ascii="宋体" w:eastAsia="宋体" w:hint="eastAsia"/>
          <w:sz w:val="44"/>
        </w:rPr>
      </w:pPr>
      <w:r>
        <w:rPr>
          <w:rFonts w:ascii="宋体" w:eastAsia="宋体" w:hint="eastAsia"/>
          <w:sz w:val="44"/>
        </w:rPr>
        <w:t>人民检察院鉴定机构资格延续申请表</w:t>
      </w:r>
    </w:p>
    <w:p w14:paraId="4075FCBC" w14:textId="77777777" w:rsidR="007F28A1" w:rsidRDefault="007F28A1">
      <w:pPr>
        <w:spacing w:line="240" w:lineRule="exact"/>
        <w:jc w:val="center"/>
        <w:rPr>
          <w:rFonts w:ascii="宋体" w:eastAsia="宋体" w:hint="eastAsia"/>
          <w:sz w:val="44"/>
        </w:rPr>
      </w:pPr>
    </w:p>
    <w:tbl>
      <w:tblPr>
        <w:tblW w:w="88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3"/>
        <w:gridCol w:w="2649"/>
        <w:gridCol w:w="153"/>
        <w:gridCol w:w="1581"/>
        <w:gridCol w:w="3275"/>
      </w:tblGrid>
      <w:tr w:rsidR="007F28A1" w14:paraId="4D358EC2" w14:textId="77777777">
        <w:tblPrEx>
          <w:tblCellMar>
            <w:top w:w="0" w:type="dxa"/>
            <w:bottom w:w="0" w:type="dxa"/>
          </w:tblCellMar>
        </w:tblPrEx>
        <w:trPr>
          <w:cantSplit/>
          <w:trHeight w:val="567"/>
        </w:trPr>
        <w:tc>
          <w:tcPr>
            <w:tcW w:w="3852" w:type="dxa"/>
            <w:gridSpan w:val="2"/>
            <w:tcBorders>
              <w:bottom w:val="single" w:sz="4" w:space="0" w:color="auto"/>
            </w:tcBorders>
            <w:vAlign w:val="center"/>
          </w:tcPr>
          <w:p w14:paraId="096D8BB2" w14:textId="77777777" w:rsidR="007F28A1" w:rsidRDefault="007F28A1">
            <w:pPr>
              <w:rPr>
                <w:rFonts w:ascii="宋体" w:eastAsia="宋体" w:hAnsi="宋体" w:hint="eastAsia"/>
                <w:sz w:val="24"/>
                <w:szCs w:val="48"/>
              </w:rPr>
            </w:pPr>
            <w:r>
              <w:rPr>
                <w:rFonts w:ascii="宋体" w:eastAsia="宋体" w:hAnsi="宋体" w:hint="eastAsia"/>
                <w:sz w:val="24"/>
                <w:szCs w:val="48"/>
              </w:rPr>
              <w:t>鉴定机构名称</w:t>
            </w:r>
          </w:p>
        </w:tc>
        <w:tc>
          <w:tcPr>
            <w:tcW w:w="5009" w:type="dxa"/>
            <w:gridSpan w:val="3"/>
            <w:tcBorders>
              <w:bottom w:val="single" w:sz="4" w:space="0" w:color="auto"/>
            </w:tcBorders>
            <w:vAlign w:val="center"/>
          </w:tcPr>
          <w:p w14:paraId="4A94E582" w14:textId="77777777" w:rsidR="007F28A1" w:rsidRDefault="007F28A1">
            <w:pPr>
              <w:rPr>
                <w:rFonts w:ascii="宋体" w:eastAsia="宋体" w:hAnsi="宋体" w:hint="eastAsia"/>
                <w:sz w:val="24"/>
                <w:szCs w:val="48"/>
              </w:rPr>
            </w:pPr>
          </w:p>
        </w:tc>
      </w:tr>
      <w:tr w:rsidR="007F28A1" w14:paraId="738D7973" w14:textId="77777777">
        <w:tblPrEx>
          <w:tblCellMar>
            <w:top w:w="0" w:type="dxa"/>
            <w:bottom w:w="0" w:type="dxa"/>
          </w:tblCellMar>
        </w:tblPrEx>
        <w:trPr>
          <w:cantSplit/>
          <w:trHeight w:val="567"/>
        </w:trPr>
        <w:tc>
          <w:tcPr>
            <w:tcW w:w="3852" w:type="dxa"/>
            <w:gridSpan w:val="2"/>
            <w:tcBorders>
              <w:bottom w:val="single" w:sz="4" w:space="0" w:color="auto"/>
            </w:tcBorders>
            <w:vAlign w:val="center"/>
          </w:tcPr>
          <w:p w14:paraId="1AB27CD9" w14:textId="77777777" w:rsidR="007F28A1" w:rsidRDefault="007F28A1">
            <w:pPr>
              <w:rPr>
                <w:rFonts w:ascii="宋体" w:eastAsia="宋体" w:hAnsi="宋体" w:hint="eastAsia"/>
                <w:sz w:val="24"/>
                <w:szCs w:val="48"/>
              </w:rPr>
            </w:pPr>
            <w:r>
              <w:rPr>
                <w:rFonts w:ascii="宋体" w:eastAsia="宋体" w:hAnsi="宋体" w:hint="eastAsia"/>
                <w:sz w:val="24"/>
                <w:szCs w:val="48"/>
              </w:rPr>
              <w:t>鉴定机构资格证书编号</w:t>
            </w:r>
          </w:p>
        </w:tc>
        <w:tc>
          <w:tcPr>
            <w:tcW w:w="5009" w:type="dxa"/>
            <w:gridSpan w:val="3"/>
            <w:tcBorders>
              <w:bottom w:val="single" w:sz="4" w:space="0" w:color="auto"/>
            </w:tcBorders>
            <w:vAlign w:val="center"/>
          </w:tcPr>
          <w:p w14:paraId="4C6C588A" w14:textId="77777777" w:rsidR="007F28A1" w:rsidRDefault="007F28A1">
            <w:pPr>
              <w:rPr>
                <w:rFonts w:ascii="宋体" w:eastAsia="宋体" w:hAnsi="宋体" w:hint="eastAsia"/>
                <w:sz w:val="24"/>
                <w:szCs w:val="48"/>
              </w:rPr>
            </w:pPr>
          </w:p>
        </w:tc>
      </w:tr>
      <w:tr w:rsidR="007F28A1" w14:paraId="5E1FDDDD" w14:textId="77777777">
        <w:tblPrEx>
          <w:tblCellMar>
            <w:top w:w="0" w:type="dxa"/>
            <w:bottom w:w="0" w:type="dxa"/>
          </w:tblCellMar>
        </w:tblPrEx>
        <w:trPr>
          <w:cantSplit/>
          <w:trHeight w:val="567"/>
        </w:trPr>
        <w:tc>
          <w:tcPr>
            <w:tcW w:w="1203" w:type="dxa"/>
            <w:tcBorders>
              <w:bottom w:val="single" w:sz="4" w:space="0" w:color="auto"/>
            </w:tcBorders>
            <w:vAlign w:val="center"/>
          </w:tcPr>
          <w:p w14:paraId="15793062" w14:textId="77777777" w:rsidR="007F28A1" w:rsidRDefault="007F28A1">
            <w:pPr>
              <w:rPr>
                <w:rFonts w:ascii="宋体" w:eastAsia="宋体" w:hAnsi="宋体" w:hint="eastAsia"/>
                <w:sz w:val="24"/>
                <w:szCs w:val="48"/>
              </w:rPr>
            </w:pPr>
            <w:r>
              <w:rPr>
                <w:rFonts w:ascii="宋体" w:eastAsia="宋体" w:hAnsi="宋体" w:hint="eastAsia"/>
                <w:sz w:val="24"/>
                <w:szCs w:val="48"/>
              </w:rPr>
              <w:t>发证单位</w:t>
            </w:r>
          </w:p>
        </w:tc>
        <w:tc>
          <w:tcPr>
            <w:tcW w:w="2649" w:type="dxa"/>
            <w:tcBorders>
              <w:bottom w:val="single" w:sz="4" w:space="0" w:color="auto"/>
            </w:tcBorders>
            <w:vAlign w:val="center"/>
          </w:tcPr>
          <w:p w14:paraId="6541DFF7" w14:textId="77777777" w:rsidR="007F28A1" w:rsidRDefault="007F28A1">
            <w:pPr>
              <w:rPr>
                <w:rFonts w:ascii="宋体" w:eastAsia="宋体" w:hAnsi="宋体" w:hint="eastAsia"/>
                <w:sz w:val="24"/>
                <w:szCs w:val="48"/>
              </w:rPr>
            </w:pPr>
          </w:p>
        </w:tc>
        <w:tc>
          <w:tcPr>
            <w:tcW w:w="1734" w:type="dxa"/>
            <w:gridSpan w:val="2"/>
            <w:tcBorders>
              <w:bottom w:val="single" w:sz="4" w:space="0" w:color="auto"/>
            </w:tcBorders>
            <w:vAlign w:val="center"/>
          </w:tcPr>
          <w:p w14:paraId="2B39E1B2" w14:textId="77777777" w:rsidR="007F28A1" w:rsidRDefault="007F28A1">
            <w:pPr>
              <w:rPr>
                <w:rFonts w:ascii="宋体" w:eastAsia="宋体" w:hAnsi="宋体" w:hint="eastAsia"/>
                <w:sz w:val="24"/>
                <w:szCs w:val="48"/>
              </w:rPr>
            </w:pPr>
            <w:r>
              <w:rPr>
                <w:rFonts w:ascii="宋体" w:eastAsia="宋体" w:hAnsi="宋体" w:hint="eastAsia"/>
                <w:sz w:val="24"/>
                <w:szCs w:val="48"/>
              </w:rPr>
              <w:t>首次发放时间</w:t>
            </w:r>
          </w:p>
        </w:tc>
        <w:tc>
          <w:tcPr>
            <w:tcW w:w="3275" w:type="dxa"/>
            <w:tcBorders>
              <w:bottom w:val="single" w:sz="4" w:space="0" w:color="auto"/>
            </w:tcBorders>
            <w:vAlign w:val="center"/>
          </w:tcPr>
          <w:p w14:paraId="669430C5" w14:textId="77777777" w:rsidR="007F28A1" w:rsidRDefault="007F28A1">
            <w:pPr>
              <w:rPr>
                <w:rFonts w:ascii="宋体" w:eastAsia="宋体" w:hAnsi="宋体" w:hint="eastAsia"/>
                <w:sz w:val="24"/>
                <w:szCs w:val="48"/>
              </w:rPr>
            </w:pPr>
            <w:r>
              <w:rPr>
                <w:rFonts w:ascii="宋体" w:eastAsia="宋体" w:hAnsi="宋体" w:hint="eastAsia"/>
                <w:sz w:val="24"/>
                <w:szCs w:val="48"/>
              </w:rPr>
              <w:t xml:space="preserve">               年      月</w:t>
            </w:r>
          </w:p>
        </w:tc>
      </w:tr>
      <w:tr w:rsidR="007F28A1" w14:paraId="211FA737" w14:textId="77777777">
        <w:tblPrEx>
          <w:tblCellMar>
            <w:top w:w="0" w:type="dxa"/>
            <w:bottom w:w="0" w:type="dxa"/>
          </w:tblCellMar>
        </w:tblPrEx>
        <w:trPr>
          <w:cantSplit/>
          <w:trHeight w:val="2630"/>
        </w:trPr>
        <w:tc>
          <w:tcPr>
            <w:tcW w:w="8861" w:type="dxa"/>
            <w:gridSpan w:val="5"/>
            <w:vAlign w:val="center"/>
          </w:tcPr>
          <w:p w14:paraId="078F617F" w14:textId="77777777" w:rsidR="007F28A1" w:rsidRDefault="007F28A1">
            <w:pPr>
              <w:widowControl/>
              <w:rPr>
                <w:rFonts w:ascii="宋体" w:eastAsia="宋体" w:hAnsi="宋体" w:cs="宋体" w:hint="eastAsia"/>
                <w:kern w:val="0"/>
                <w:sz w:val="24"/>
                <w:szCs w:val="28"/>
              </w:rPr>
            </w:pPr>
            <w:r>
              <w:rPr>
                <w:rFonts w:ascii="宋体" w:eastAsia="宋体" w:hAnsi="宋体" w:cs="宋体" w:hint="eastAsia"/>
                <w:kern w:val="0"/>
                <w:sz w:val="24"/>
                <w:szCs w:val="28"/>
              </w:rPr>
              <w:t>申请审核的鉴定业务类别（括号内填写“</w:t>
            </w:r>
            <w:r>
              <w:rPr>
                <w:rFonts w:ascii="宋体" w:eastAsia="宋体" w:hAnsi="宋体" w:cs="宋体"/>
                <w:kern w:val="0"/>
                <w:sz w:val="24"/>
                <w:szCs w:val="28"/>
              </w:rPr>
              <w:t>√”）</w:t>
            </w:r>
            <w:r>
              <w:rPr>
                <w:rFonts w:ascii="宋体" w:eastAsia="宋体" w:hAnsi="宋体" w:cs="宋体" w:hint="eastAsia"/>
                <w:kern w:val="0"/>
                <w:sz w:val="24"/>
                <w:szCs w:val="28"/>
              </w:rPr>
              <w:t>：</w:t>
            </w:r>
          </w:p>
          <w:p w14:paraId="229C026E" w14:textId="77777777" w:rsidR="007F28A1" w:rsidRDefault="007F28A1">
            <w:pPr>
              <w:widowControl/>
              <w:rPr>
                <w:rFonts w:ascii="宋体" w:eastAsia="宋体" w:hAnsi="宋体" w:cs="宋体" w:hint="eastAsia"/>
                <w:kern w:val="0"/>
                <w:sz w:val="24"/>
                <w:szCs w:val="28"/>
              </w:rPr>
            </w:pPr>
            <w:r>
              <w:rPr>
                <w:rFonts w:ascii="宋体" w:eastAsia="宋体" w:hAnsi="宋体" w:cs="宋体"/>
                <w:kern w:val="0"/>
                <w:sz w:val="24"/>
                <w:szCs w:val="28"/>
              </w:rPr>
              <w:t xml:space="preserve">A 法 医 类 [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A1法医病理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A2 法医临床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A3 法医精神病</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5615FFC4" w14:textId="77777777" w:rsidR="007F28A1" w:rsidRDefault="007F28A1">
            <w:pPr>
              <w:widowControl/>
              <w:ind w:leftChars="640" w:left="2113" w:hangingChars="39" w:hanging="92"/>
              <w:rPr>
                <w:rFonts w:ascii="宋体" w:eastAsia="宋体" w:hAnsi="宋体" w:cs="宋体" w:hint="eastAsia"/>
                <w:kern w:val="0"/>
                <w:sz w:val="24"/>
                <w:szCs w:val="28"/>
              </w:rPr>
            </w:pPr>
            <w:r>
              <w:rPr>
                <w:rFonts w:ascii="宋体" w:eastAsia="宋体" w:hAnsi="宋体" w:cs="宋体" w:hint="eastAsia"/>
                <w:kern w:val="0"/>
                <w:sz w:val="24"/>
                <w:szCs w:val="28"/>
              </w:rPr>
              <w:t xml:space="preserve">A4法医物证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A5 法医毒物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2501D8D2" w14:textId="77777777" w:rsidR="007F28A1" w:rsidRDefault="007F28A1">
            <w:pPr>
              <w:widowControl/>
              <w:rPr>
                <w:rFonts w:ascii="宋体" w:eastAsia="宋体" w:hAnsi="宋体" w:cs="宋体" w:hint="eastAsia"/>
                <w:kern w:val="0"/>
                <w:sz w:val="24"/>
                <w:szCs w:val="28"/>
              </w:rPr>
            </w:pPr>
            <w:r>
              <w:rPr>
                <w:rFonts w:ascii="宋体" w:eastAsia="宋体" w:hAnsi="宋体" w:cs="宋体"/>
                <w:kern w:val="0"/>
                <w:sz w:val="24"/>
                <w:szCs w:val="28"/>
              </w:rPr>
              <w:t xml:space="preserve">B </w:t>
            </w:r>
            <w:r>
              <w:rPr>
                <w:rFonts w:ascii="宋体" w:eastAsia="宋体" w:hAnsi="宋体" w:cs="宋体" w:hint="eastAsia"/>
                <w:kern w:val="0"/>
                <w:sz w:val="24"/>
                <w:szCs w:val="28"/>
              </w:rPr>
              <w:t xml:space="preserve">物 证 类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B1</w:t>
            </w:r>
            <w:r>
              <w:rPr>
                <w:rFonts w:ascii="宋体" w:eastAsia="宋体" w:hAnsi="宋体" w:cs="宋体"/>
                <w:kern w:val="0"/>
                <w:sz w:val="24"/>
                <w:szCs w:val="28"/>
              </w:rPr>
              <w:t>文件检验</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B2</w:t>
            </w:r>
            <w:r>
              <w:rPr>
                <w:rFonts w:ascii="宋体" w:eastAsia="宋体" w:hAnsi="宋体" w:cs="宋体"/>
                <w:kern w:val="0"/>
                <w:sz w:val="24"/>
                <w:szCs w:val="28"/>
              </w:rPr>
              <w:t xml:space="preserve"> 痕迹检验 [ </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B3</w:t>
            </w:r>
            <w:r>
              <w:rPr>
                <w:rFonts w:ascii="宋体" w:eastAsia="宋体" w:hAnsi="宋体" w:cs="宋体"/>
                <w:kern w:val="0"/>
                <w:sz w:val="24"/>
                <w:szCs w:val="28"/>
              </w:rPr>
              <w:t xml:space="preserve"> </w:t>
            </w:r>
            <w:r>
              <w:rPr>
                <w:rFonts w:ascii="宋体" w:eastAsia="宋体" w:hAnsi="宋体" w:cs="宋体" w:hint="eastAsia"/>
                <w:kern w:val="0"/>
                <w:sz w:val="24"/>
                <w:szCs w:val="28"/>
              </w:rPr>
              <w:t>理化检验</w:t>
            </w:r>
            <w:r>
              <w:rPr>
                <w:rFonts w:ascii="宋体" w:eastAsia="宋体" w:hAnsi="宋体" w:cs="宋体"/>
                <w:kern w:val="0"/>
                <w:sz w:val="24"/>
                <w:szCs w:val="28"/>
              </w:rPr>
              <w:t xml:space="preserve"> [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52E7C93A" w14:textId="77777777" w:rsidR="007F28A1" w:rsidRDefault="007F28A1">
            <w:pPr>
              <w:rPr>
                <w:rFonts w:ascii="宋体" w:eastAsia="宋体" w:hAnsi="宋体" w:cs="宋体" w:hint="eastAsia"/>
                <w:kern w:val="0"/>
                <w:sz w:val="24"/>
                <w:szCs w:val="28"/>
              </w:rPr>
            </w:pPr>
            <w:r>
              <w:rPr>
                <w:rFonts w:ascii="宋体" w:eastAsia="宋体" w:hAnsi="宋体" w:cs="宋体" w:hint="eastAsia"/>
                <w:kern w:val="0"/>
                <w:sz w:val="24"/>
                <w:szCs w:val="28"/>
              </w:rPr>
              <w:t>C</w:t>
            </w:r>
            <w:r>
              <w:rPr>
                <w:rFonts w:ascii="宋体" w:eastAsia="宋体" w:hAnsi="宋体" w:cs="宋体"/>
                <w:kern w:val="0"/>
                <w:sz w:val="24"/>
                <w:szCs w:val="28"/>
              </w:rPr>
              <w:t xml:space="preserve"> 声像资料 [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D 司法会计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E</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心理测试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tc>
      </w:tr>
      <w:tr w:rsidR="007F28A1" w14:paraId="1D58E122" w14:textId="77777777">
        <w:tblPrEx>
          <w:tblCellMar>
            <w:top w:w="0" w:type="dxa"/>
            <w:bottom w:w="0" w:type="dxa"/>
          </w:tblCellMar>
        </w:tblPrEx>
        <w:trPr>
          <w:cantSplit/>
          <w:trHeight w:val="2630"/>
        </w:trPr>
        <w:tc>
          <w:tcPr>
            <w:tcW w:w="4005" w:type="dxa"/>
            <w:gridSpan w:val="3"/>
          </w:tcPr>
          <w:p w14:paraId="565EA718" w14:textId="77777777" w:rsidR="007F28A1" w:rsidRDefault="007F28A1">
            <w:pPr>
              <w:widowControl/>
              <w:rPr>
                <w:rFonts w:ascii="宋体" w:eastAsia="宋体" w:hAnsi="宋体" w:cs="宋体" w:hint="eastAsia"/>
                <w:kern w:val="0"/>
                <w:sz w:val="24"/>
                <w:szCs w:val="28"/>
              </w:rPr>
            </w:pPr>
            <w:r>
              <w:rPr>
                <w:rFonts w:ascii="宋体" w:eastAsia="宋体" w:hAnsi="宋体" w:cs="宋体" w:hint="eastAsia"/>
                <w:kern w:val="0"/>
                <w:sz w:val="24"/>
                <w:szCs w:val="28"/>
              </w:rPr>
              <w:t>鉴定专用章：</w:t>
            </w:r>
          </w:p>
        </w:tc>
        <w:tc>
          <w:tcPr>
            <w:tcW w:w="4856" w:type="dxa"/>
            <w:gridSpan w:val="2"/>
          </w:tcPr>
          <w:p w14:paraId="083D33D1" w14:textId="77777777" w:rsidR="007F28A1" w:rsidRDefault="007F28A1">
            <w:pPr>
              <w:widowControl/>
              <w:rPr>
                <w:rFonts w:ascii="宋体" w:eastAsia="宋体" w:hAnsi="宋体" w:cs="宋体" w:hint="eastAsia"/>
                <w:kern w:val="0"/>
                <w:sz w:val="24"/>
                <w:szCs w:val="28"/>
              </w:rPr>
            </w:pPr>
            <w:r>
              <w:rPr>
                <w:rFonts w:ascii="宋体" w:eastAsia="宋体" w:hAnsi="宋体" w:cs="宋体" w:hint="eastAsia"/>
                <w:kern w:val="0"/>
                <w:sz w:val="24"/>
                <w:szCs w:val="28"/>
              </w:rPr>
              <w:t>所在单位意见：</w:t>
            </w:r>
          </w:p>
          <w:p w14:paraId="2EF98236" w14:textId="77777777" w:rsidR="007F28A1" w:rsidRDefault="007F28A1">
            <w:pPr>
              <w:widowControl/>
              <w:spacing w:line="320" w:lineRule="exact"/>
              <w:rPr>
                <w:rFonts w:ascii="宋体" w:eastAsia="宋体" w:hAnsi="宋体" w:cs="宋体" w:hint="eastAsia"/>
                <w:kern w:val="0"/>
                <w:sz w:val="24"/>
                <w:szCs w:val="28"/>
              </w:rPr>
            </w:pPr>
          </w:p>
          <w:p w14:paraId="35052EAE" w14:textId="77777777" w:rsidR="007F28A1" w:rsidRDefault="007F28A1">
            <w:pPr>
              <w:widowControl/>
              <w:spacing w:line="320" w:lineRule="exact"/>
              <w:rPr>
                <w:rFonts w:ascii="宋体" w:eastAsia="宋体" w:hAnsi="宋体" w:cs="宋体" w:hint="eastAsia"/>
                <w:kern w:val="0"/>
                <w:sz w:val="24"/>
                <w:szCs w:val="28"/>
              </w:rPr>
            </w:pPr>
          </w:p>
          <w:p w14:paraId="22DC939E" w14:textId="77777777" w:rsidR="007F28A1" w:rsidRDefault="007F28A1">
            <w:pPr>
              <w:widowControl/>
              <w:spacing w:line="320" w:lineRule="exact"/>
              <w:rPr>
                <w:rFonts w:ascii="宋体" w:eastAsia="宋体" w:hAnsi="宋体" w:cs="宋体" w:hint="eastAsia"/>
                <w:kern w:val="0"/>
                <w:sz w:val="24"/>
                <w:szCs w:val="28"/>
              </w:rPr>
            </w:pPr>
          </w:p>
          <w:p w14:paraId="0317D60A" w14:textId="77777777" w:rsidR="007F28A1" w:rsidRDefault="007F28A1">
            <w:pPr>
              <w:widowControl/>
              <w:spacing w:line="320" w:lineRule="exact"/>
              <w:rPr>
                <w:rFonts w:ascii="宋体" w:eastAsia="宋体" w:hAnsi="宋体" w:cs="宋体" w:hint="eastAsia"/>
                <w:kern w:val="0"/>
                <w:sz w:val="24"/>
                <w:szCs w:val="28"/>
              </w:rPr>
            </w:pPr>
          </w:p>
          <w:p w14:paraId="447AF59B" w14:textId="77777777" w:rsidR="007F28A1" w:rsidRDefault="007F28A1">
            <w:pPr>
              <w:widowControl/>
              <w:spacing w:line="320" w:lineRule="exact"/>
              <w:rPr>
                <w:rFonts w:ascii="宋体" w:eastAsia="宋体" w:hAnsi="宋体" w:cs="宋体" w:hint="eastAsia"/>
                <w:kern w:val="0"/>
                <w:sz w:val="24"/>
                <w:szCs w:val="28"/>
              </w:rPr>
            </w:pPr>
          </w:p>
          <w:p w14:paraId="3C2D0916" w14:textId="77777777" w:rsidR="007F28A1" w:rsidRDefault="007F28A1">
            <w:pPr>
              <w:widowControl/>
              <w:spacing w:line="320" w:lineRule="exact"/>
              <w:rPr>
                <w:rFonts w:ascii="宋体" w:eastAsia="宋体" w:hAnsi="宋体" w:cs="宋体" w:hint="eastAsia"/>
                <w:kern w:val="0"/>
                <w:sz w:val="24"/>
                <w:szCs w:val="28"/>
              </w:rPr>
            </w:pPr>
          </w:p>
          <w:p w14:paraId="26C2704E" w14:textId="77777777" w:rsidR="007F28A1" w:rsidRDefault="007F28A1">
            <w:pPr>
              <w:widowControl/>
              <w:spacing w:line="400" w:lineRule="exact"/>
              <w:ind w:firstLineChars="1286" w:firstLine="3033"/>
              <w:rPr>
                <w:rFonts w:ascii="宋体" w:eastAsia="宋体" w:hAnsi="宋体" w:cs="宋体" w:hint="eastAsia"/>
                <w:kern w:val="0"/>
                <w:sz w:val="24"/>
                <w:szCs w:val="28"/>
              </w:rPr>
            </w:pPr>
            <w:r>
              <w:rPr>
                <w:rFonts w:ascii="宋体" w:eastAsia="宋体" w:hAnsi="宋体" w:cs="宋体" w:hint="eastAsia"/>
                <w:kern w:val="0"/>
                <w:sz w:val="24"/>
                <w:szCs w:val="28"/>
              </w:rPr>
              <w:t>（公  章）</w:t>
            </w:r>
          </w:p>
          <w:p w14:paraId="0C5B159D" w14:textId="77777777" w:rsidR="007F28A1" w:rsidRDefault="007F28A1">
            <w:pPr>
              <w:widowControl/>
              <w:spacing w:line="400" w:lineRule="exact"/>
              <w:ind w:firstLineChars="1192" w:firstLine="2811"/>
              <w:rPr>
                <w:rFonts w:ascii="宋体" w:eastAsia="宋体" w:hAnsi="宋体" w:cs="宋体" w:hint="eastAsia"/>
                <w:kern w:val="0"/>
                <w:sz w:val="24"/>
                <w:szCs w:val="28"/>
              </w:rPr>
            </w:pPr>
            <w:r>
              <w:rPr>
                <w:rFonts w:ascii="宋体" w:eastAsia="宋体" w:hAnsi="宋体" w:cs="宋体" w:hint="eastAsia"/>
                <w:kern w:val="0"/>
                <w:sz w:val="24"/>
                <w:szCs w:val="28"/>
              </w:rPr>
              <w:t>年    月    日</w:t>
            </w:r>
          </w:p>
        </w:tc>
      </w:tr>
      <w:tr w:rsidR="007F28A1" w14:paraId="021D334D" w14:textId="77777777">
        <w:tblPrEx>
          <w:tblCellMar>
            <w:top w:w="0" w:type="dxa"/>
            <w:bottom w:w="0" w:type="dxa"/>
          </w:tblCellMar>
        </w:tblPrEx>
        <w:trPr>
          <w:cantSplit/>
          <w:trHeight w:val="3290"/>
        </w:trPr>
        <w:tc>
          <w:tcPr>
            <w:tcW w:w="8861" w:type="dxa"/>
            <w:gridSpan w:val="5"/>
            <w:tcBorders>
              <w:bottom w:val="single" w:sz="4" w:space="0" w:color="auto"/>
            </w:tcBorders>
          </w:tcPr>
          <w:p w14:paraId="75C1988F" w14:textId="77777777" w:rsidR="007F28A1" w:rsidRDefault="007F28A1">
            <w:pPr>
              <w:widowControl/>
              <w:rPr>
                <w:rFonts w:ascii="宋体" w:eastAsia="宋体" w:hAnsi="宋体" w:cs="宋体" w:hint="eastAsia"/>
                <w:kern w:val="0"/>
                <w:sz w:val="24"/>
                <w:szCs w:val="28"/>
              </w:rPr>
            </w:pPr>
            <w:r>
              <w:rPr>
                <w:rFonts w:ascii="宋体" w:eastAsia="宋体" w:hAnsi="宋体" w:cs="宋体" w:hint="eastAsia"/>
                <w:kern w:val="0"/>
                <w:sz w:val="24"/>
                <w:szCs w:val="28"/>
              </w:rPr>
              <w:t>登记管理部门意见：</w:t>
            </w:r>
          </w:p>
          <w:p w14:paraId="1F06A388" w14:textId="77777777" w:rsidR="007F28A1" w:rsidRDefault="007F28A1">
            <w:pPr>
              <w:widowControl/>
              <w:spacing w:line="320" w:lineRule="exact"/>
              <w:rPr>
                <w:rFonts w:ascii="宋体" w:eastAsia="宋体" w:hAnsi="宋体" w:cs="宋体" w:hint="eastAsia"/>
                <w:kern w:val="0"/>
                <w:sz w:val="24"/>
                <w:szCs w:val="28"/>
              </w:rPr>
            </w:pPr>
          </w:p>
          <w:p w14:paraId="5CBC5C5D" w14:textId="77777777" w:rsidR="007F28A1" w:rsidRDefault="007F28A1">
            <w:pPr>
              <w:widowControl/>
              <w:spacing w:line="320" w:lineRule="exact"/>
              <w:rPr>
                <w:rFonts w:ascii="宋体" w:eastAsia="宋体" w:hAnsi="宋体" w:cs="宋体" w:hint="eastAsia"/>
                <w:kern w:val="0"/>
                <w:sz w:val="24"/>
                <w:szCs w:val="28"/>
              </w:rPr>
            </w:pPr>
          </w:p>
          <w:p w14:paraId="41305252" w14:textId="77777777" w:rsidR="007F28A1" w:rsidRDefault="007F28A1">
            <w:pPr>
              <w:widowControl/>
              <w:spacing w:line="320" w:lineRule="exact"/>
              <w:rPr>
                <w:rFonts w:ascii="宋体" w:eastAsia="宋体" w:hAnsi="宋体" w:cs="宋体" w:hint="eastAsia"/>
                <w:kern w:val="0"/>
                <w:sz w:val="24"/>
                <w:szCs w:val="28"/>
              </w:rPr>
            </w:pPr>
          </w:p>
          <w:p w14:paraId="75D2FB43" w14:textId="77777777" w:rsidR="007F28A1" w:rsidRDefault="007F28A1">
            <w:pPr>
              <w:widowControl/>
              <w:spacing w:line="320" w:lineRule="exact"/>
              <w:rPr>
                <w:rFonts w:ascii="宋体" w:eastAsia="宋体" w:hAnsi="宋体" w:cs="宋体" w:hint="eastAsia"/>
                <w:kern w:val="0"/>
                <w:sz w:val="24"/>
                <w:szCs w:val="28"/>
              </w:rPr>
            </w:pPr>
          </w:p>
          <w:p w14:paraId="39FE33A0" w14:textId="77777777" w:rsidR="007F28A1" w:rsidRDefault="007F28A1">
            <w:pPr>
              <w:widowControl/>
              <w:spacing w:line="320" w:lineRule="exact"/>
              <w:rPr>
                <w:rFonts w:ascii="宋体" w:eastAsia="宋体" w:hAnsi="宋体" w:cs="宋体" w:hint="eastAsia"/>
                <w:kern w:val="0"/>
                <w:sz w:val="24"/>
                <w:szCs w:val="28"/>
              </w:rPr>
            </w:pPr>
          </w:p>
          <w:p w14:paraId="680F4562" w14:textId="77777777" w:rsidR="007F28A1" w:rsidRDefault="007F28A1">
            <w:pPr>
              <w:widowControl/>
              <w:spacing w:line="400" w:lineRule="exact"/>
              <w:ind w:firstLineChars="2956" w:firstLine="6972"/>
              <w:rPr>
                <w:rFonts w:ascii="宋体" w:eastAsia="宋体" w:hAnsi="宋体" w:cs="宋体" w:hint="eastAsia"/>
                <w:kern w:val="0"/>
                <w:sz w:val="24"/>
                <w:szCs w:val="28"/>
              </w:rPr>
            </w:pPr>
            <w:r>
              <w:rPr>
                <w:rFonts w:ascii="宋体" w:eastAsia="宋体" w:hAnsi="宋体" w:cs="宋体" w:hint="eastAsia"/>
                <w:kern w:val="0"/>
                <w:sz w:val="24"/>
                <w:szCs w:val="28"/>
              </w:rPr>
              <w:t>（公  章）</w:t>
            </w:r>
          </w:p>
          <w:p w14:paraId="2CE5ACA6" w14:textId="77777777" w:rsidR="007F28A1" w:rsidRDefault="007F28A1">
            <w:pPr>
              <w:widowControl/>
              <w:ind w:firstLineChars="2863" w:firstLine="6753"/>
              <w:rPr>
                <w:rFonts w:ascii="宋体" w:eastAsia="宋体" w:hAnsi="宋体" w:cs="宋体" w:hint="eastAsia"/>
                <w:kern w:val="0"/>
                <w:sz w:val="24"/>
                <w:szCs w:val="28"/>
              </w:rPr>
            </w:pPr>
            <w:r>
              <w:rPr>
                <w:rFonts w:ascii="宋体" w:eastAsia="宋体" w:hAnsi="宋体" w:cs="宋体" w:hint="eastAsia"/>
                <w:kern w:val="0"/>
                <w:sz w:val="24"/>
                <w:szCs w:val="28"/>
              </w:rPr>
              <w:t>年    月    日</w:t>
            </w:r>
          </w:p>
        </w:tc>
      </w:tr>
    </w:tbl>
    <w:p w14:paraId="3545C007" w14:textId="77777777" w:rsidR="007F28A1" w:rsidRDefault="007F28A1">
      <w:pPr>
        <w:jc w:val="right"/>
        <w:rPr>
          <w:rFonts w:eastAsia="宋体" w:hint="eastAsia"/>
          <w:sz w:val="24"/>
        </w:rPr>
      </w:pPr>
      <w:r>
        <w:rPr>
          <w:rFonts w:eastAsia="宋体" w:hint="eastAsia"/>
          <w:sz w:val="24"/>
        </w:rPr>
        <w:t>申请日期：</w:t>
      </w:r>
      <w:r>
        <w:rPr>
          <w:rFonts w:eastAsia="宋体" w:hint="eastAsia"/>
          <w:sz w:val="24"/>
        </w:rPr>
        <w:t xml:space="preserve">      </w:t>
      </w:r>
      <w:r>
        <w:rPr>
          <w:rFonts w:eastAsia="宋体" w:hint="eastAsia"/>
          <w:sz w:val="24"/>
        </w:rPr>
        <w:t>年</w:t>
      </w:r>
      <w:r>
        <w:rPr>
          <w:rFonts w:eastAsia="宋体" w:hint="eastAsia"/>
          <w:sz w:val="24"/>
        </w:rPr>
        <w:t xml:space="preserve">    </w:t>
      </w:r>
      <w:r>
        <w:rPr>
          <w:rFonts w:eastAsia="宋体" w:hint="eastAsia"/>
          <w:sz w:val="24"/>
        </w:rPr>
        <w:t>月</w:t>
      </w:r>
      <w:r>
        <w:rPr>
          <w:rFonts w:eastAsia="宋体" w:hint="eastAsia"/>
          <w:sz w:val="24"/>
        </w:rPr>
        <w:t xml:space="preserve">    </w:t>
      </w:r>
      <w:r>
        <w:rPr>
          <w:rFonts w:eastAsia="宋体" w:hint="eastAsia"/>
          <w:sz w:val="24"/>
        </w:rPr>
        <w:t>日</w:t>
      </w:r>
    </w:p>
    <w:p w14:paraId="4FE4A915" w14:textId="77777777" w:rsidR="007F28A1" w:rsidRDefault="007F28A1">
      <w:pPr>
        <w:rPr>
          <w:rFonts w:eastAsia="黑体" w:hint="eastAsia"/>
          <w:sz w:val="28"/>
        </w:rPr>
      </w:pPr>
      <w:r>
        <w:rPr>
          <w:rFonts w:eastAsia="黑体" w:hint="eastAsia"/>
          <w:sz w:val="28"/>
        </w:rPr>
        <w:t>编号：</w:t>
      </w:r>
    </w:p>
    <w:p w14:paraId="123761A0" w14:textId="77777777" w:rsidR="007F28A1" w:rsidRDefault="007F28A1">
      <w:pPr>
        <w:rPr>
          <w:rFonts w:eastAsia="黑体" w:hint="eastAsia"/>
          <w:sz w:val="28"/>
        </w:rPr>
      </w:pPr>
    </w:p>
    <w:p w14:paraId="71A8E62D" w14:textId="77777777" w:rsidR="007F28A1" w:rsidRDefault="007F28A1">
      <w:pPr>
        <w:rPr>
          <w:rFonts w:eastAsia="黑体" w:hint="eastAsia"/>
          <w:sz w:val="28"/>
        </w:rPr>
      </w:pPr>
    </w:p>
    <w:p w14:paraId="77934F3F" w14:textId="77777777" w:rsidR="007F28A1" w:rsidRDefault="007F28A1">
      <w:pPr>
        <w:jc w:val="center"/>
        <w:rPr>
          <w:rFonts w:eastAsia="宋体" w:hint="eastAsia"/>
          <w:b/>
          <w:bCs/>
          <w:sz w:val="52"/>
        </w:rPr>
      </w:pPr>
      <w:r>
        <w:rPr>
          <w:rFonts w:eastAsia="宋体" w:hint="eastAsia"/>
          <w:b/>
          <w:bCs/>
          <w:sz w:val="52"/>
        </w:rPr>
        <w:t>人民检察院鉴定机构变更登记申请表</w:t>
      </w:r>
    </w:p>
    <w:p w14:paraId="69540A50" w14:textId="77777777" w:rsidR="007F28A1" w:rsidRDefault="007F28A1">
      <w:pPr>
        <w:rPr>
          <w:rFonts w:ascii="黑体" w:eastAsia="黑体" w:hint="eastAsia"/>
          <w:b/>
          <w:bCs/>
        </w:rPr>
      </w:pPr>
    </w:p>
    <w:p w14:paraId="581C8497" w14:textId="77777777" w:rsidR="007F28A1" w:rsidRDefault="007F28A1">
      <w:pPr>
        <w:rPr>
          <w:rFonts w:ascii="黑体" w:eastAsia="黑体" w:hint="eastAsia"/>
          <w:b/>
          <w:bCs/>
        </w:rPr>
      </w:pPr>
    </w:p>
    <w:p w14:paraId="5917736A" w14:textId="77777777" w:rsidR="007F28A1" w:rsidRDefault="007F28A1">
      <w:pPr>
        <w:rPr>
          <w:rFonts w:ascii="黑体" w:eastAsia="黑体" w:hint="eastAsia"/>
          <w:b/>
          <w:bCs/>
        </w:rPr>
      </w:pPr>
    </w:p>
    <w:p w14:paraId="73B38C2F" w14:textId="77777777" w:rsidR="007F28A1" w:rsidRDefault="007F28A1">
      <w:pPr>
        <w:rPr>
          <w:rFonts w:ascii="黑体" w:eastAsia="黑体" w:hint="eastAsia"/>
          <w:b/>
          <w:bCs/>
        </w:rPr>
      </w:pPr>
    </w:p>
    <w:p w14:paraId="4A15EFBE" w14:textId="77777777" w:rsidR="007F28A1" w:rsidRDefault="007F28A1">
      <w:pPr>
        <w:rPr>
          <w:rFonts w:ascii="黑体" w:eastAsia="黑体" w:hint="eastAsia"/>
          <w:b/>
          <w:bCs/>
        </w:rPr>
      </w:pPr>
    </w:p>
    <w:p w14:paraId="469B31DA" w14:textId="77777777" w:rsidR="007F28A1" w:rsidRDefault="007F28A1">
      <w:pPr>
        <w:rPr>
          <w:rFonts w:ascii="黑体" w:eastAsia="黑体" w:hint="eastAsia"/>
          <w:b/>
          <w:bCs/>
        </w:rPr>
      </w:pPr>
    </w:p>
    <w:p w14:paraId="4AD44C44" w14:textId="77777777" w:rsidR="007F28A1" w:rsidRDefault="007F28A1">
      <w:pPr>
        <w:rPr>
          <w:rFonts w:ascii="黑体" w:eastAsia="黑体" w:hint="eastAsia"/>
          <w:b/>
          <w:bCs/>
        </w:rPr>
      </w:pPr>
    </w:p>
    <w:p w14:paraId="4D7E9EE6" w14:textId="77777777" w:rsidR="007F28A1" w:rsidRDefault="007F28A1">
      <w:pPr>
        <w:rPr>
          <w:rFonts w:ascii="黑体" w:eastAsia="黑体" w:hint="eastAsia"/>
          <w:b/>
          <w:bCs/>
        </w:rPr>
      </w:pPr>
    </w:p>
    <w:p w14:paraId="0DA2C15D" w14:textId="77777777" w:rsidR="007F28A1" w:rsidRDefault="007F28A1">
      <w:pPr>
        <w:rPr>
          <w:rFonts w:ascii="黑体" w:eastAsia="黑体" w:hint="eastAsia"/>
          <w:b/>
          <w:bCs/>
        </w:rPr>
      </w:pPr>
    </w:p>
    <w:p w14:paraId="37E0BE2A" w14:textId="77777777" w:rsidR="007F28A1" w:rsidRDefault="007F28A1">
      <w:pPr>
        <w:ind w:firstLineChars="500" w:firstLine="1786"/>
        <w:rPr>
          <w:rFonts w:ascii="宋体" w:eastAsia="宋体" w:hAnsi="宋体" w:hint="eastAsia"/>
          <w:b/>
          <w:bCs/>
          <w:sz w:val="36"/>
        </w:rPr>
      </w:pPr>
      <w:r>
        <w:rPr>
          <w:rFonts w:ascii="宋体" w:eastAsia="宋体" w:hAnsi="宋体" w:hint="eastAsia"/>
          <w:b/>
          <w:bCs/>
          <w:sz w:val="36"/>
        </w:rPr>
        <w:t>填表单位：</w:t>
      </w:r>
      <w:r>
        <w:rPr>
          <w:rFonts w:ascii="宋体" w:eastAsia="宋体" w:hAnsi="宋体"/>
          <w:b/>
          <w:bCs/>
          <w:sz w:val="36"/>
          <w:u w:val="single"/>
        </w:rPr>
        <w:softHyphen/>
      </w:r>
      <w:r>
        <w:rPr>
          <w:rFonts w:ascii="宋体" w:eastAsia="宋体" w:hAnsi="宋体" w:hint="eastAsia"/>
          <w:b/>
          <w:bCs/>
          <w:sz w:val="36"/>
          <w:u w:val="single"/>
        </w:rPr>
        <w:t xml:space="preserve">                    </w:t>
      </w:r>
    </w:p>
    <w:p w14:paraId="43EC1FA2" w14:textId="77777777" w:rsidR="007F28A1" w:rsidRDefault="007F28A1">
      <w:pPr>
        <w:ind w:firstLineChars="900" w:firstLine="3215"/>
        <w:rPr>
          <w:rFonts w:ascii="宋体" w:eastAsia="宋体" w:hAnsi="宋体" w:hint="eastAsia"/>
          <w:b/>
          <w:bCs/>
          <w:sz w:val="36"/>
        </w:rPr>
      </w:pPr>
    </w:p>
    <w:p w14:paraId="5486638A" w14:textId="77777777" w:rsidR="007F28A1" w:rsidRDefault="007F28A1">
      <w:pPr>
        <w:ind w:firstLineChars="500" w:firstLine="1786"/>
        <w:rPr>
          <w:rFonts w:eastAsia="黑体" w:hint="eastAsia"/>
          <w:sz w:val="36"/>
        </w:rPr>
      </w:pPr>
      <w:r>
        <w:rPr>
          <w:rFonts w:ascii="宋体" w:eastAsia="宋体" w:hAnsi="宋体" w:hint="eastAsia"/>
          <w:b/>
          <w:bCs/>
          <w:sz w:val="36"/>
        </w:rPr>
        <w:t>填表时间：</w:t>
      </w:r>
      <w:r>
        <w:rPr>
          <w:rFonts w:ascii="宋体" w:eastAsia="宋体" w:hAnsi="宋体" w:hint="eastAsia"/>
          <w:b/>
          <w:bCs/>
          <w:sz w:val="36"/>
          <w:u w:val="single"/>
        </w:rPr>
        <w:t xml:space="preserve">                    </w:t>
      </w:r>
    </w:p>
    <w:p w14:paraId="42A58F3B" w14:textId="77777777" w:rsidR="007F28A1" w:rsidRDefault="007F28A1">
      <w:pPr>
        <w:rPr>
          <w:rFonts w:eastAsia="黑体" w:hint="eastAsia"/>
          <w:b/>
          <w:bCs/>
          <w:sz w:val="36"/>
        </w:rPr>
      </w:pPr>
    </w:p>
    <w:p w14:paraId="6474AC10" w14:textId="77777777" w:rsidR="007F28A1" w:rsidRDefault="007F28A1">
      <w:pPr>
        <w:ind w:firstLineChars="900" w:firstLine="3215"/>
        <w:rPr>
          <w:rFonts w:eastAsia="黑体" w:hint="eastAsia"/>
          <w:b/>
          <w:bCs/>
          <w:sz w:val="36"/>
        </w:rPr>
      </w:pPr>
    </w:p>
    <w:p w14:paraId="6AF9D5A6" w14:textId="77777777" w:rsidR="007F28A1" w:rsidRDefault="007F28A1">
      <w:pPr>
        <w:ind w:firstLineChars="900" w:firstLine="3215"/>
        <w:rPr>
          <w:rFonts w:eastAsia="黑体" w:hint="eastAsia"/>
          <w:b/>
          <w:bCs/>
          <w:sz w:val="36"/>
        </w:rPr>
      </w:pPr>
    </w:p>
    <w:p w14:paraId="0D863A78" w14:textId="77777777" w:rsidR="007F28A1" w:rsidRDefault="007F28A1">
      <w:pPr>
        <w:rPr>
          <w:rFonts w:eastAsia="黑体" w:hint="eastAsia"/>
          <w:b/>
          <w:bCs/>
          <w:sz w:val="36"/>
        </w:rPr>
      </w:pPr>
    </w:p>
    <w:p w14:paraId="717DB621" w14:textId="77777777" w:rsidR="007F28A1" w:rsidRDefault="007F28A1">
      <w:pPr>
        <w:jc w:val="center"/>
        <w:rPr>
          <w:rFonts w:eastAsia="楷体_GB2312" w:hint="eastAsia"/>
          <w:b/>
          <w:bCs/>
          <w:sz w:val="36"/>
        </w:rPr>
      </w:pPr>
      <w:r>
        <w:rPr>
          <w:rFonts w:eastAsia="楷体_GB2312" w:hint="eastAsia"/>
          <w:b/>
          <w:bCs/>
          <w:sz w:val="36"/>
        </w:rPr>
        <w:t>中华人民共和国最高人民检察院制定</w:t>
      </w:r>
    </w:p>
    <w:p w14:paraId="7EC0F417" w14:textId="77777777" w:rsidR="007F28A1" w:rsidRDefault="007F28A1">
      <w:pPr>
        <w:rPr>
          <w:rFonts w:ascii="黑体" w:eastAsia="黑体" w:hint="eastAsia"/>
          <w:b/>
          <w:bCs/>
          <w:sz w:val="44"/>
          <w:szCs w:val="48"/>
        </w:rPr>
      </w:pPr>
    </w:p>
    <w:p w14:paraId="4B6109F8" w14:textId="77777777" w:rsidR="007F28A1" w:rsidRDefault="007F28A1">
      <w:pPr>
        <w:jc w:val="center"/>
        <w:rPr>
          <w:rFonts w:ascii="黑体" w:eastAsia="黑体" w:hint="eastAsia"/>
          <w:b/>
          <w:bCs/>
          <w:sz w:val="44"/>
          <w:szCs w:val="48"/>
        </w:rPr>
      </w:pPr>
    </w:p>
    <w:p w14:paraId="64C8536C" w14:textId="77777777" w:rsidR="007F28A1" w:rsidRDefault="007F28A1">
      <w:pPr>
        <w:jc w:val="center"/>
        <w:rPr>
          <w:rFonts w:ascii="宋体" w:eastAsia="宋体" w:hint="eastAsia"/>
          <w:sz w:val="44"/>
          <w:szCs w:val="48"/>
        </w:rPr>
      </w:pPr>
      <w:r>
        <w:rPr>
          <w:rFonts w:ascii="宋体" w:eastAsia="宋体" w:hint="eastAsia"/>
          <w:sz w:val="44"/>
          <w:szCs w:val="48"/>
        </w:rPr>
        <w:t>说    明</w:t>
      </w:r>
    </w:p>
    <w:p w14:paraId="74353863" w14:textId="77777777" w:rsidR="007F28A1" w:rsidRDefault="007F28A1">
      <w:pPr>
        <w:jc w:val="center"/>
        <w:rPr>
          <w:rFonts w:ascii="黑体" w:eastAsia="黑体" w:hint="eastAsia"/>
          <w:b/>
          <w:bCs/>
          <w:sz w:val="44"/>
          <w:szCs w:val="48"/>
        </w:rPr>
      </w:pPr>
    </w:p>
    <w:p w14:paraId="38C12C38" w14:textId="77777777" w:rsidR="007F28A1" w:rsidRDefault="007F28A1">
      <w:pPr>
        <w:jc w:val="center"/>
        <w:rPr>
          <w:rFonts w:ascii="黑体" w:eastAsia="黑体" w:hint="eastAsia"/>
          <w:b/>
          <w:bCs/>
          <w:sz w:val="28"/>
          <w:szCs w:val="48"/>
        </w:rPr>
      </w:pPr>
    </w:p>
    <w:p w14:paraId="65CA3CBA" w14:textId="77777777" w:rsidR="007F28A1" w:rsidRDefault="007F28A1">
      <w:pPr>
        <w:ind w:firstLineChars="200" w:firstLine="632"/>
        <w:rPr>
          <w:rFonts w:ascii="仿宋_GB2312" w:hint="eastAsia"/>
          <w:szCs w:val="48"/>
        </w:rPr>
      </w:pPr>
      <w:r>
        <w:rPr>
          <w:rFonts w:ascii="仿宋_GB2312" w:hint="eastAsia"/>
          <w:szCs w:val="48"/>
        </w:rPr>
        <w:t>1、本表所列项目应认真填写，所填内容应真实、准确、完整。</w:t>
      </w:r>
    </w:p>
    <w:p w14:paraId="1A88AA5A" w14:textId="77777777" w:rsidR="007F28A1" w:rsidRDefault="007F28A1">
      <w:pPr>
        <w:ind w:firstLineChars="200" w:firstLine="632"/>
        <w:rPr>
          <w:rFonts w:ascii="仿宋_GB2312" w:hint="eastAsia"/>
          <w:szCs w:val="48"/>
        </w:rPr>
      </w:pPr>
      <w:r>
        <w:rPr>
          <w:rFonts w:ascii="仿宋_GB2312" w:hint="eastAsia"/>
          <w:szCs w:val="48"/>
        </w:rPr>
        <w:t>2、本表请用黑色或蓝黑色墨水填写，字迹清晰、工整、不得涂改。</w:t>
      </w:r>
    </w:p>
    <w:p w14:paraId="07FBFF10" w14:textId="77777777" w:rsidR="007F28A1" w:rsidRDefault="007F28A1">
      <w:pPr>
        <w:ind w:firstLineChars="200" w:firstLine="632"/>
        <w:rPr>
          <w:rFonts w:ascii="仿宋_GB2312" w:hint="eastAsia"/>
          <w:szCs w:val="48"/>
        </w:rPr>
      </w:pPr>
      <w:r>
        <w:rPr>
          <w:rFonts w:ascii="仿宋_GB2312" w:hint="eastAsia"/>
          <w:szCs w:val="48"/>
        </w:rPr>
        <w:t>3、表内数字一律用阿拉伯数字填写。</w:t>
      </w:r>
    </w:p>
    <w:p w14:paraId="6974BD69" w14:textId="77777777" w:rsidR="007F28A1" w:rsidRDefault="007F28A1">
      <w:pPr>
        <w:ind w:firstLineChars="200" w:firstLine="632"/>
        <w:rPr>
          <w:rFonts w:ascii="仿宋_GB2312" w:hint="eastAsia"/>
          <w:szCs w:val="48"/>
        </w:rPr>
      </w:pPr>
      <w:r>
        <w:rPr>
          <w:rFonts w:ascii="仿宋_GB2312" w:hint="eastAsia"/>
          <w:szCs w:val="48"/>
        </w:rPr>
        <w:t>4、表内填写不下的内容，可另加A4纸作为附页。</w:t>
      </w:r>
    </w:p>
    <w:p w14:paraId="3E93529D" w14:textId="77777777" w:rsidR="007F28A1" w:rsidRDefault="007F28A1">
      <w:pPr>
        <w:tabs>
          <w:tab w:val="left" w:pos="1376"/>
          <w:tab w:val="left" w:pos="9246"/>
        </w:tabs>
        <w:ind w:firstLineChars="200" w:firstLine="632"/>
        <w:jc w:val="left"/>
        <w:rPr>
          <w:rFonts w:ascii="仿宋_GB2312" w:hint="eastAsia"/>
          <w:szCs w:val="48"/>
        </w:rPr>
      </w:pPr>
      <w:r>
        <w:rPr>
          <w:rFonts w:ascii="仿宋_GB2312" w:hint="eastAsia"/>
          <w:szCs w:val="48"/>
        </w:rPr>
        <w:t>5、本表填写一式三份。</w:t>
      </w:r>
    </w:p>
    <w:p w14:paraId="34D53956" w14:textId="77777777" w:rsidR="007F28A1" w:rsidRDefault="007F28A1">
      <w:pPr>
        <w:rPr>
          <w:rFonts w:ascii="黑体" w:eastAsia="黑体" w:hint="eastAsia"/>
        </w:rPr>
      </w:pPr>
    </w:p>
    <w:p w14:paraId="73056C16" w14:textId="77777777" w:rsidR="007F28A1" w:rsidRDefault="007F28A1">
      <w:pPr>
        <w:rPr>
          <w:rFonts w:ascii="黑体" w:eastAsia="黑体" w:hint="eastAsia"/>
          <w:b/>
          <w:bCs/>
          <w:sz w:val="52"/>
        </w:rPr>
      </w:pPr>
    </w:p>
    <w:p w14:paraId="32106BA6" w14:textId="77777777" w:rsidR="007F28A1" w:rsidRDefault="007F28A1">
      <w:pPr>
        <w:rPr>
          <w:rFonts w:hint="eastAsia"/>
        </w:rPr>
      </w:pPr>
    </w:p>
    <w:p w14:paraId="3AFE8942" w14:textId="77777777" w:rsidR="007F28A1" w:rsidRDefault="007F28A1">
      <w:pPr>
        <w:rPr>
          <w:rFonts w:hint="eastAsia"/>
        </w:rPr>
      </w:pPr>
    </w:p>
    <w:p w14:paraId="51E48D88" w14:textId="77777777" w:rsidR="007F28A1" w:rsidRDefault="007F28A1">
      <w:pPr>
        <w:rPr>
          <w:rFonts w:hint="eastAsia"/>
        </w:rPr>
      </w:pPr>
    </w:p>
    <w:p w14:paraId="48166B1B" w14:textId="77777777" w:rsidR="007F28A1" w:rsidRDefault="007F28A1">
      <w:pPr>
        <w:rPr>
          <w:rFonts w:hint="eastAsia"/>
        </w:rPr>
      </w:pPr>
    </w:p>
    <w:p w14:paraId="1F17B657" w14:textId="77777777" w:rsidR="007F28A1" w:rsidRDefault="007F28A1">
      <w:pPr>
        <w:rPr>
          <w:rFonts w:hint="eastAsia"/>
        </w:rPr>
      </w:pPr>
    </w:p>
    <w:p w14:paraId="6BBADEAD" w14:textId="77777777" w:rsidR="007F28A1" w:rsidRDefault="007F28A1">
      <w:pPr>
        <w:rPr>
          <w:rFonts w:hint="eastAsia"/>
        </w:rPr>
      </w:pPr>
    </w:p>
    <w:p w14:paraId="7AFD8017" w14:textId="77777777" w:rsidR="007F28A1" w:rsidRDefault="007F28A1">
      <w:pPr>
        <w:rPr>
          <w:rFonts w:hint="eastAsia"/>
        </w:rPr>
      </w:pPr>
    </w:p>
    <w:p w14:paraId="6A27EC43" w14:textId="77777777" w:rsidR="007F28A1" w:rsidRDefault="007F28A1">
      <w:pPr>
        <w:spacing w:line="200" w:lineRule="exact"/>
        <w:rPr>
          <w:rFonts w:hint="eastAsia"/>
        </w:rPr>
      </w:pPr>
    </w:p>
    <w:tbl>
      <w:tblPr>
        <w:tblW w:w="88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3"/>
        <w:gridCol w:w="1750"/>
        <w:gridCol w:w="899"/>
        <w:gridCol w:w="900"/>
        <w:gridCol w:w="1155"/>
        <w:gridCol w:w="510"/>
        <w:gridCol w:w="780"/>
        <w:gridCol w:w="1664"/>
      </w:tblGrid>
      <w:tr w:rsidR="007F28A1" w14:paraId="178DC941" w14:textId="77777777">
        <w:tblPrEx>
          <w:tblCellMar>
            <w:top w:w="0" w:type="dxa"/>
            <w:bottom w:w="0" w:type="dxa"/>
          </w:tblCellMar>
        </w:tblPrEx>
        <w:trPr>
          <w:cantSplit/>
          <w:trHeight w:val="567"/>
        </w:trPr>
        <w:tc>
          <w:tcPr>
            <w:tcW w:w="3852" w:type="dxa"/>
            <w:gridSpan w:val="3"/>
            <w:tcBorders>
              <w:bottom w:val="single" w:sz="4" w:space="0" w:color="auto"/>
            </w:tcBorders>
            <w:vAlign w:val="center"/>
          </w:tcPr>
          <w:p w14:paraId="189FB490" w14:textId="77777777" w:rsidR="007F28A1" w:rsidRDefault="007F28A1">
            <w:pPr>
              <w:rPr>
                <w:rFonts w:ascii="宋体" w:eastAsia="宋体" w:hAnsi="宋体" w:hint="eastAsia"/>
                <w:sz w:val="24"/>
                <w:szCs w:val="48"/>
              </w:rPr>
            </w:pPr>
            <w:r>
              <w:rPr>
                <w:rFonts w:ascii="宋体" w:eastAsia="宋体" w:hAnsi="宋体" w:hint="eastAsia"/>
                <w:sz w:val="24"/>
                <w:szCs w:val="48"/>
              </w:rPr>
              <w:t>鉴定机构名称</w:t>
            </w:r>
          </w:p>
        </w:tc>
        <w:tc>
          <w:tcPr>
            <w:tcW w:w="5009" w:type="dxa"/>
            <w:gridSpan w:val="5"/>
            <w:tcBorders>
              <w:bottom w:val="single" w:sz="4" w:space="0" w:color="auto"/>
            </w:tcBorders>
            <w:vAlign w:val="center"/>
          </w:tcPr>
          <w:p w14:paraId="41DEB335" w14:textId="77777777" w:rsidR="007F28A1" w:rsidRDefault="007F28A1">
            <w:pPr>
              <w:rPr>
                <w:rFonts w:ascii="宋体" w:eastAsia="宋体" w:hAnsi="宋体" w:hint="eastAsia"/>
                <w:sz w:val="24"/>
                <w:szCs w:val="48"/>
              </w:rPr>
            </w:pPr>
          </w:p>
        </w:tc>
      </w:tr>
      <w:tr w:rsidR="007F28A1" w14:paraId="5CB01E24" w14:textId="77777777">
        <w:tblPrEx>
          <w:tblCellMar>
            <w:top w:w="0" w:type="dxa"/>
            <w:bottom w:w="0" w:type="dxa"/>
          </w:tblCellMar>
        </w:tblPrEx>
        <w:trPr>
          <w:cantSplit/>
          <w:trHeight w:val="567"/>
        </w:trPr>
        <w:tc>
          <w:tcPr>
            <w:tcW w:w="3852" w:type="dxa"/>
            <w:gridSpan w:val="3"/>
            <w:tcBorders>
              <w:bottom w:val="single" w:sz="4" w:space="0" w:color="auto"/>
            </w:tcBorders>
            <w:vAlign w:val="center"/>
          </w:tcPr>
          <w:p w14:paraId="356E83A7" w14:textId="77777777" w:rsidR="007F28A1" w:rsidRDefault="007F28A1">
            <w:pPr>
              <w:rPr>
                <w:rFonts w:ascii="宋体" w:eastAsia="宋体" w:hAnsi="宋体" w:hint="eastAsia"/>
                <w:sz w:val="24"/>
                <w:szCs w:val="48"/>
              </w:rPr>
            </w:pPr>
            <w:r>
              <w:rPr>
                <w:rFonts w:ascii="宋体" w:eastAsia="宋体" w:hAnsi="宋体" w:hint="eastAsia"/>
                <w:sz w:val="24"/>
                <w:szCs w:val="48"/>
              </w:rPr>
              <w:t>鉴定机构资格证书编号</w:t>
            </w:r>
          </w:p>
        </w:tc>
        <w:tc>
          <w:tcPr>
            <w:tcW w:w="5009" w:type="dxa"/>
            <w:gridSpan w:val="5"/>
            <w:tcBorders>
              <w:bottom w:val="single" w:sz="4" w:space="0" w:color="auto"/>
            </w:tcBorders>
            <w:vAlign w:val="center"/>
          </w:tcPr>
          <w:p w14:paraId="6BBD6A9E" w14:textId="77777777" w:rsidR="007F28A1" w:rsidRDefault="007F28A1">
            <w:pPr>
              <w:rPr>
                <w:rFonts w:ascii="宋体" w:eastAsia="宋体" w:hAnsi="宋体" w:hint="eastAsia"/>
                <w:sz w:val="24"/>
                <w:szCs w:val="48"/>
              </w:rPr>
            </w:pPr>
          </w:p>
        </w:tc>
      </w:tr>
      <w:tr w:rsidR="007F28A1" w14:paraId="08D4BBE6" w14:textId="77777777">
        <w:tblPrEx>
          <w:tblCellMar>
            <w:top w:w="0" w:type="dxa"/>
            <w:bottom w:w="0" w:type="dxa"/>
          </w:tblCellMar>
        </w:tblPrEx>
        <w:trPr>
          <w:cantSplit/>
          <w:trHeight w:val="567"/>
        </w:trPr>
        <w:tc>
          <w:tcPr>
            <w:tcW w:w="1203" w:type="dxa"/>
            <w:tcBorders>
              <w:bottom w:val="single" w:sz="4" w:space="0" w:color="auto"/>
            </w:tcBorders>
            <w:vAlign w:val="center"/>
          </w:tcPr>
          <w:p w14:paraId="6B8136E6" w14:textId="77777777" w:rsidR="007F28A1" w:rsidRDefault="007F28A1">
            <w:pPr>
              <w:rPr>
                <w:rFonts w:ascii="宋体" w:eastAsia="宋体" w:hAnsi="宋体" w:hint="eastAsia"/>
                <w:sz w:val="24"/>
                <w:szCs w:val="48"/>
              </w:rPr>
            </w:pPr>
            <w:r>
              <w:rPr>
                <w:rFonts w:ascii="宋体" w:eastAsia="宋体" w:hAnsi="宋体" w:hint="eastAsia"/>
                <w:sz w:val="24"/>
                <w:szCs w:val="48"/>
              </w:rPr>
              <w:t>负责人</w:t>
            </w:r>
          </w:p>
        </w:tc>
        <w:tc>
          <w:tcPr>
            <w:tcW w:w="2649" w:type="dxa"/>
            <w:gridSpan w:val="2"/>
            <w:tcBorders>
              <w:bottom w:val="single" w:sz="4" w:space="0" w:color="auto"/>
            </w:tcBorders>
            <w:vAlign w:val="center"/>
          </w:tcPr>
          <w:p w14:paraId="5723FE01" w14:textId="77777777" w:rsidR="007F28A1" w:rsidRDefault="007F28A1">
            <w:pPr>
              <w:rPr>
                <w:rFonts w:ascii="宋体" w:eastAsia="宋体" w:hAnsi="宋体" w:hint="eastAsia"/>
                <w:sz w:val="24"/>
                <w:szCs w:val="48"/>
              </w:rPr>
            </w:pPr>
          </w:p>
        </w:tc>
        <w:tc>
          <w:tcPr>
            <w:tcW w:w="900" w:type="dxa"/>
            <w:tcBorders>
              <w:bottom w:val="single" w:sz="4" w:space="0" w:color="auto"/>
            </w:tcBorders>
            <w:vAlign w:val="center"/>
          </w:tcPr>
          <w:p w14:paraId="1AD44E4C" w14:textId="77777777" w:rsidR="007F28A1" w:rsidRDefault="007F28A1">
            <w:pPr>
              <w:rPr>
                <w:rFonts w:ascii="宋体" w:eastAsia="宋体" w:hAnsi="宋体" w:hint="eastAsia"/>
                <w:sz w:val="24"/>
                <w:szCs w:val="48"/>
              </w:rPr>
            </w:pPr>
            <w:r>
              <w:rPr>
                <w:rFonts w:ascii="宋体" w:eastAsia="宋体" w:hAnsi="宋体" w:hint="eastAsia"/>
                <w:sz w:val="24"/>
                <w:szCs w:val="48"/>
              </w:rPr>
              <w:t>地址</w:t>
            </w:r>
          </w:p>
        </w:tc>
        <w:tc>
          <w:tcPr>
            <w:tcW w:w="4109" w:type="dxa"/>
            <w:gridSpan w:val="4"/>
            <w:tcBorders>
              <w:bottom w:val="single" w:sz="4" w:space="0" w:color="auto"/>
            </w:tcBorders>
            <w:vAlign w:val="center"/>
          </w:tcPr>
          <w:p w14:paraId="5DCC7C98" w14:textId="77777777" w:rsidR="007F28A1" w:rsidRDefault="007F28A1">
            <w:pPr>
              <w:rPr>
                <w:rFonts w:ascii="宋体" w:eastAsia="宋体" w:hAnsi="宋体" w:hint="eastAsia"/>
                <w:sz w:val="24"/>
                <w:szCs w:val="48"/>
              </w:rPr>
            </w:pPr>
          </w:p>
        </w:tc>
      </w:tr>
      <w:tr w:rsidR="007F28A1" w14:paraId="38025FD1" w14:textId="77777777">
        <w:tblPrEx>
          <w:tblCellMar>
            <w:top w:w="0" w:type="dxa"/>
            <w:bottom w:w="0" w:type="dxa"/>
          </w:tblCellMar>
        </w:tblPrEx>
        <w:trPr>
          <w:cantSplit/>
          <w:trHeight w:val="567"/>
        </w:trPr>
        <w:tc>
          <w:tcPr>
            <w:tcW w:w="1203" w:type="dxa"/>
            <w:tcBorders>
              <w:bottom w:val="single" w:sz="4" w:space="0" w:color="auto"/>
            </w:tcBorders>
            <w:vAlign w:val="center"/>
          </w:tcPr>
          <w:p w14:paraId="64391083" w14:textId="77777777" w:rsidR="007F28A1" w:rsidRDefault="007F28A1">
            <w:pPr>
              <w:rPr>
                <w:rFonts w:ascii="宋体" w:eastAsia="宋体" w:hAnsi="宋体" w:hint="eastAsia"/>
                <w:sz w:val="24"/>
                <w:szCs w:val="48"/>
              </w:rPr>
            </w:pPr>
            <w:r>
              <w:rPr>
                <w:rFonts w:ascii="宋体" w:eastAsia="宋体" w:hAnsi="宋体" w:hint="eastAsia"/>
                <w:sz w:val="24"/>
                <w:szCs w:val="48"/>
              </w:rPr>
              <w:t>电  话</w:t>
            </w:r>
          </w:p>
        </w:tc>
        <w:tc>
          <w:tcPr>
            <w:tcW w:w="2649" w:type="dxa"/>
            <w:gridSpan w:val="2"/>
            <w:tcBorders>
              <w:bottom w:val="single" w:sz="4" w:space="0" w:color="auto"/>
            </w:tcBorders>
            <w:vAlign w:val="center"/>
          </w:tcPr>
          <w:p w14:paraId="7C3B6700" w14:textId="77777777" w:rsidR="007F28A1" w:rsidRDefault="007F28A1">
            <w:pPr>
              <w:rPr>
                <w:rFonts w:ascii="宋体" w:eastAsia="宋体" w:hAnsi="宋体" w:hint="eastAsia"/>
                <w:sz w:val="24"/>
                <w:szCs w:val="48"/>
              </w:rPr>
            </w:pPr>
          </w:p>
        </w:tc>
        <w:tc>
          <w:tcPr>
            <w:tcW w:w="900" w:type="dxa"/>
            <w:tcBorders>
              <w:bottom w:val="single" w:sz="4" w:space="0" w:color="auto"/>
            </w:tcBorders>
            <w:vAlign w:val="center"/>
          </w:tcPr>
          <w:p w14:paraId="0DEB5D0B" w14:textId="77777777" w:rsidR="007F28A1" w:rsidRDefault="007F28A1">
            <w:pPr>
              <w:rPr>
                <w:rFonts w:ascii="宋体" w:eastAsia="宋体" w:hAnsi="宋体" w:hint="eastAsia"/>
                <w:sz w:val="24"/>
                <w:szCs w:val="48"/>
              </w:rPr>
            </w:pPr>
            <w:r>
              <w:rPr>
                <w:rFonts w:ascii="宋体" w:eastAsia="宋体" w:hAnsi="宋体" w:hint="eastAsia"/>
                <w:sz w:val="24"/>
                <w:szCs w:val="48"/>
              </w:rPr>
              <w:t>传真</w:t>
            </w:r>
          </w:p>
        </w:tc>
        <w:tc>
          <w:tcPr>
            <w:tcW w:w="1665" w:type="dxa"/>
            <w:gridSpan w:val="2"/>
            <w:tcBorders>
              <w:bottom w:val="single" w:sz="4" w:space="0" w:color="auto"/>
            </w:tcBorders>
            <w:vAlign w:val="center"/>
          </w:tcPr>
          <w:p w14:paraId="195D3428" w14:textId="77777777" w:rsidR="007F28A1" w:rsidRDefault="007F28A1">
            <w:pPr>
              <w:rPr>
                <w:rFonts w:ascii="宋体" w:eastAsia="宋体" w:hAnsi="宋体" w:hint="eastAsia"/>
                <w:sz w:val="24"/>
                <w:szCs w:val="48"/>
              </w:rPr>
            </w:pPr>
          </w:p>
        </w:tc>
        <w:tc>
          <w:tcPr>
            <w:tcW w:w="780" w:type="dxa"/>
            <w:tcBorders>
              <w:bottom w:val="single" w:sz="4" w:space="0" w:color="auto"/>
            </w:tcBorders>
            <w:vAlign w:val="center"/>
          </w:tcPr>
          <w:p w14:paraId="27A6AF1C" w14:textId="77777777" w:rsidR="007F28A1" w:rsidRDefault="007F28A1">
            <w:pPr>
              <w:rPr>
                <w:rFonts w:ascii="宋体" w:eastAsia="宋体" w:hAnsi="宋体" w:hint="eastAsia"/>
                <w:sz w:val="24"/>
                <w:szCs w:val="48"/>
              </w:rPr>
            </w:pPr>
            <w:r>
              <w:rPr>
                <w:rFonts w:ascii="宋体" w:eastAsia="宋体" w:hAnsi="宋体" w:hint="eastAsia"/>
                <w:sz w:val="24"/>
                <w:szCs w:val="48"/>
              </w:rPr>
              <w:t>邮编</w:t>
            </w:r>
          </w:p>
        </w:tc>
        <w:tc>
          <w:tcPr>
            <w:tcW w:w="1664" w:type="dxa"/>
            <w:tcBorders>
              <w:bottom w:val="single" w:sz="4" w:space="0" w:color="auto"/>
            </w:tcBorders>
            <w:vAlign w:val="center"/>
          </w:tcPr>
          <w:p w14:paraId="40989113" w14:textId="77777777" w:rsidR="007F28A1" w:rsidRDefault="007F28A1">
            <w:pPr>
              <w:rPr>
                <w:rFonts w:ascii="宋体" w:eastAsia="宋体" w:hAnsi="宋体" w:hint="eastAsia"/>
                <w:sz w:val="24"/>
                <w:szCs w:val="48"/>
              </w:rPr>
            </w:pPr>
          </w:p>
        </w:tc>
      </w:tr>
      <w:tr w:rsidR="007F28A1" w14:paraId="32A38208" w14:textId="77777777">
        <w:tblPrEx>
          <w:tblCellMar>
            <w:top w:w="0" w:type="dxa"/>
            <w:bottom w:w="0" w:type="dxa"/>
          </w:tblCellMar>
        </w:tblPrEx>
        <w:trPr>
          <w:cantSplit/>
          <w:trHeight w:val="2630"/>
        </w:trPr>
        <w:tc>
          <w:tcPr>
            <w:tcW w:w="8861" w:type="dxa"/>
            <w:gridSpan w:val="8"/>
            <w:vAlign w:val="center"/>
          </w:tcPr>
          <w:p w14:paraId="4E22AD91" w14:textId="77777777" w:rsidR="007F28A1" w:rsidRDefault="007F28A1">
            <w:pPr>
              <w:widowControl/>
              <w:rPr>
                <w:rFonts w:ascii="宋体" w:eastAsia="宋体" w:hAnsi="宋体" w:cs="宋体" w:hint="eastAsia"/>
                <w:kern w:val="0"/>
                <w:sz w:val="24"/>
                <w:szCs w:val="28"/>
              </w:rPr>
            </w:pPr>
            <w:r>
              <w:rPr>
                <w:rFonts w:ascii="宋体" w:eastAsia="宋体" w:hAnsi="宋体" w:cs="宋体" w:hint="eastAsia"/>
                <w:kern w:val="0"/>
                <w:sz w:val="24"/>
                <w:szCs w:val="28"/>
              </w:rPr>
              <w:t>原鉴定业务类别（括号内填写“</w:t>
            </w:r>
            <w:r>
              <w:rPr>
                <w:rFonts w:ascii="宋体" w:eastAsia="宋体" w:hAnsi="宋体" w:cs="宋体"/>
                <w:kern w:val="0"/>
                <w:sz w:val="24"/>
                <w:szCs w:val="28"/>
              </w:rPr>
              <w:t>√”）</w:t>
            </w:r>
            <w:r>
              <w:rPr>
                <w:rFonts w:ascii="宋体" w:eastAsia="宋体" w:hAnsi="宋体" w:cs="宋体" w:hint="eastAsia"/>
                <w:kern w:val="0"/>
                <w:sz w:val="24"/>
                <w:szCs w:val="28"/>
              </w:rPr>
              <w:t>：</w:t>
            </w:r>
          </w:p>
          <w:p w14:paraId="236968F2" w14:textId="77777777" w:rsidR="007F28A1" w:rsidRDefault="007F28A1">
            <w:pPr>
              <w:widowControl/>
              <w:rPr>
                <w:rFonts w:ascii="宋体" w:eastAsia="宋体" w:hAnsi="宋体" w:cs="宋体" w:hint="eastAsia"/>
                <w:kern w:val="0"/>
                <w:sz w:val="24"/>
                <w:szCs w:val="28"/>
              </w:rPr>
            </w:pPr>
            <w:r>
              <w:rPr>
                <w:rFonts w:ascii="宋体" w:eastAsia="宋体" w:hAnsi="宋体" w:cs="宋体"/>
                <w:kern w:val="0"/>
                <w:sz w:val="24"/>
                <w:szCs w:val="28"/>
              </w:rPr>
              <w:t xml:space="preserve">A 法 医 类 [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A1法医病理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A2 法医临床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A3 法医精神病</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1DEBDA84" w14:textId="77777777" w:rsidR="007F28A1" w:rsidRDefault="007F28A1">
            <w:pPr>
              <w:widowControl/>
              <w:ind w:leftChars="640" w:left="2113" w:hangingChars="39" w:hanging="92"/>
              <w:rPr>
                <w:rFonts w:ascii="宋体" w:eastAsia="宋体" w:hAnsi="宋体" w:cs="宋体" w:hint="eastAsia"/>
                <w:kern w:val="0"/>
                <w:sz w:val="24"/>
                <w:szCs w:val="28"/>
              </w:rPr>
            </w:pPr>
            <w:r>
              <w:rPr>
                <w:rFonts w:ascii="宋体" w:eastAsia="宋体" w:hAnsi="宋体" w:cs="宋体" w:hint="eastAsia"/>
                <w:kern w:val="0"/>
                <w:sz w:val="24"/>
                <w:szCs w:val="28"/>
              </w:rPr>
              <w:t xml:space="preserve">A4法医物证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A5 法医毒物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7C2AC22E" w14:textId="77777777" w:rsidR="007F28A1" w:rsidRDefault="007F28A1">
            <w:pPr>
              <w:widowControl/>
              <w:rPr>
                <w:rFonts w:ascii="宋体" w:eastAsia="宋体" w:hAnsi="宋体" w:cs="宋体" w:hint="eastAsia"/>
                <w:kern w:val="0"/>
                <w:sz w:val="24"/>
                <w:szCs w:val="28"/>
              </w:rPr>
            </w:pPr>
            <w:r>
              <w:rPr>
                <w:rFonts w:ascii="宋体" w:eastAsia="宋体" w:hAnsi="宋体" w:cs="宋体"/>
                <w:kern w:val="0"/>
                <w:sz w:val="24"/>
                <w:szCs w:val="28"/>
              </w:rPr>
              <w:t xml:space="preserve">B </w:t>
            </w:r>
            <w:r>
              <w:rPr>
                <w:rFonts w:ascii="宋体" w:eastAsia="宋体" w:hAnsi="宋体" w:cs="宋体" w:hint="eastAsia"/>
                <w:kern w:val="0"/>
                <w:sz w:val="24"/>
                <w:szCs w:val="28"/>
              </w:rPr>
              <w:t xml:space="preserve">物 证 类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B1</w:t>
            </w:r>
            <w:r>
              <w:rPr>
                <w:rFonts w:ascii="宋体" w:eastAsia="宋体" w:hAnsi="宋体" w:cs="宋体"/>
                <w:kern w:val="0"/>
                <w:sz w:val="24"/>
                <w:szCs w:val="28"/>
              </w:rPr>
              <w:t>文件检验</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B2</w:t>
            </w:r>
            <w:r>
              <w:rPr>
                <w:rFonts w:ascii="宋体" w:eastAsia="宋体" w:hAnsi="宋体" w:cs="宋体"/>
                <w:kern w:val="0"/>
                <w:sz w:val="24"/>
                <w:szCs w:val="28"/>
              </w:rPr>
              <w:t xml:space="preserve"> 痕迹检验 [ </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B3</w:t>
            </w:r>
            <w:r>
              <w:rPr>
                <w:rFonts w:ascii="宋体" w:eastAsia="宋体" w:hAnsi="宋体" w:cs="宋体"/>
                <w:kern w:val="0"/>
                <w:sz w:val="24"/>
                <w:szCs w:val="28"/>
              </w:rPr>
              <w:t xml:space="preserve"> </w:t>
            </w:r>
            <w:r>
              <w:rPr>
                <w:rFonts w:ascii="宋体" w:eastAsia="宋体" w:hAnsi="宋体" w:cs="宋体" w:hint="eastAsia"/>
                <w:kern w:val="0"/>
                <w:sz w:val="24"/>
                <w:szCs w:val="28"/>
              </w:rPr>
              <w:t>理化检验</w:t>
            </w:r>
            <w:r>
              <w:rPr>
                <w:rFonts w:ascii="宋体" w:eastAsia="宋体" w:hAnsi="宋体" w:cs="宋体"/>
                <w:kern w:val="0"/>
                <w:sz w:val="24"/>
                <w:szCs w:val="28"/>
              </w:rPr>
              <w:t xml:space="preserve"> [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0F6862D0" w14:textId="77777777" w:rsidR="007F28A1" w:rsidRDefault="007F28A1">
            <w:pPr>
              <w:rPr>
                <w:rFonts w:ascii="宋体" w:eastAsia="宋体" w:hAnsi="宋体" w:cs="宋体" w:hint="eastAsia"/>
                <w:kern w:val="0"/>
                <w:sz w:val="24"/>
                <w:szCs w:val="28"/>
              </w:rPr>
            </w:pPr>
            <w:r>
              <w:rPr>
                <w:rFonts w:ascii="宋体" w:eastAsia="宋体" w:hAnsi="宋体" w:cs="宋体" w:hint="eastAsia"/>
                <w:kern w:val="0"/>
                <w:sz w:val="24"/>
                <w:szCs w:val="28"/>
              </w:rPr>
              <w:t>C</w:t>
            </w:r>
            <w:r>
              <w:rPr>
                <w:rFonts w:ascii="宋体" w:eastAsia="宋体" w:hAnsi="宋体" w:cs="宋体"/>
                <w:kern w:val="0"/>
                <w:sz w:val="24"/>
                <w:szCs w:val="28"/>
              </w:rPr>
              <w:t xml:space="preserve"> 声像资料 [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D 司法会计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E</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心理测试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tc>
      </w:tr>
      <w:tr w:rsidR="007F28A1" w14:paraId="7C0E0CE7" w14:textId="77777777">
        <w:tblPrEx>
          <w:tblCellMar>
            <w:top w:w="0" w:type="dxa"/>
            <w:bottom w:w="0" w:type="dxa"/>
          </w:tblCellMar>
        </w:tblPrEx>
        <w:trPr>
          <w:cantSplit/>
          <w:trHeight w:val="2630"/>
        </w:trPr>
        <w:tc>
          <w:tcPr>
            <w:tcW w:w="8861" w:type="dxa"/>
            <w:gridSpan w:val="8"/>
          </w:tcPr>
          <w:p w14:paraId="45C036C9" w14:textId="77777777" w:rsidR="007F28A1" w:rsidRDefault="007F28A1">
            <w:pPr>
              <w:widowControl/>
              <w:rPr>
                <w:rFonts w:ascii="宋体" w:eastAsia="宋体" w:hAnsi="宋体" w:cs="宋体" w:hint="eastAsia"/>
                <w:kern w:val="0"/>
                <w:sz w:val="24"/>
                <w:szCs w:val="28"/>
              </w:rPr>
            </w:pPr>
            <w:r>
              <w:rPr>
                <w:rFonts w:ascii="宋体" w:eastAsia="宋体" w:hAnsi="宋体" w:cs="宋体" w:hint="eastAsia"/>
                <w:kern w:val="0"/>
                <w:sz w:val="24"/>
                <w:szCs w:val="28"/>
              </w:rPr>
              <w:t>申请变更后鉴定业务类别（括号内填写“</w:t>
            </w:r>
            <w:r>
              <w:rPr>
                <w:rFonts w:ascii="宋体" w:eastAsia="宋体" w:hAnsi="宋体" w:cs="宋体"/>
                <w:kern w:val="0"/>
                <w:sz w:val="24"/>
                <w:szCs w:val="28"/>
              </w:rPr>
              <w:t>√”）</w:t>
            </w:r>
            <w:r>
              <w:rPr>
                <w:rFonts w:ascii="宋体" w:eastAsia="宋体" w:hAnsi="宋体" w:cs="宋体" w:hint="eastAsia"/>
                <w:kern w:val="0"/>
                <w:sz w:val="24"/>
                <w:szCs w:val="28"/>
              </w:rPr>
              <w:t>：</w:t>
            </w:r>
          </w:p>
          <w:p w14:paraId="7A029A9A" w14:textId="77777777" w:rsidR="007F28A1" w:rsidRDefault="007F28A1">
            <w:pPr>
              <w:widowControl/>
              <w:rPr>
                <w:rFonts w:ascii="宋体" w:eastAsia="宋体" w:hAnsi="宋体" w:cs="宋体" w:hint="eastAsia"/>
                <w:kern w:val="0"/>
                <w:sz w:val="24"/>
                <w:szCs w:val="28"/>
              </w:rPr>
            </w:pPr>
            <w:r>
              <w:rPr>
                <w:rFonts w:ascii="宋体" w:eastAsia="宋体" w:hAnsi="宋体" w:cs="宋体"/>
                <w:kern w:val="0"/>
                <w:sz w:val="24"/>
                <w:szCs w:val="28"/>
              </w:rPr>
              <w:t xml:space="preserve">A 法 医 类 [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A1法医病理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A2 法医临床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A3 法医精神病</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50F20120" w14:textId="77777777" w:rsidR="007F28A1" w:rsidRDefault="007F28A1">
            <w:pPr>
              <w:widowControl/>
              <w:ind w:leftChars="640" w:left="2113" w:hangingChars="39" w:hanging="92"/>
              <w:rPr>
                <w:rFonts w:ascii="宋体" w:eastAsia="宋体" w:hAnsi="宋体" w:cs="宋体" w:hint="eastAsia"/>
                <w:kern w:val="0"/>
                <w:sz w:val="24"/>
                <w:szCs w:val="28"/>
              </w:rPr>
            </w:pPr>
            <w:r>
              <w:rPr>
                <w:rFonts w:ascii="宋体" w:eastAsia="宋体" w:hAnsi="宋体" w:cs="宋体" w:hint="eastAsia"/>
                <w:kern w:val="0"/>
                <w:sz w:val="24"/>
                <w:szCs w:val="28"/>
              </w:rPr>
              <w:t xml:space="preserve">A4法医物证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A5 法医毒物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6F221A24" w14:textId="77777777" w:rsidR="007F28A1" w:rsidRDefault="007F28A1">
            <w:pPr>
              <w:widowControl/>
              <w:rPr>
                <w:rFonts w:ascii="宋体" w:eastAsia="宋体" w:hAnsi="宋体" w:cs="宋体" w:hint="eastAsia"/>
                <w:kern w:val="0"/>
                <w:sz w:val="24"/>
                <w:szCs w:val="28"/>
              </w:rPr>
            </w:pPr>
            <w:r>
              <w:rPr>
                <w:rFonts w:ascii="宋体" w:eastAsia="宋体" w:hAnsi="宋体" w:cs="宋体"/>
                <w:kern w:val="0"/>
                <w:sz w:val="24"/>
                <w:szCs w:val="28"/>
              </w:rPr>
              <w:t xml:space="preserve">B </w:t>
            </w:r>
            <w:r>
              <w:rPr>
                <w:rFonts w:ascii="宋体" w:eastAsia="宋体" w:hAnsi="宋体" w:cs="宋体" w:hint="eastAsia"/>
                <w:kern w:val="0"/>
                <w:sz w:val="24"/>
                <w:szCs w:val="28"/>
              </w:rPr>
              <w:t xml:space="preserve">物 证 类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B1</w:t>
            </w:r>
            <w:r>
              <w:rPr>
                <w:rFonts w:ascii="宋体" w:eastAsia="宋体" w:hAnsi="宋体" w:cs="宋体"/>
                <w:kern w:val="0"/>
                <w:sz w:val="24"/>
                <w:szCs w:val="28"/>
              </w:rPr>
              <w:t>文件检验</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B2</w:t>
            </w:r>
            <w:r>
              <w:rPr>
                <w:rFonts w:ascii="宋体" w:eastAsia="宋体" w:hAnsi="宋体" w:cs="宋体"/>
                <w:kern w:val="0"/>
                <w:sz w:val="24"/>
                <w:szCs w:val="28"/>
              </w:rPr>
              <w:t xml:space="preserve"> 痕迹检验 [ </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B3</w:t>
            </w:r>
            <w:r>
              <w:rPr>
                <w:rFonts w:ascii="宋体" w:eastAsia="宋体" w:hAnsi="宋体" w:cs="宋体"/>
                <w:kern w:val="0"/>
                <w:sz w:val="24"/>
                <w:szCs w:val="28"/>
              </w:rPr>
              <w:t xml:space="preserve"> </w:t>
            </w:r>
            <w:r>
              <w:rPr>
                <w:rFonts w:ascii="宋体" w:eastAsia="宋体" w:hAnsi="宋体" w:cs="宋体" w:hint="eastAsia"/>
                <w:kern w:val="0"/>
                <w:sz w:val="24"/>
                <w:szCs w:val="28"/>
              </w:rPr>
              <w:t>理化检验</w:t>
            </w:r>
            <w:r>
              <w:rPr>
                <w:rFonts w:ascii="宋体" w:eastAsia="宋体" w:hAnsi="宋体" w:cs="宋体"/>
                <w:kern w:val="0"/>
                <w:sz w:val="24"/>
                <w:szCs w:val="28"/>
              </w:rPr>
              <w:t xml:space="preserve"> [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0A51B80A" w14:textId="77777777" w:rsidR="007F28A1" w:rsidRDefault="007F28A1">
            <w:pPr>
              <w:widowControl/>
              <w:rPr>
                <w:rFonts w:ascii="宋体" w:eastAsia="宋体" w:hAnsi="宋体" w:cs="宋体" w:hint="eastAsia"/>
                <w:kern w:val="0"/>
                <w:sz w:val="24"/>
                <w:szCs w:val="28"/>
              </w:rPr>
            </w:pPr>
            <w:r>
              <w:rPr>
                <w:rFonts w:ascii="宋体" w:eastAsia="宋体" w:hAnsi="宋体" w:cs="宋体" w:hint="eastAsia"/>
                <w:kern w:val="0"/>
                <w:sz w:val="24"/>
                <w:szCs w:val="28"/>
              </w:rPr>
              <w:t>C</w:t>
            </w:r>
            <w:r>
              <w:rPr>
                <w:rFonts w:ascii="宋体" w:eastAsia="宋体" w:hAnsi="宋体" w:cs="宋体"/>
                <w:kern w:val="0"/>
                <w:sz w:val="24"/>
                <w:szCs w:val="28"/>
              </w:rPr>
              <w:t xml:space="preserve"> 声像资料 [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D 司法会计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E</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心理测试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tc>
      </w:tr>
      <w:tr w:rsidR="007F28A1" w14:paraId="478CDF62" w14:textId="77777777">
        <w:tblPrEx>
          <w:tblCellMar>
            <w:top w:w="0" w:type="dxa"/>
            <w:bottom w:w="0" w:type="dxa"/>
          </w:tblCellMar>
        </w:tblPrEx>
        <w:trPr>
          <w:cantSplit/>
          <w:trHeight w:hRule="exact" w:val="539"/>
        </w:trPr>
        <w:tc>
          <w:tcPr>
            <w:tcW w:w="8861" w:type="dxa"/>
            <w:gridSpan w:val="8"/>
          </w:tcPr>
          <w:p w14:paraId="4211FFBD" w14:textId="77777777" w:rsidR="007F28A1" w:rsidRDefault="007F28A1">
            <w:pPr>
              <w:widowControl/>
              <w:jc w:val="center"/>
              <w:rPr>
                <w:rFonts w:ascii="宋体" w:eastAsia="宋体" w:hAnsi="宋体" w:cs="宋体" w:hint="eastAsia"/>
                <w:kern w:val="0"/>
                <w:sz w:val="24"/>
                <w:szCs w:val="28"/>
              </w:rPr>
            </w:pPr>
            <w:r>
              <w:rPr>
                <w:rFonts w:ascii="宋体" w:eastAsia="宋体" w:hAnsi="宋体" w:cs="宋体" w:hint="eastAsia"/>
                <w:kern w:val="0"/>
                <w:sz w:val="24"/>
                <w:szCs w:val="28"/>
              </w:rPr>
              <w:t>其他申请变更的事项</w:t>
            </w:r>
          </w:p>
        </w:tc>
      </w:tr>
      <w:tr w:rsidR="007F28A1" w14:paraId="5EF8A76D" w14:textId="77777777">
        <w:tblPrEx>
          <w:tblCellMar>
            <w:top w:w="0" w:type="dxa"/>
            <w:bottom w:w="0" w:type="dxa"/>
          </w:tblCellMar>
        </w:tblPrEx>
        <w:trPr>
          <w:cantSplit/>
          <w:trHeight w:hRule="exact" w:val="539"/>
        </w:trPr>
        <w:tc>
          <w:tcPr>
            <w:tcW w:w="2953" w:type="dxa"/>
            <w:gridSpan w:val="2"/>
          </w:tcPr>
          <w:p w14:paraId="026297C2" w14:textId="77777777" w:rsidR="007F28A1" w:rsidRDefault="007F28A1">
            <w:pPr>
              <w:widowControl/>
              <w:jc w:val="center"/>
              <w:rPr>
                <w:rFonts w:ascii="宋体" w:eastAsia="宋体" w:hAnsi="宋体" w:cs="宋体" w:hint="eastAsia"/>
                <w:kern w:val="0"/>
                <w:sz w:val="24"/>
                <w:szCs w:val="28"/>
              </w:rPr>
            </w:pPr>
            <w:r>
              <w:rPr>
                <w:rFonts w:ascii="宋体" w:eastAsia="宋体" w:hAnsi="宋体" w:cs="宋体" w:hint="eastAsia"/>
                <w:kern w:val="0"/>
                <w:sz w:val="24"/>
                <w:szCs w:val="28"/>
              </w:rPr>
              <w:t>变更前</w:t>
            </w:r>
          </w:p>
        </w:tc>
        <w:tc>
          <w:tcPr>
            <w:tcW w:w="2954" w:type="dxa"/>
            <w:gridSpan w:val="3"/>
          </w:tcPr>
          <w:p w14:paraId="1B64A932" w14:textId="77777777" w:rsidR="007F28A1" w:rsidRDefault="007F28A1">
            <w:pPr>
              <w:widowControl/>
              <w:jc w:val="center"/>
              <w:rPr>
                <w:rFonts w:ascii="宋体" w:eastAsia="宋体" w:hAnsi="宋体" w:cs="宋体" w:hint="eastAsia"/>
                <w:kern w:val="0"/>
                <w:sz w:val="24"/>
                <w:szCs w:val="28"/>
              </w:rPr>
            </w:pPr>
            <w:r>
              <w:rPr>
                <w:rFonts w:ascii="宋体" w:eastAsia="宋体" w:hAnsi="宋体" w:cs="宋体" w:hint="eastAsia"/>
                <w:kern w:val="0"/>
                <w:sz w:val="24"/>
                <w:szCs w:val="28"/>
              </w:rPr>
              <w:t>变更后</w:t>
            </w:r>
          </w:p>
        </w:tc>
        <w:tc>
          <w:tcPr>
            <w:tcW w:w="2954" w:type="dxa"/>
            <w:gridSpan w:val="3"/>
          </w:tcPr>
          <w:p w14:paraId="7FBBB416" w14:textId="77777777" w:rsidR="007F28A1" w:rsidRDefault="007F28A1">
            <w:pPr>
              <w:widowControl/>
              <w:jc w:val="center"/>
              <w:rPr>
                <w:rFonts w:ascii="宋体" w:eastAsia="宋体" w:hAnsi="宋体" w:cs="宋体" w:hint="eastAsia"/>
                <w:kern w:val="0"/>
                <w:sz w:val="24"/>
                <w:szCs w:val="28"/>
              </w:rPr>
            </w:pPr>
            <w:r>
              <w:rPr>
                <w:rFonts w:ascii="宋体" w:eastAsia="宋体" w:hAnsi="宋体" w:cs="宋体" w:hint="eastAsia"/>
                <w:kern w:val="0"/>
                <w:sz w:val="24"/>
                <w:szCs w:val="28"/>
              </w:rPr>
              <w:t>变更原因</w:t>
            </w:r>
          </w:p>
        </w:tc>
      </w:tr>
      <w:tr w:rsidR="007F28A1" w14:paraId="069677C1" w14:textId="77777777">
        <w:tblPrEx>
          <w:tblCellMar>
            <w:top w:w="0" w:type="dxa"/>
            <w:bottom w:w="0" w:type="dxa"/>
          </w:tblCellMar>
        </w:tblPrEx>
        <w:trPr>
          <w:cantSplit/>
          <w:trHeight w:hRule="exact" w:val="539"/>
        </w:trPr>
        <w:tc>
          <w:tcPr>
            <w:tcW w:w="2953" w:type="dxa"/>
            <w:gridSpan w:val="2"/>
          </w:tcPr>
          <w:p w14:paraId="043BEF1F" w14:textId="77777777" w:rsidR="007F28A1" w:rsidRDefault="007F28A1">
            <w:pPr>
              <w:widowControl/>
              <w:jc w:val="center"/>
              <w:rPr>
                <w:rFonts w:ascii="宋体" w:eastAsia="宋体" w:hAnsi="宋体" w:cs="宋体" w:hint="eastAsia"/>
                <w:kern w:val="0"/>
                <w:sz w:val="24"/>
                <w:szCs w:val="28"/>
              </w:rPr>
            </w:pPr>
          </w:p>
        </w:tc>
        <w:tc>
          <w:tcPr>
            <w:tcW w:w="2954" w:type="dxa"/>
            <w:gridSpan w:val="3"/>
          </w:tcPr>
          <w:p w14:paraId="0A5128AB" w14:textId="77777777" w:rsidR="007F28A1" w:rsidRDefault="007F28A1">
            <w:pPr>
              <w:widowControl/>
              <w:jc w:val="center"/>
              <w:rPr>
                <w:rFonts w:ascii="宋体" w:eastAsia="宋体" w:hAnsi="宋体" w:cs="宋体" w:hint="eastAsia"/>
                <w:kern w:val="0"/>
                <w:sz w:val="24"/>
                <w:szCs w:val="28"/>
              </w:rPr>
            </w:pPr>
          </w:p>
        </w:tc>
        <w:tc>
          <w:tcPr>
            <w:tcW w:w="2954" w:type="dxa"/>
            <w:gridSpan w:val="3"/>
          </w:tcPr>
          <w:p w14:paraId="6691E8A2" w14:textId="77777777" w:rsidR="007F28A1" w:rsidRDefault="007F28A1">
            <w:pPr>
              <w:widowControl/>
              <w:jc w:val="center"/>
              <w:rPr>
                <w:rFonts w:ascii="宋体" w:eastAsia="宋体" w:hAnsi="宋体" w:cs="宋体" w:hint="eastAsia"/>
                <w:kern w:val="0"/>
                <w:sz w:val="24"/>
                <w:szCs w:val="28"/>
              </w:rPr>
            </w:pPr>
          </w:p>
        </w:tc>
      </w:tr>
      <w:tr w:rsidR="007F28A1" w14:paraId="4028175F" w14:textId="77777777">
        <w:tblPrEx>
          <w:tblCellMar>
            <w:top w:w="0" w:type="dxa"/>
            <w:bottom w:w="0" w:type="dxa"/>
          </w:tblCellMar>
        </w:tblPrEx>
        <w:trPr>
          <w:cantSplit/>
          <w:trHeight w:hRule="exact" w:val="539"/>
        </w:trPr>
        <w:tc>
          <w:tcPr>
            <w:tcW w:w="2953" w:type="dxa"/>
            <w:gridSpan w:val="2"/>
          </w:tcPr>
          <w:p w14:paraId="557CE5FA" w14:textId="77777777" w:rsidR="007F28A1" w:rsidRDefault="007F28A1">
            <w:pPr>
              <w:widowControl/>
              <w:jc w:val="center"/>
              <w:rPr>
                <w:rFonts w:ascii="宋体" w:eastAsia="宋体" w:hAnsi="宋体" w:cs="宋体" w:hint="eastAsia"/>
                <w:kern w:val="0"/>
                <w:sz w:val="24"/>
                <w:szCs w:val="28"/>
              </w:rPr>
            </w:pPr>
          </w:p>
        </w:tc>
        <w:tc>
          <w:tcPr>
            <w:tcW w:w="2954" w:type="dxa"/>
            <w:gridSpan w:val="3"/>
          </w:tcPr>
          <w:p w14:paraId="338F90DF" w14:textId="77777777" w:rsidR="007F28A1" w:rsidRDefault="007F28A1">
            <w:pPr>
              <w:widowControl/>
              <w:jc w:val="center"/>
              <w:rPr>
                <w:rFonts w:ascii="宋体" w:eastAsia="宋体" w:hAnsi="宋体" w:cs="宋体" w:hint="eastAsia"/>
                <w:kern w:val="0"/>
                <w:sz w:val="24"/>
                <w:szCs w:val="28"/>
              </w:rPr>
            </w:pPr>
          </w:p>
        </w:tc>
        <w:tc>
          <w:tcPr>
            <w:tcW w:w="2954" w:type="dxa"/>
            <w:gridSpan w:val="3"/>
          </w:tcPr>
          <w:p w14:paraId="25B587D1" w14:textId="77777777" w:rsidR="007F28A1" w:rsidRDefault="007F28A1">
            <w:pPr>
              <w:widowControl/>
              <w:jc w:val="center"/>
              <w:rPr>
                <w:rFonts w:ascii="宋体" w:eastAsia="宋体" w:hAnsi="宋体" w:cs="宋体" w:hint="eastAsia"/>
                <w:kern w:val="0"/>
                <w:sz w:val="24"/>
                <w:szCs w:val="28"/>
              </w:rPr>
            </w:pPr>
          </w:p>
        </w:tc>
      </w:tr>
      <w:tr w:rsidR="007F28A1" w14:paraId="7071611A" w14:textId="77777777">
        <w:tblPrEx>
          <w:tblCellMar>
            <w:top w:w="0" w:type="dxa"/>
            <w:bottom w:w="0" w:type="dxa"/>
          </w:tblCellMar>
        </w:tblPrEx>
        <w:trPr>
          <w:cantSplit/>
          <w:trHeight w:hRule="exact" w:val="539"/>
        </w:trPr>
        <w:tc>
          <w:tcPr>
            <w:tcW w:w="2953" w:type="dxa"/>
            <w:gridSpan w:val="2"/>
          </w:tcPr>
          <w:p w14:paraId="5D156510" w14:textId="77777777" w:rsidR="007F28A1" w:rsidRDefault="007F28A1">
            <w:pPr>
              <w:widowControl/>
              <w:jc w:val="center"/>
              <w:rPr>
                <w:rFonts w:ascii="宋体" w:eastAsia="宋体" w:hAnsi="宋体" w:cs="宋体" w:hint="eastAsia"/>
                <w:kern w:val="0"/>
                <w:sz w:val="24"/>
                <w:szCs w:val="28"/>
              </w:rPr>
            </w:pPr>
          </w:p>
        </w:tc>
        <w:tc>
          <w:tcPr>
            <w:tcW w:w="2954" w:type="dxa"/>
            <w:gridSpan w:val="3"/>
          </w:tcPr>
          <w:p w14:paraId="18D2F094" w14:textId="77777777" w:rsidR="007F28A1" w:rsidRDefault="007F28A1">
            <w:pPr>
              <w:widowControl/>
              <w:jc w:val="center"/>
              <w:rPr>
                <w:rFonts w:ascii="宋体" w:eastAsia="宋体" w:hAnsi="宋体" w:cs="宋体" w:hint="eastAsia"/>
                <w:kern w:val="0"/>
                <w:sz w:val="24"/>
                <w:szCs w:val="28"/>
              </w:rPr>
            </w:pPr>
          </w:p>
        </w:tc>
        <w:tc>
          <w:tcPr>
            <w:tcW w:w="2954" w:type="dxa"/>
            <w:gridSpan w:val="3"/>
          </w:tcPr>
          <w:p w14:paraId="6F642877" w14:textId="77777777" w:rsidR="007F28A1" w:rsidRDefault="007F28A1">
            <w:pPr>
              <w:widowControl/>
              <w:jc w:val="center"/>
              <w:rPr>
                <w:rFonts w:ascii="宋体" w:eastAsia="宋体" w:hAnsi="宋体" w:cs="宋体" w:hint="eastAsia"/>
                <w:kern w:val="0"/>
                <w:sz w:val="24"/>
                <w:szCs w:val="28"/>
              </w:rPr>
            </w:pPr>
          </w:p>
        </w:tc>
      </w:tr>
      <w:tr w:rsidR="007F28A1" w14:paraId="09E8E24B" w14:textId="77777777">
        <w:tblPrEx>
          <w:tblCellMar>
            <w:top w:w="0" w:type="dxa"/>
            <w:bottom w:w="0" w:type="dxa"/>
          </w:tblCellMar>
        </w:tblPrEx>
        <w:trPr>
          <w:cantSplit/>
          <w:trHeight w:hRule="exact" w:val="539"/>
        </w:trPr>
        <w:tc>
          <w:tcPr>
            <w:tcW w:w="2953" w:type="dxa"/>
            <w:gridSpan w:val="2"/>
          </w:tcPr>
          <w:p w14:paraId="48A716A9" w14:textId="77777777" w:rsidR="007F28A1" w:rsidRDefault="007F28A1">
            <w:pPr>
              <w:widowControl/>
              <w:jc w:val="center"/>
              <w:rPr>
                <w:rFonts w:ascii="宋体" w:eastAsia="宋体" w:hAnsi="宋体" w:cs="宋体" w:hint="eastAsia"/>
                <w:kern w:val="0"/>
                <w:sz w:val="24"/>
                <w:szCs w:val="28"/>
              </w:rPr>
            </w:pPr>
          </w:p>
        </w:tc>
        <w:tc>
          <w:tcPr>
            <w:tcW w:w="2954" w:type="dxa"/>
            <w:gridSpan w:val="3"/>
          </w:tcPr>
          <w:p w14:paraId="4D1D20BE" w14:textId="77777777" w:rsidR="007F28A1" w:rsidRDefault="007F28A1">
            <w:pPr>
              <w:widowControl/>
              <w:jc w:val="center"/>
              <w:rPr>
                <w:rFonts w:ascii="宋体" w:eastAsia="宋体" w:hAnsi="宋体" w:cs="宋体" w:hint="eastAsia"/>
                <w:kern w:val="0"/>
                <w:sz w:val="24"/>
                <w:szCs w:val="28"/>
              </w:rPr>
            </w:pPr>
          </w:p>
        </w:tc>
        <w:tc>
          <w:tcPr>
            <w:tcW w:w="2954" w:type="dxa"/>
            <w:gridSpan w:val="3"/>
          </w:tcPr>
          <w:p w14:paraId="717E0092" w14:textId="77777777" w:rsidR="007F28A1" w:rsidRDefault="007F28A1">
            <w:pPr>
              <w:widowControl/>
              <w:jc w:val="center"/>
              <w:rPr>
                <w:rFonts w:ascii="宋体" w:eastAsia="宋体" w:hAnsi="宋体" w:cs="宋体" w:hint="eastAsia"/>
                <w:kern w:val="0"/>
                <w:sz w:val="24"/>
                <w:szCs w:val="28"/>
              </w:rPr>
            </w:pPr>
          </w:p>
        </w:tc>
      </w:tr>
      <w:tr w:rsidR="007F28A1" w14:paraId="60EC3BAF" w14:textId="77777777">
        <w:tblPrEx>
          <w:tblCellMar>
            <w:top w:w="0" w:type="dxa"/>
            <w:bottom w:w="0" w:type="dxa"/>
          </w:tblCellMar>
        </w:tblPrEx>
        <w:trPr>
          <w:cantSplit/>
          <w:trHeight w:hRule="exact" w:val="539"/>
        </w:trPr>
        <w:tc>
          <w:tcPr>
            <w:tcW w:w="2953" w:type="dxa"/>
            <w:gridSpan w:val="2"/>
          </w:tcPr>
          <w:p w14:paraId="463E1776" w14:textId="77777777" w:rsidR="007F28A1" w:rsidRDefault="007F28A1">
            <w:pPr>
              <w:widowControl/>
              <w:jc w:val="center"/>
              <w:rPr>
                <w:rFonts w:ascii="宋体" w:eastAsia="宋体" w:hAnsi="宋体" w:cs="宋体" w:hint="eastAsia"/>
                <w:kern w:val="0"/>
                <w:sz w:val="24"/>
                <w:szCs w:val="28"/>
              </w:rPr>
            </w:pPr>
          </w:p>
        </w:tc>
        <w:tc>
          <w:tcPr>
            <w:tcW w:w="2954" w:type="dxa"/>
            <w:gridSpan w:val="3"/>
          </w:tcPr>
          <w:p w14:paraId="5716D6E4" w14:textId="77777777" w:rsidR="007F28A1" w:rsidRDefault="007F28A1">
            <w:pPr>
              <w:widowControl/>
              <w:jc w:val="center"/>
              <w:rPr>
                <w:rFonts w:ascii="宋体" w:eastAsia="宋体" w:hAnsi="宋体" w:cs="宋体" w:hint="eastAsia"/>
                <w:kern w:val="0"/>
                <w:sz w:val="24"/>
                <w:szCs w:val="28"/>
              </w:rPr>
            </w:pPr>
          </w:p>
        </w:tc>
        <w:tc>
          <w:tcPr>
            <w:tcW w:w="2954" w:type="dxa"/>
            <w:gridSpan w:val="3"/>
          </w:tcPr>
          <w:p w14:paraId="223EDE8B" w14:textId="77777777" w:rsidR="007F28A1" w:rsidRDefault="007F28A1">
            <w:pPr>
              <w:widowControl/>
              <w:jc w:val="center"/>
              <w:rPr>
                <w:rFonts w:ascii="宋体" w:eastAsia="宋体" w:hAnsi="宋体" w:cs="宋体" w:hint="eastAsia"/>
                <w:kern w:val="0"/>
                <w:sz w:val="24"/>
                <w:szCs w:val="28"/>
              </w:rPr>
            </w:pPr>
          </w:p>
        </w:tc>
      </w:tr>
      <w:tr w:rsidR="007F28A1" w14:paraId="183EFA83" w14:textId="77777777">
        <w:tblPrEx>
          <w:tblCellMar>
            <w:top w:w="0" w:type="dxa"/>
            <w:bottom w:w="0" w:type="dxa"/>
          </w:tblCellMar>
        </w:tblPrEx>
        <w:trPr>
          <w:cantSplit/>
          <w:trHeight w:hRule="exact" w:val="539"/>
        </w:trPr>
        <w:tc>
          <w:tcPr>
            <w:tcW w:w="2953" w:type="dxa"/>
            <w:gridSpan w:val="2"/>
          </w:tcPr>
          <w:p w14:paraId="61BA8376" w14:textId="77777777" w:rsidR="007F28A1" w:rsidRDefault="007F28A1">
            <w:pPr>
              <w:widowControl/>
              <w:jc w:val="center"/>
              <w:rPr>
                <w:rFonts w:ascii="宋体" w:eastAsia="宋体" w:hAnsi="宋体" w:cs="宋体" w:hint="eastAsia"/>
                <w:kern w:val="0"/>
                <w:sz w:val="24"/>
                <w:szCs w:val="28"/>
              </w:rPr>
            </w:pPr>
          </w:p>
        </w:tc>
        <w:tc>
          <w:tcPr>
            <w:tcW w:w="2954" w:type="dxa"/>
            <w:gridSpan w:val="3"/>
          </w:tcPr>
          <w:p w14:paraId="4B522C5E" w14:textId="77777777" w:rsidR="007F28A1" w:rsidRDefault="007F28A1">
            <w:pPr>
              <w:widowControl/>
              <w:jc w:val="center"/>
              <w:rPr>
                <w:rFonts w:ascii="宋体" w:eastAsia="宋体" w:hAnsi="宋体" w:cs="宋体" w:hint="eastAsia"/>
                <w:kern w:val="0"/>
                <w:sz w:val="24"/>
                <w:szCs w:val="28"/>
              </w:rPr>
            </w:pPr>
          </w:p>
        </w:tc>
        <w:tc>
          <w:tcPr>
            <w:tcW w:w="2954" w:type="dxa"/>
            <w:gridSpan w:val="3"/>
          </w:tcPr>
          <w:p w14:paraId="2A7CFE92" w14:textId="77777777" w:rsidR="007F28A1" w:rsidRDefault="007F28A1">
            <w:pPr>
              <w:widowControl/>
              <w:jc w:val="center"/>
              <w:rPr>
                <w:rFonts w:ascii="宋体" w:eastAsia="宋体" w:hAnsi="宋体" w:cs="宋体" w:hint="eastAsia"/>
                <w:kern w:val="0"/>
                <w:sz w:val="24"/>
                <w:szCs w:val="28"/>
              </w:rPr>
            </w:pPr>
          </w:p>
        </w:tc>
      </w:tr>
    </w:tbl>
    <w:p w14:paraId="431D3467" w14:textId="77777777" w:rsidR="007F28A1" w:rsidRDefault="007F28A1">
      <w:pPr>
        <w:jc w:val="center"/>
        <w:rPr>
          <w:rFonts w:ascii="宋体" w:eastAsia="宋体" w:hAnsi="宋体" w:hint="eastAsia"/>
          <w:sz w:val="44"/>
          <w:szCs w:val="48"/>
        </w:rPr>
      </w:pPr>
      <w:r>
        <w:rPr>
          <w:rFonts w:ascii="宋体" w:eastAsia="宋体" w:hAnsi="宋体" w:hint="eastAsia"/>
          <w:sz w:val="44"/>
          <w:szCs w:val="48"/>
        </w:rPr>
        <w:t>鉴定人名册</w:t>
      </w:r>
    </w:p>
    <w:p w14:paraId="527031D4" w14:textId="77777777" w:rsidR="007F28A1" w:rsidRDefault="007F28A1">
      <w:pPr>
        <w:spacing w:line="240" w:lineRule="exact"/>
        <w:rPr>
          <w:rFonts w:ascii="宋体" w:eastAsia="宋体" w:hAnsi="宋体" w:hint="eastAsia"/>
          <w:sz w:val="44"/>
          <w:szCs w:val="48"/>
        </w:rPr>
      </w:pPr>
    </w:p>
    <w:tbl>
      <w:tblPr>
        <w:tblW w:w="88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4"/>
        <w:gridCol w:w="1218"/>
        <w:gridCol w:w="1050"/>
        <w:gridCol w:w="1400"/>
        <w:gridCol w:w="2239"/>
        <w:gridCol w:w="1540"/>
      </w:tblGrid>
      <w:tr w:rsidR="007F28A1" w14:paraId="0C07B65C" w14:textId="77777777">
        <w:tblPrEx>
          <w:tblCellMar>
            <w:top w:w="0" w:type="dxa"/>
            <w:bottom w:w="0" w:type="dxa"/>
          </w:tblCellMar>
        </w:tblPrEx>
        <w:trPr>
          <w:trHeight w:val="567"/>
        </w:trPr>
        <w:tc>
          <w:tcPr>
            <w:tcW w:w="1414" w:type="dxa"/>
            <w:vAlign w:val="center"/>
          </w:tcPr>
          <w:p w14:paraId="353466C3"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姓  名</w:t>
            </w:r>
          </w:p>
        </w:tc>
        <w:tc>
          <w:tcPr>
            <w:tcW w:w="1218" w:type="dxa"/>
            <w:vAlign w:val="center"/>
          </w:tcPr>
          <w:p w14:paraId="36570B07"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鉴定业</w:t>
            </w:r>
          </w:p>
          <w:p w14:paraId="444ECA42"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务类别</w:t>
            </w:r>
          </w:p>
        </w:tc>
        <w:tc>
          <w:tcPr>
            <w:tcW w:w="1050" w:type="dxa"/>
            <w:vAlign w:val="center"/>
          </w:tcPr>
          <w:p w14:paraId="1DB22117"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专业技</w:t>
            </w:r>
          </w:p>
          <w:p w14:paraId="55AC4466"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术职称</w:t>
            </w:r>
          </w:p>
        </w:tc>
        <w:tc>
          <w:tcPr>
            <w:tcW w:w="1400" w:type="dxa"/>
            <w:vAlign w:val="center"/>
          </w:tcPr>
          <w:p w14:paraId="4CC8DD1D"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学历及学位</w:t>
            </w:r>
          </w:p>
        </w:tc>
        <w:tc>
          <w:tcPr>
            <w:tcW w:w="2239" w:type="dxa"/>
            <w:vAlign w:val="center"/>
          </w:tcPr>
          <w:p w14:paraId="50D77621"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所在单位</w:t>
            </w:r>
          </w:p>
        </w:tc>
        <w:tc>
          <w:tcPr>
            <w:tcW w:w="1540" w:type="dxa"/>
            <w:vAlign w:val="center"/>
          </w:tcPr>
          <w:p w14:paraId="74DBAC99"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鉴定人资格</w:t>
            </w:r>
          </w:p>
          <w:p w14:paraId="2A7956E7"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证书编号</w:t>
            </w:r>
          </w:p>
        </w:tc>
      </w:tr>
      <w:tr w:rsidR="007F28A1" w14:paraId="03265BB5" w14:textId="77777777">
        <w:tblPrEx>
          <w:tblCellMar>
            <w:top w:w="0" w:type="dxa"/>
            <w:bottom w:w="0" w:type="dxa"/>
          </w:tblCellMar>
        </w:tblPrEx>
        <w:trPr>
          <w:trHeight w:val="567"/>
        </w:trPr>
        <w:tc>
          <w:tcPr>
            <w:tcW w:w="1414" w:type="dxa"/>
            <w:vAlign w:val="center"/>
          </w:tcPr>
          <w:p w14:paraId="1EEBA41E" w14:textId="77777777" w:rsidR="007F28A1" w:rsidRDefault="007F28A1">
            <w:pPr>
              <w:rPr>
                <w:rFonts w:ascii="宋体" w:hAnsi="宋体" w:hint="eastAsia"/>
                <w:sz w:val="28"/>
                <w:szCs w:val="48"/>
              </w:rPr>
            </w:pPr>
          </w:p>
        </w:tc>
        <w:tc>
          <w:tcPr>
            <w:tcW w:w="1218" w:type="dxa"/>
            <w:vAlign w:val="center"/>
          </w:tcPr>
          <w:p w14:paraId="5103CB52" w14:textId="77777777" w:rsidR="007F28A1" w:rsidRDefault="007F28A1">
            <w:pPr>
              <w:jc w:val="center"/>
              <w:rPr>
                <w:rFonts w:ascii="宋体" w:hAnsi="宋体" w:hint="eastAsia"/>
                <w:sz w:val="28"/>
                <w:szCs w:val="48"/>
              </w:rPr>
            </w:pPr>
          </w:p>
        </w:tc>
        <w:tc>
          <w:tcPr>
            <w:tcW w:w="1050" w:type="dxa"/>
            <w:vAlign w:val="center"/>
          </w:tcPr>
          <w:p w14:paraId="199BDA04" w14:textId="77777777" w:rsidR="007F28A1" w:rsidRDefault="007F28A1">
            <w:pPr>
              <w:jc w:val="center"/>
              <w:rPr>
                <w:rFonts w:ascii="宋体" w:hAnsi="宋体" w:hint="eastAsia"/>
                <w:sz w:val="28"/>
                <w:szCs w:val="48"/>
              </w:rPr>
            </w:pPr>
          </w:p>
        </w:tc>
        <w:tc>
          <w:tcPr>
            <w:tcW w:w="1400" w:type="dxa"/>
            <w:vAlign w:val="center"/>
          </w:tcPr>
          <w:p w14:paraId="0B077B09" w14:textId="77777777" w:rsidR="007F28A1" w:rsidRDefault="007F28A1">
            <w:pPr>
              <w:jc w:val="center"/>
              <w:rPr>
                <w:rFonts w:ascii="宋体" w:hAnsi="宋体" w:hint="eastAsia"/>
                <w:sz w:val="28"/>
                <w:szCs w:val="48"/>
              </w:rPr>
            </w:pPr>
          </w:p>
        </w:tc>
        <w:tc>
          <w:tcPr>
            <w:tcW w:w="2239" w:type="dxa"/>
            <w:vAlign w:val="center"/>
          </w:tcPr>
          <w:p w14:paraId="3907C8DC" w14:textId="77777777" w:rsidR="007F28A1" w:rsidRDefault="007F28A1">
            <w:pPr>
              <w:jc w:val="center"/>
              <w:rPr>
                <w:rFonts w:ascii="宋体" w:hAnsi="宋体" w:hint="eastAsia"/>
                <w:sz w:val="28"/>
                <w:szCs w:val="48"/>
              </w:rPr>
            </w:pPr>
          </w:p>
        </w:tc>
        <w:tc>
          <w:tcPr>
            <w:tcW w:w="1540" w:type="dxa"/>
            <w:vAlign w:val="center"/>
          </w:tcPr>
          <w:p w14:paraId="7AB1696C" w14:textId="77777777" w:rsidR="007F28A1" w:rsidRDefault="007F28A1">
            <w:pPr>
              <w:jc w:val="center"/>
              <w:rPr>
                <w:rFonts w:ascii="宋体" w:hAnsi="宋体" w:hint="eastAsia"/>
                <w:sz w:val="28"/>
                <w:szCs w:val="48"/>
              </w:rPr>
            </w:pPr>
          </w:p>
        </w:tc>
      </w:tr>
      <w:tr w:rsidR="007F28A1" w14:paraId="029A2DA9" w14:textId="77777777">
        <w:tblPrEx>
          <w:tblCellMar>
            <w:top w:w="0" w:type="dxa"/>
            <w:bottom w:w="0" w:type="dxa"/>
          </w:tblCellMar>
        </w:tblPrEx>
        <w:trPr>
          <w:trHeight w:val="567"/>
        </w:trPr>
        <w:tc>
          <w:tcPr>
            <w:tcW w:w="1414" w:type="dxa"/>
            <w:vAlign w:val="center"/>
          </w:tcPr>
          <w:p w14:paraId="7198F1D0" w14:textId="77777777" w:rsidR="007F28A1" w:rsidRDefault="007F28A1">
            <w:pPr>
              <w:jc w:val="center"/>
              <w:rPr>
                <w:rFonts w:ascii="宋体" w:hAnsi="宋体" w:hint="eastAsia"/>
                <w:sz w:val="28"/>
                <w:szCs w:val="48"/>
              </w:rPr>
            </w:pPr>
          </w:p>
        </w:tc>
        <w:tc>
          <w:tcPr>
            <w:tcW w:w="1218" w:type="dxa"/>
            <w:vAlign w:val="center"/>
          </w:tcPr>
          <w:p w14:paraId="1381A836" w14:textId="77777777" w:rsidR="007F28A1" w:rsidRDefault="007F28A1">
            <w:pPr>
              <w:jc w:val="center"/>
              <w:rPr>
                <w:rFonts w:ascii="宋体" w:hAnsi="宋体" w:hint="eastAsia"/>
                <w:sz w:val="28"/>
                <w:szCs w:val="48"/>
              </w:rPr>
            </w:pPr>
          </w:p>
        </w:tc>
        <w:tc>
          <w:tcPr>
            <w:tcW w:w="1050" w:type="dxa"/>
            <w:vAlign w:val="center"/>
          </w:tcPr>
          <w:p w14:paraId="701EDC88" w14:textId="77777777" w:rsidR="007F28A1" w:rsidRDefault="007F28A1">
            <w:pPr>
              <w:jc w:val="center"/>
              <w:rPr>
                <w:rFonts w:ascii="宋体" w:hAnsi="宋体" w:hint="eastAsia"/>
                <w:sz w:val="28"/>
                <w:szCs w:val="48"/>
              </w:rPr>
            </w:pPr>
          </w:p>
        </w:tc>
        <w:tc>
          <w:tcPr>
            <w:tcW w:w="1400" w:type="dxa"/>
            <w:vAlign w:val="center"/>
          </w:tcPr>
          <w:p w14:paraId="6AFF4118" w14:textId="77777777" w:rsidR="007F28A1" w:rsidRDefault="007F28A1">
            <w:pPr>
              <w:jc w:val="center"/>
              <w:rPr>
                <w:rFonts w:ascii="宋体" w:hAnsi="宋体" w:hint="eastAsia"/>
                <w:sz w:val="28"/>
                <w:szCs w:val="48"/>
              </w:rPr>
            </w:pPr>
          </w:p>
        </w:tc>
        <w:tc>
          <w:tcPr>
            <w:tcW w:w="2239" w:type="dxa"/>
            <w:vAlign w:val="center"/>
          </w:tcPr>
          <w:p w14:paraId="5D7120F1" w14:textId="77777777" w:rsidR="007F28A1" w:rsidRDefault="007F28A1">
            <w:pPr>
              <w:jc w:val="center"/>
              <w:rPr>
                <w:rFonts w:ascii="宋体" w:hAnsi="宋体" w:hint="eastAsia"/>
                <w:sz w:val="28"/>
                <w:szCs w:val="48"/>
              </w:rPr>
            </w:pPr>
          </w:p>
        </w:tc>
        <w:tc>
          <w:tcPr>
            <w:tcW w:w="1540" w:type="dxa"/>
            <w:vAlign w:val="center"/>
          </w:tcPr>
          <w:p w14:paraId="580994B1" w14:textId="77777777" w:rsidR="007F28A1" w:rsidRDefault="007F28A1">
            <w:pPr>
              <w:jc w:val="center"/>
              <w:rPr>
                <w:rFonts w:ascii="宋体" w:hAnsi="宋体" w:hint="eastAsia"/>
                <w:sz w:val="28"/>
                <w:szCs w:val="48"/>
              </w:rPr>
            </w:pPr>
          </w:p>
        </w:tc>
      </w:tr>
      <w:tr w:rsidR="007F28A1" w14:paraId="0A92FB07" w14:textId="77777777">
        <w:tblPrEx>
          <w:tblCellMar>
            <w:top w:w="0" w:type="dxa"/>
            <w:bottom w:w="0" w:type="dxa"/>
          </w:tblCellMar>
        </w:tblPrEx>
        <w:trPr>
          <w:trHeight w:val="567"/>
        </w:trPr>
        <w:tc>
          <w:tcPr>
            <w:tcW w:w="1414" w:type="dxa"/>
            <w:vAlign w:val="center"/>
          </w:tcPr>
          <w:p w14:paraId="6FD65A53" w14:textId="77777777" w:rsidR="007F28A1" w:rsidRDefault="007F28A1">
            <w:pPr>
              <w:jc w:val="center"/>
              <w:rPr>
                <w:rFonts w:ascii="宋体" w:hAnsi="宋体" w:hint="eastAsia"/>
                <w:sz w:val="28"/>
                <w:szCs w:val="48"/>
              </w:rPr>
            </w:pPr>
          </w:p>
        </w:tc>
        <w:tc>
          <w:tcPr>
            <w:tcW w:w="1218" w:type="dxa"/>
            <w:vAlign w:val="center"/>
          </w:tcPr>
          <w:p w14:paraId="0D540942" w14:textId="77777777" w:rsidR="007F28A1" w:rsidRDefault="007F28A1">
            <w:pPr>
              <w:jc w:val="center"/>
              <w:rPr>
                <w:rFonts w:ascii="宋体" w:hAnsi="宋体" w:hint="eastAsia"/>
                <w:sz w:val="28"/>
                <w:szCs w:val="48"/>
              </w:rPr>
            </w:pPr>
          </w:p>
        </w:tc>
        <w:tc>
          <w:tcPr>
            <w:tcW w:w="1050" w:type="dxa"/>
            <w:vAlign w:val="center"/>
          </w:tcPr>
          <w:p w14:paraId="6BF3F121" w14:textId="77777777" w:rsidR="007F28A1" w:rsidRDefault="007F28A1">
            <w:pPr>
              <w:jc w:val="center"/>
              <w:rPr>
                <w:rFonts w:ascii="宋体" w:hAnsi="宋体" w:hint="eastAsia"/>
                <w:sz w:val="28"/>
                <w:szCs w:val="48"/>
              </w:rPr>
            </w:pPr>
          </w:p>
        </w:tc>
        <w:tc>
          <w:tcPr>
            <w:tcW w:w="1400" w:type="dxa"/>
            <w:vAlign w:val="center"/>
          </w:tcPr>
          <w:p w14:paraId="08767C1F" w14:textId="77777777" w:rsidR="007F28A1" w:rsidRDefault="007F28A1">
            <w:pPr>
              <w:jc w:val="center"/>
              <w:rPr>
                <w:rFonts w:ascii="宋体" w:hAnsi="宋体" w:hint="eastAsia"/>
                <w:sz w:val="28"/>
                <w:szCs w:val="48"/>
              </w:rPr>
            </w:pPr>
          </w:p>
        </w:tc>
        <w:tc>
          <w:tcPr>
            <w:tcW w:w="2239" w:type="dxa"/>
            <w:vAlign w:val="center"/>
          </w:tcPr>
          <w:p w14:paraId="448471ED" w14:textId="77777777" w:rsidR="007F28A1" w:rsidRDefault="007F28A1">
            <w:pPr>
              <w:jc w:val="center"/>
              <w:rPr>
                <w:rFonts w:ascii="宋体" w:hAnsi="宋体" w:hint="eastAsia"/>
                <w:sz w:val="28"/>
                <w:szCs w:val="48"/>
              </w:rPr>
            </w:pPr>
          </w:p>
        </w:tc>
        <w:tc>
          <w:tcPr>
            <w:tcW w:w="1540" w:type="dxa"/>
            <w:vAlign w:val="center"/>
          </w:tcPr>
          <w:p w14:paraId="28136193" w14:textId="77777777" w:rsidR="007F28A1" w:rsidRDefault="007F28A1">
            <w:pPr>
              <w:jc w:val="center"/>
              <w:rPr>
                <w:rFonts w:ascii="宋体" w:hAnsi="宋体" w:hint="eastAsia"/>
                <w:sz w:val="28"/>
                <w:szCs w:val="48"/>
              </w:rPr>
            </w:pPr>
          </w:p>
        </w:tc>
      </w:tr>
      <w:tr w:rsidR="007F28A1" w14:paraId="5C8F50A2" w14:textId="77777777">
        <w:tblPrEx>
          <w:tblCellMar>
            <w:top w:w="0" w:type="dxa"/>
            <w:bottom w:w="0" w:type="dxa"/>
          </w:tblCellMar>
        </w:tblPrEx>
        <w:trPr>
          <w:trHeight w:val="567"/>
        </w:trPr>
        <w:tc>
          <w:tcPr>
            <w:tcW w:w="1414" w:type="dxa"/>
            <w:vAlign w:val="center"/>
          </w:tcPr>
          <w:p w14:paraId="43B4FEFB" w14:textId="77777777" w:rsidR="007F28A1" w:rsidRDefault="007F28A1">
            <w:pPr>
              <w:jc w:val="center"/>
              <w:rPr>
                <w:rFonts w:ascii="宋体" w:hAnsi="宋体" w:hint="eastAsia"/>
                <w:sz w:val="28"/>
                <w:szCs w:val="48"/>
              </w:rPr>
            </w:pPr>
          </w:p>
        </w:tc>
        <w:tc>
          <w:tcPr>
            <w:tcW w:w="1218" w:type="dxa"/>
            <w:vAlign w:val="center"/>
          </w:tcPr>
          <w:p w14:paraId="11A6A8F2" w14:textId="77777777" w:rsidR="007F28A1" w:rsidRDefault="007F28A1">
            <w:pPr>
              <w:jc w:val="center"/>
              <w:rPr>
                <w:rFonts w:ascii="宋体" w:hAnsi="宋体" w:hint="eastAsia"/>
                <w:sz w:val="28"/>
                <w:szCs w:val="48"/>
              </w:rPr>
            </w:pPr>
          </w:p>
        </w:tc>
        <w:tc>
          <w:tcPr>
            <w:tcW w:w="1050" w:type="dxa"/>
            <w:vAlign w:val="center"/>
          </w:tcPr>
          <w:p w14:paraId="41AC0383" w14:textId="77777777" w:rsidR="007F28A1" w:rsidRDefault="007F28A1">
            <w:pPr>
              <w:jc w:val="center"/>
              <w:rPr>
                <w:rFonts w:ascii="宋体" w:hAnsi="宋体" w:hint="eastAsia"/>
                <w:sz w:val="28"/>
                <w:szCs w:val="48"/>
              </w:rPr>
            </w:pPr>
          </w:p>
        </w:tc>
        <w:tc>
          <w:tcPr>
            <w:tcW w:w="1400" w:type="dxa"/>
            <w:vAlign w:val="center"/>
          </w:tcPr>
          <w:p w14:paraId="7F0F89E2" w14:textId="77777777" w:rsidR="007F28A1" w:rsidRDefault="007F28A1">
            <w:pPr>
              <w:jc w:val="center"/>
              <w:rPr>
                <w:rFonts w:ascii="宋体" w:hAnsi="宋体" w:hint="eastAsia"/>
                <w:sz w:val="28"/>
                <w:szCs w:val="48"/>
              </w:rPr>
            </w:pPr>
          </w:p>
        </w:tc>
        <w:tc>
          <w:tcPr>
            <w:tcW w:w="2239" w:type="dxa"/>
            <w:vAlign w:val="center"/>
          </w:tcPr>
          <w:p w14:paraId="1229A661" w14:textId="77777777" w:rsidR="007F28A1" w:rsidRDefault="007F28A1">
            <w:pPr>
              <w:jc w:val="center"/>
              <w:rPr>
                <w:rFonts w:ascii="宋体" w:hAnsi="宋体" w:hint="eastAsia"/>
                <w:sz w:val="28"/>
                <w:szCs w:val="48"/>
              </w:rPr>
            </w:pPr>
          </w:p>
        </w:tc>
        <w:tc>
          <w:tcPr>
            <w:tcW w:w="1540" w:type="dxa"/>
            <w:vAlign w:val="center"/>
          </w:tcPr>
          <w:p w14:paraId="62E093B4" w14:textId="77777777" w:rsidR="007F28A1" w:rsidRDefault="007F28A1">
            <w:pPr>
              <w:jc w:val="center"/>
              <w:rPr>
                <w:rFonts w:ascii="宋体" w:hAnsi="宋体" w:hint="eastAsia"/>
                <w:sz w:val="28"/>
                <w:szCs w:val="48"/>
              </w:rPr>
            </w:pPr>
          </w:p>
        </w:tc>
      </w:tr>
      <w:tr w:rsidR="007F28A1" w14:paraId="1ABD8830" w14:textId="77777777">
        <w:tblPrEx>
          <w:tblCellMar>
            <w:top w:w="0" w:type="dxa"/>
            <w:bottom w:w="0" w:type="dxa"/>
          </w:tblCellMar>
        </w:tblPrEx>
        <w:trPr>
          <w:trHeight w:val="567"/>
        </w:trPr>
        <w:tc>
          <w:tcPr>
            <w:tcW w:w="1414" w:type="dxa"/>
            <w:vAlign w:val="center"/>
          </w:tcPr>
          <w:p w14:paraId="01153471" w14:textId="77777777" w:rsidR="007F28A1" w:rsidRDefault="007F28A1">
            <w:pPr>
              <w:jc w:val="center"/>
              <w:rPr>
                <w:rFonts w:ascii="宋体" w:hAnsi="宋体" w:hint="eastAsia"/>
                <w:sz w:val="28"/>
                <w:szCs w:val="48"/>
              </w:rPr>
            </w:pPr>
          </w:p>
        </w:tc>
        <w:tc>
          <w:tcPr>
            <w:tcW w:w="1218" w:type="dxa"/>
            <w:vAlign w:val="center"/>
          </w:tcPr>
          <w:p w14:paraId="25898182" w14:textId="77777777" w:rsidR="007F28A1" w:rsidRDefault="007F28A1">
            <w:pPr>
              <w:jc w:val="center"/>
              <w:rPr>
                <w:rFonts w:ascii="宋体" w:hAnsi="宋体" w:hint="eastAsia"/>
                <w:sz w:val="28"/>
                <w:szCs w:val="48"/>
              </w:rPr>
            </w:pPr>
          </w:p>
        </w:tc>
        <w:tc>
          <w:tcPr>
            <w:tcW w:w="1050" w:type="dxa"/>
            <w:vAlign w:val="center"/>
          </w:tcPr>
          <w:p w14:paraId="273A2362" w14:textId="77777777" w:rsidR="007F28A1" w:rsidRDefault="007F28A1">
            <w:pPr>
              <w:jc w:val="center"/>
              <w:rPr>
                <w:rFonts w:ascii="宋体" w:hAnsi="宋体" w:hint="eastAsia"/>
                <w:sz w:val="28"/>
                <w:szCs w:val="48"/>
              </w:rPr>
            </w:pPr>
          </w:p>
        </w:tc>
        <w:tc>
          <w:tcPr>
            <w:tcW w:w="1400" w:type="dxa"/>
            <w:vAlign w:val="center"/>
          </w:tcPr>
          <w:p w14:paraId="7C6C2CB2" w14:textId="77777777" w:rsidR="007F28A1" w:rsidRDefault="007F28A1">
            <w:pPr>
              <w:jc w:val="center"/>
              <w:rPr>
                <w:rFonts w:ascii="宋体" w:hAnsi="宋体" w:hint="eastAsia"/>
                <w:sz w:val="28"/>
                <w:szCs w:val="48"/>
              </w:rPr>
            </w:pPr>
          </w:p>
        </w:tc>
        <w:tc>
          <w:tcPr>
            <w:tcW w:w="2239" w:type="dxa"/>
            <w:vAlign w:val="center"/>
          </w:tcPr>
          <w:p w14:paraId="5CFB92CC" w14:textId="77777777" w:rsidR="007F28A1" w:rsidRDefault="007F28A1">
            <w:pPr>
              <w:jc w:val="center"/>
              <w:rPr>
                <w:rFonts w:ascii="宋体" w:hAnsi="宋体" w:hint="eastAsia"/>
                <w:sz w:val="28"/>
                <w:szCs w:val="48"/>
              </w:rPr>
            </w:pPr>
          </w:p>
        </w:tc>
        <w:tc>
          <w:tcPr>
            <w:tcW w:w="1540" w:type="dxa"/>
            <w:vAlign w:val="center"/>
          </w:tcPr>
          <w:p w14:paraId="3A3B9485" w14:textId="77777777" w:rsidR="007F28A1" w:rsidRDefault="007F28A1">
            <w:pPr>
              <w:jc w:val="center"/>
              <w:rPr>
                <w:rFonts w:ascii="宋体" w:hAnsi="宋体" w:hint="eastAsia"/>
                <w:sz w:val="28"/>
                <w:szCs w:val="48"/>
              </w:rPr>
            </w:pPr>
          </w:p>
        </w:tc>
      </w:tr>
      <w:tr w:rsidR="007F28A1" w14:paraId="7B7E37C2" w14:textId="77777777">
        <w:tblPrEx>
          <w:tblCellMar>
            <w:top w:w="0" w:type="dxa"/>
            <w:bottom w:w="0" w:type="dxa"/>
          </w:tblCellMar>
        </w:tblPrEx>
        <w:trPr>
          <w:trHeight w:val="567"/>
        </w:trPr>
        <w:tc>
          <w:tcPr>
            <w:tcW w:w="1414" w:type="dxa"/>
            <w:vAlign w:val="center"/>
          </w:tcPr>
          <w:p w14:paraId="741E530E" w14:textId="77777777" w:rsidR="007F28A1" w:rsidRDefault="007F28A1">
            <w:pPr>
              <w:jc w:val="center"/>
              <w:rPr>
                <w:rFonts w:ascii="宋体" w:hAnsi="宋体" w:hint="eastAsia"/>
                <w:sz w:val="28"/>
                <w:szCs w:val="48"/>
              </w:rPr>
            </w:pPr>
          </w:p>
        </w:tc>
        <w:tc>
          <w:tcPr>
            <w:tcW w:w="1218" w:type="dxa"/>
            <w:vAlign w:val="center"/>
          </w:tcPr>
          <w:p w14:paraId="4A653413" w14:textId="77777777" w:rsidR="007F28A1" w:rsidRDefault="007F28A1">
            <w:pPr>
              <w:jc w:val="center"/>
              <w:rPr>
                <w:rFonts w:ascii="宋体" w:hAnsi="宋体" w:hint="eastAsia"/>
                <w:sz w:val="28"/>
                <w:szCs w:val="48"/>
              </w:rPr>
            </w:pPr>
          </w:p>
        </w:tc>
        <w:tc>
          <w:tcPr>
            <w:tcW w:w="1050" w:type="dxa"/>
            <w:vAlign w:val="center"/>
          </w:tcPr>
          <w:p w14:paraId="278B9DA3" w14:textId="77777777" w:rsidR="007F28A1" w:rsidRDefault="007F28A1">
            <w:pPr>
              <w:jc w:val="center"/>
              <w:rPr>
                <w:rFonts w:ascii="宋体" w:hAnsi="宋体" w:hint="eastAsia"/>
                <w:sz w:val="28"/>
                <w:szCs w:val="48"/>
              </w:rPr>
            </w:pPr>
          </w:p>
        </w:tc>
        <w:tc>
          <w:tcPr>
            <w:tcW w:w="1400" w:type="dxa"/>
            <w:vAlign w:val="center"/>
          </w:tcPr>
          <w:p w14:paraId="322B3CCC" w14:textId="77777777" w:rsidR="007F28A1" w:rsidRDefault="007F28A1">
            <w:pPr>
              <w:jc w:val="center"/>
              <w:rPr>
                <w:rFonts w:ascii="宋体" w:hAnsi="宋体" w:hint="eastAsia"/>
                <w:sz w:val="28"/>
                <w:szCs w:val="48"/>
              </w:rPr>
            </w:pPr>
          </w:p>
        </w:tc>
        <w:tc>
          <w:tcPr>
            <w:tcW w:w="2239" w:type="dxa"/>
            <w:vAlign w:val="center"/>
          </w:tcPr>
          <w:p w14:paraId="3FC83BFF" w14:textId="77777777" w:rsidR="007F28A1" w:rsidRDefault="007F28A1">
            <w:pPr>
              <w:jc w:val="center"/>
              <w:rPr>
                <w:rFonts w:ascii="宋体" w:hAnsi="宋体" w:hint="eastAsia"/>
                <w:sz w:val="28"/>
                <w:szCs w:val="48"/>
              </w:rPr>
            </w:pPr>
          </w:p>
        </w:tc>
        <w:tc>
          <w:tcPr>
            <w:tcW w:w="1540" w:type="dxa"/>
            <w:vAlign w:val="center"/>
          </w:tcPr>
          <w:p w14:paraId="7FB26FF6" w14:textId="77777777" w:rsidR="007F28A1" w:rsidRDefault="007F28A1">
            <w:pPr>
              <w:jc w:val="center"/>
              <w:rPr>
                <w:rFonts w:ascii="宋体" w:hAnsi="宋体" w:hint="eastAsia"/>
                <w:sz w:val="28"/>
                <w:szCs w:val="48"/>
              </w:rPr>
            </w:pPr>
          </w:p>
        </w:tc>
      </w:tr>
      <w:tr w:rsidR="007F28A1" w14:paraId="00A31311" w14:textId="77777777">
        <w:tblPrEx>
          <w:tblCellMar>
            <w:top w:w="0" w:type="dxa"/>
            <w:bottom w:w="0" w:type="dxa"/>
          </w:tblCellMar>
        </w:tblPrEx>
        <w:trPr>
          <w:trHeight w:val="567"/>
        </w:trPr>
        <w:tc>
          <w:tcPr>
            <w:tcW w:w="1414" w:type="dxa"/>
            <w:vAlign w:val="center"/>
          </w:tcPr>
          <w:p w14:paraId="342E165F" w14:textId="77777777" w:rsidR="007F28A1" w:rsidRDefault="007F28A1">
            <w:pPr>
              <w:jc w:val="center"/>
              <w:rPr>
                <w:rFonts w:ascii="宋体" w:hAnsi="宋体" w:hint="eastAsia"/>
                <w:sz w:val="28"/>
                <w:szCs w:val="48"/>
              </w:rPr>
            </w:pPr>
          </w:p>
        </w:tc>
        <w:tc>
          <w:tcPr>
            <w:tcW w:w="1218" w:type="dxa"/>
            <w:vAlign w:val="center"/>
          </w:tcPr>
          <w:p w14:paraId="671D0EF4" w14:textId="77777777" w:rsidR="007F28A1" w:rsidRDefault="007F28A1">
            <w:pPr>
              <w:jc w:val="center"/>
              <w:rPr>
                <w:rFonts w:ascii="宋体" w:hAnsi="宋体" w:hint="eastAsia"/>
                <w:sz w:val="28"/>
                <w:szCs w:val="48"/>
              </w:rPr>
            </w:pPr>
          </w:p>
        </w:tc>
        <w:tc>
          <w:tcPr>
            <w:tcW w:w="1050" w:type="dxa"/>
            <w:vAlign w:val="center"/>
          </w:tcPr>
          <w:p w14:paraId="60D39BAD" w14:textId="77777777" w:rsidR="007F28A1" w:rsidRDefault="007F28A1">
            <w:pPr>
              <w:jc w:val="center"/>
              <w:rPr>
                <w:rFonts w:ascii="宋体" w:hAnsi="宋体" w:hint="eastAsia"/>
                <w:sz w:val="28"/>
                <w:szCs w:val="48"/>
              </w:rPr>
            </w:pPr>
          </w:p>
        </w:tc>
        <w:tc>
          <w:tcPr>
            <w:tcW w:w="1400" w:type="dxa"/>
            <w:vAlign w:val="center"/>
          </w:tcPr>
          <w:p w14:paraId="31083169" w14:textId="77777777" w:rsidR="007F28A1" w:rsidRDefault="007F28A1">
            <w:pPr>
              <w:jc w:val="center"/>
              <w:rPr>
                <w:rFonts w:ascii="宋体" w:hAnsi="宋体" w:hint="eastAsia"/>
                <w:sz w:val="28"/>
                <w:szCs w:val="48"/>
              </w:rPr>
            </w:pPr>
          </w:p>
        </w:tc>
        <w:tc>
          <w:tcPr>
            <w:tcW w:w="2239" w:type="dxa"/>
            <w:vAlign w:val="center"/>
          </w:tcPr>
          <w:p w14:paraId="225C62C3" w14:textId="77777777" w:rsidR="007F28A1" w:rsidRDefault="007F28A1">
            <w:pPr>
              <w:jc w:val="center"/>
              <w:rPr>
                <w:rFonts w:ascii="宋体" w:hAnsi="宋体" w:hint="eastAsia"/>
                <w:sz w:val="28"/>
                <w:szCs w:val="48"/>
              </w:rPr>
            </w:pPr>
          </w:p>
        </w:tc>
        <w:tc>
          <w:tcPr>
            <w:tcW w:w="1540" w:type="dxa"/>
            <w:vAlign w:val="center"/>
          </w:tcPr>
          <w:p w14:paraId="4D458F9B" w14:textId="77777777" w:rsidR="007F28A1" w:rsidRDefault="007F28A1">
            <w:pPr>
              <w:jc w:val="center"/>
              <w:rPr>
                <w:rFonts w:ascii="宋体" w:hAnsi="宋体" w:hint="eastAsia"/>
                <w:sz w:val="28"/>
                <w:szCs w:val="48"/>
              </w:rPr>
            </w:pPr>
          </w:p>
        </w:tc>
      </w:tr>
      <w:tr w:rsidR="007F28A1" w14:paraId="15E50353" w14:textId="77777777">
        <w:tblPrEx>
          <w:tblCellMar>
            <w:top w:w="0" w:type="dxa"/>
            <w:bottom w:w="0" w:type="dxa"/>
          </w:tblCellMar>
        </w:tblPrEx>
        <w:trPr>
          <w:trHeight w:val="567"/>
        </w:trPr>
        <w:tc>
          <w:tcPr>
            <w:tcW w:w="1414" w:type="dxa"/>
            <w:vAlign w:val="center"/>
          </w:tcPr>
          <w:p w14:paraId="0B1F19EB" w14:textId="77777777" w:rsidR="007F28A1" w:rsidRDefault="007F28A1">
            <w:pPr>
              <w:jc w:val="center"/>
              <w:rPr>
                <w:rFonts w:ascii="宋体" w:hAnsi="宋体" w:hint="eastAsia"/>
                <w:sz w:val="28"/>
                <w:szCs w:val="48"/>
              </w:rPr>
            </w:pPr>
          </w:p>
        </w:tc>
        <w:tc>
          <w:tcPr>
            <w:tcW w:w="1218" w:type="dxa"/>
            <w:vAlign w:val="center"/>
          </w:tcPr>
          <w:p w14:paraId="4331FC54" w14:textId="77777777" w:rsidR="007F28A1" w:rsidRDefault="007F28A1">
            <w:pPr>
              <w:jc w:val="center"/>
              <w:rPr>
                <w:rFonts w:ascii="宋体" w:hAnsi="宋体" w:hint="eastAsia"/>
                <w:sz w:val="28"/>
                <w:szCs w:val="48"/>
              </w:rPr>
            </w:pPr>
          </w:p>
        </w:tc>
        <w:tc>
          <w:tcPr>
            <w:tcW w:w="1050" w:type="dxa"/>
            <w:vAlign w:val="center"/>
          </w:tcPr>
          <w:p w14:paraId="6FA9EB15" w14:textId="77777777" w:rsidR="007F28A1" w:rsidRDefault="007F28A1">
            <w:pPr>
              <w:jc w:val="center"/>
              <w:rPr>
                <w:rFonts w:ascii="宋体" w:hAnsi="宋体" w:hint="eastAsia"/>
                <w:sz w:val="28"/>
                <w:szCs w:val="48"/>
              </w:rPr>
            </w:pPr>
          </w:p>
        </w:tc>
        <w:tc>
          <w:tcPr>
            <w:tcW w:w="1400" w:type="dxa"/>
            <w:vAlign w:val="center"/>
          </w:tcPr>
          <w:p w14:paraId="64AC6E93" w14:textId="77777777" w:rsidR="007F28A1" w:rsidRDefault="007F28A1">
            <w:pPr>
              <w:jc w:val="center"/>
              <w:rPr>
                <w:rFonts w:ascii="宋体" w:hAnsi="宋体" w:hint="eastAsia"/>
                <w:sz w:val="28"/>
                <w:szCs w:val="48"/>
              </w:rPr>
            </w:pPr>
          </w:p>
        </w:tc>
        <w:tc>
          <w:tcPr>
            <w:tcW w:w="2239" w:type="dxa"/>
            <w:vAlign w:val="center"/>
          </w:tcPr>
          <w:p w14:paraId="461AF79C" w14:textId="77777777" w:rsidR="007F28A1" w:rsidRDefault="007F28A1">
            <w:pPr>
              <w:jc w:val="center"/>
              <w:rPr>
                <w:rFonts w:ascii="宋体" w:hAnsi="宋体" w:hint="eastAsia"/>
                <w:sz w:val="28"/>
                <w:szCs w:val="48"/>
              </w:rPr>
            </w:pPr>
          </w:p>
        </w:tc>
        <w:tc>
          <w:tcPr>
            <w:tcW w:w="1540" w:type="dxa"/>
            <w:vAlign w:val="center"/>
          </w:tcPr>
          <w:p w14:paraId="1399FF54" w14:textId="77777777" w:rsidR="007F28A1" w:rsidRDefault="007F28A1">
            <w:pPr>
              <w:jc w:val="center"/>
              <w:rPr>
                <w:rFonts w:ascii="宋体" w:hAnsi="宋体" w:hint="eastAsia"/>
                <w:sz w:val="28"/>
                <w:szCs w:val="48"/>
              </w:rPr>
            </w:pPr>
          </w:p>
        </w:tc>
      </w:tr>
      <w:tr w:rsidR="007F28A1" w14:paraId="58194B53" w14:textId="77777777">
        <w:tblPrEx>
          <w:tblCellMar>
            <w:top w:w="0" w:type="dxa"/>
            <w:bottom w:w="0" w:type="dxa"/>
          </w:tblCellMar>
        </w:tblPrEx>
        <w:trPr>
          <w:trHeight w:val="567"/>
        </w:trPr>
        <w:tc>
          <w:tcPr>
            <w:tcW w:w="1414" w:type="dxa"/>
            <w:vAlign w:val="center"/>
          </w:tcPr>
          <w:p w14:paraId="0DBD3769" w14:textId="77777777" w:rsidR="007F28A1" w:rsidRDefault="007F28A1">
            <w:pPr>
              <w:jc w:val="center"/>
              <w:rPr>
                <w:rFonts w:ascii="宋体" w:hAnsi="宋体" w:hint="eastAsia"/>
                <w:sz w:val="28"/>
                <w:szCs w:val="48"/>
              </w:rPr>
            </w:pPr>
          </w:p>
        </w:tc>
        <w:tc>
          <w:tcPr>
            <w:tcW w:w="1218" w:type="dxa"/>
            <w:vAlign w:val="center"/>
          </w:tcPr>
          <w:p w14:paraId="2F0369B9" w14:textId="77777777" w:rsidR="007F28A1" w:rsidRDefault="007F28A1">
            <w:pPr>
              <w:jc w:val="center"/>
              <w:rPr>
                <w:rFonts w:ascii="宋体" w:hAnsi="宋体" w:hint="eastAsia"/>
                <w:sz w:val="28"/>
                <w:szCs w:val="48"/>
              </w:rPr>
            </w:pPr>
          </w:p>
        </w:tc>
        <w:tc>
          <w:tcPr>
            <w:tcW w:w="1050" w:type="dxa"/>
            <w:vAlign w:val="center"/>
          </w:tcPr>
          <w:p w14:paraId="30FBA8FD" w14:textId="77777777" w:rsidR="007F28A1" w:rsidRDefault="007F28A1">
            <w:pPr>
              <w:jc w:val="center"/>
              <w:rPr>
                <w:rFonts w:ascii="宋体" w:hAnsi="宋体" w:hint="eastAsia"/>
                <w:sz w:val="28"/>
                <w:szCs w:val="48"/>
              </w:rPr>
            </w:pPr>
          </w:p>
        </w:tc>
        <w:tc>
          <w:tcPr>
            <w:tcW w:w="1400" w:type="dxa"/>
            <w:vAlign w:val="center"/>
          </w:tcPr>
          <w:p w14:paraId="418EB007" w14:textId="77777777" w:rsidR="007F28A1" w:rsidRDefault="007F28A1">
            <w:pPr>
              <w:jc w:val="center"/>
              <w:rPr>
                <w:rFonts w:ascii="宋体" w:hAnsi="宋体" w:hint="eastAsia"/>
                <w:sz w:val="28"/>
                <w:szCs w:val="48"/>
              </w:rPr>
            </w:pPr>
          </w:p>
        </w:tc>
        <w:tc>
          <w:tcPr>
            <w:tcW w:w="2239" w:type="dxa"/>
            <w:vAlign w:val="center"/>
          </w:tcPr>
          <w:p w14:paraId="1A03C646" w14:textId="77777777" w:rsidR="007F28A1" w:rsidRDefault="007F28A1">
            <w:pPr>
              <w:jc w:val="center"/>
              <w:rPr>
                <w:rFonts w:ascii="宋体" w:hAnsi="宋体" w:hint="eastAsia"/>
                <w:sz w:val="28"/>
                <w:szCs w:val="48"/>
              </w:rPr>
            </w:pPr>
          </w:p>
        </w:tc>
        <w:tc>
          <w:tcPr>
            <w:tcW w:w="1540" w:type="dxa"/>
            <w:vAlign w:val="center"/>
          </w:tcPr>
          <w:p w14:paraId="1DDA3B15" w14:textId="77777777" w:rsidR="007F28A1" w:rsidRDefault="007F28A1">
            <w:pPr>
              <w:jc w:val="center"/>
              <w:rPr>
                <w:rFonts w:ascii="宋体" w:hAnsi="宋体" w:hint="eastAsia"/>
                <w:sz w:val="28"/>
                <w:szCs w:val="48"/>
              </w:rPr>
            </w:pPr>
          </w:p>
        </w:tc>
      </w:tr>
      <w:tr w:rsidR="007F28A1" w14:paraId="5D68582F" w14:textId="77777777">
        <w:tblPrEx>
          <w:tblCellMar>
            <w:top w:w="0" w:type="dxa"/>
            <w:bottom w:w="0" w:type="dxa"/>
          </w:tblCellMar>
        </w:tblPrEx>
        <w:trPr>
          <w:trHeight w:val="567"/>
        </w:trPr>
        <w:tc>
          <w:tcPr>
            <w:tcW w:w="1414" w:type="dxa"/>
            <w:vAlign w:val="center"/>
          </w:tcPr>
          <w:p w14:paraId="5D6B9FEB" w14:textId="77777777" w:rsidR="007F28A1" w:rsidRDefault="007F28A1">
            <w:pPr>
              <w:jc w:val="center"/>
              <w:rPr>
                <w:rFonts w:ascii="宋体" w:hAnsi="宋体" w:hint="eastAsia"/>
                <w:sz w:val="28"/>
                <w:szCs w:val="48"/>
              </w:rPr>
            </w:pPr>
          </w:p>
        </w:tc>
        <w:tc>
          <w:tcPr>
            <w:tcW w:w="1218" w:type="dxa"/>
            <w:vAlign w:val="center"/>
          </w:tcPr>
          <w:p w14:paraId="04E2E260" w14:textId="77777777" w:rsidR="007F28A1" w:rsidRDefault="007F28A1">
            <w:pPr>
              <w:jc w:val="center"/>
              <w:rPr>
                <w:rFonts w:ascii="宋体" w:hAnsi="宋体" w:hint="eastAsia"/>
                <w:sz w:val="28"/>
                <w:szCs w:val="48"/>
              </w:rPr>
            </w:pPr>
          </w:p>
        </w:tc>
        <w:tc>
          <w:tcPr>
            <w:tcW w:w="1050" w:type="dxa"/>
            <w:vAlign w:val="center"/>
          </w:tcPr>
          <w:p w14:paraId="0F1334DA" w14:textId="77777777" w:rsidR="007F28A1" w:rsidRDefault="007F28A1">
            <w:pPr>
              <w:jc w:val="center"/>
              <w:rPr>
                <w:rFonts w:ascii="宋体" w:hAnsi="宋体" w:hint="eastAsia"/>
                <w:sz w:val="28"/>
                <w:szCs w:val="48"/>
              </w:rPr>
            </w:pPr>
          </w:p>
        </w:tc>
        <w:tc>
          <w:tcPr>
            <w:tcW w:w="1400" w:type="dxa"/>
            <w:vAlign w:val="center"/>
          </w:tcPr>
          <w:p w14:paraId="6EDF369B" w14:textId="77777777" w:rsidR="007F28A1" w:rsidRDefault="007F28A1">
            <w:pPr>
              <w:jc w:val="center"/>
              <w:rPr>
                <w:rFonts w:ascii="宋体" w:hAnsi="宋体" w:hint="eastAsia"/>
                <w:sz w:val="28"/>
                <w:szCs w:val="48"/>
              </w:rPr>
            </w:pPr>
          </w:p>
        </w:tc>
        <w:tc>
          <w:tcPr>
            <w:tcW w:w="2239" w:type="dxa"/>
            <w:vAlign w:val="center"/>
          </w:tcPr>
          <w:p w14:paraId="043EC6FB" w14:textId="77777777" w:rsidR="007F28A1" w:rsidRDefault="007F28A1">
            <w:pPr>
              <w:jc w:val="center"/>
              <w:rPr>
                <w:rFonts w:ascii="宋体" w:hAnsi="宋体" w:hint="eastAsia"/>
                <w:sz w:val="28"/>
                <w:szCs w:val="48"/>
              </w:rPr>
            </w:pPr>
          </w:p>
        </w:tc>
        <w:tc>
          <w:tcPr>
            <w:tcW w:w="1540" w:type="dxa"/>
            <w:vAlign w:val="center"/>
          </w:tcPr>
          <w:p w14:paraId="77644999" w14:textId="77777777" w:rsidR="007F28A1" w:rsidRDefault="007F28A1">
            <w:pPr>
              <w:jc w:val="center"/>
              <w:rPr>
                <w:rFonts w:ascii="宋体" w:hAnsi="宋体" w:hint="eastAsia"/>
                <w:sz w:val="28"/>
                <w:szCs w:val="48"/>
              </w:rPr>
            </w:pPr>
          </w:p>
        </w:tc>
      </w:tr>
      <w:tr w:rsidR="007F28A1" w14:paraId="40FD2365" w14:textId="77777777">
        <w:tblPrEx>
          <w:tblCellMar>
            <w:top w:w="0" w:type="dxa"/>
            <w:bottom w:w="0" w:type="dxa"/>
          </w:tblCellMar>
        </w:tblPrEx>
        <w:trPr>
          <w:trHeight w:val="567"/>
        </w:trPr>
        <w:tc>
          <w:tcPr>
            <w:tcW w:w="1414" w:type="dxa"/>
            <w:vAlign w:val="center"/>
          </w:tcPr>
          <w:p w14:paraId="070BE89B" w14:textId="77777777" w:rsidR="007F28A1" w:rsidRDefault="007F28A1">
            <w:pPr>
              <w:jc w:val="center"/>
              <w:rPr>
                <w:rFonts w:ascii="宋体" w:hAnsi="宋体" w:hint="eastAsia"/>
                <w:sz w:val="28"/>
                <w:szCs w:val="48"/>
              </w:rPr>
            </w:pPr>
          </w:p>
        </w:tc>
        <w:tc>
          <w:tcPr>
            <w:tcW w:w="1218" w:type="dxa"/>
            <w:vAlign w:val="center"/>
          </w:tcPr>
          <w:p w14:paraId="6EE73A81" w14:textId="77777777" w:rsidR="007F28A1" w:rsidRDefault="007F28A1">
            <w:pPr>
              <w:jc w:val="center"/>
              <w:rPr>
                <w:rFonts w:ascii="宋体" w:hAnsi="宋体" w:hint="eastAsia"/>
                <w:sz w:val="28"/>
                <w:szCs w:val="48"/>
              </w:rPr>
            </w:pPr>
          </w:p>
        </w:tc>
        <w:tc>
          <w:tcPr>
            <w:tcW w:w="1050" w:type="dxa"/>
            <w:vAlign w:val="center"/>
          </w:tcPr>
          <w:p w14:paraId="37BC498B" w14:textId="77777777" w:rsidR="007F28A1" w:rsidRDefault="007F28A1">
            <w:pPr>
              <w:jc w:val="center"/>
              <w:rPr>
                <w:rFonts w:ascii="宋体" w:hAnsi="宋体" w:hint="eastAsia"/>
                <w:sz w:val="28"/>
                <w:szCs w:val="48"/>
              </w:rPr>
            </w:pPr>
          </w:p>
        </w:tc>
        <w:tc>
          <w:tcPr>
            <w:tcW w:w="1400" w:type="dxa"/>
            <w:vAlign w:val="center"/>
          </w:tcPr>
          <w:p w14:paraId="4D5E3BE0" w14:textId="77777777" w:rsidR="007F28A1" w:rsidRDefault="007F28A1">
            <w:pPr>
              <w:jc w:val="center"/>
              <w:rPr>
                <w:rFonts w:ascii="宋体" w:hAnsi="宋体" w:hint="eastAsia"/>
                <w:sz w:val="28"/>
                <w:szCs w:val="48"/>
              </w:rPr>
            </w:pPr>
          </w:p>
        </w:tc>
        <w:tc>
          <w:tcPr>
            <w:tcW w:w="2239" w:type="dxa"/>
            <w:vAlign w:val="center"/>
          </w:tcPr>
          <w:p w14:paraId="332BED2C" w14:textId="77777777" w:rsidR="007F28A1" w:rsidRDefault="007F28A1">
            <w:pPr>
              <w:jc w:val="center"/>
              <w:rPr>
                <w:rFonts w:ascii="宋体" w:hAnsi="宋体" w:hint="eastAsia"/>
                <w:sz w:val="28"/>
                <w:szCs w:val="48"/>
              </w:rPr>
            </w:pPr>
          </w:p>
        </w:tc>
        <w:tc>
          <w:tcPr>
            <w:tcW w:w="1540" w:type="dxa"/>
            <w:vAlign w:val="center"/>
          </w:tcPr>
          <w:p w14:paraId="373680EF" w14:textId="77777777" w:rsidR="007F28A1" w:rsidRDefault="007F28A1">
            <w:pPr>
              <w:jc w:val="center"/>
              <w:rPr>
                <w:rFonts w:ascii="宋体" w:hAnsi="宋体" w:hint="eastAsia"/>
                <w:sz w:val="28"/>
                <w:szCs w:val="48"/>
              </w:rPr>
            </w:pPr>
          </w:p>
        </w:tc>
      </w:tr>
      <w:tr w:rsidR="007F28A1" w14:paraId="6CEE9DCF" w14:textId="77777777">
        <w:tblPrEx>
          <w:tblCellMar>
            <w:top w:w="0" w:type="dxa"/>
            <w:bottom w:w="0" w:type="dxa"/>
          </w:tblCellMar>
        </w:tblPrEx>
        <w:trPr>
          <w:trHeight w:val="567"/>
        </w:trPr>
        <w:tc>
          <w:tcPr>
            <w:tcW w:w="1414" w:type="dxa"/>
            <w:vAlign w:val="center"/>
          </w:tcPr>
          <w:p w14:paraId="4A43B9F9" w14:textId="77777777" w:rsidR="007F28A1" w:rsidRDefault="007F28A1">
            <w:pPr>
              <w:jc w:val="center"/>
              <w:rPr>
                <w:rFonts w:ascii="宋体" w:hAnsi="宋体" w:hint="eastAsia"/>
                <w:sz w:val="28"/>
                <w:szCs w:val="48"/>
              </w:rPr>
            </w:pPr>
          </w:p>
        </w:tc>
        <w:tc>
          <w:tcPr>
            <w:tcW w:w="1218" w:type="dxa"/>
            <w:vAlign w:val="center"/>
          </w:tcPr>
          <w:p w14:paraId="23426EF5" w14:textId="77777777" w:rsidR="007F28A1" w:rsidRDefault="007F28A1">
            <w:pPr>
              <w:jc w:val="center"/>
              <w:rPr>
                <w:rFonts w:ascii="宋体" w:hAnsi="宋体" w:hint="eastAsia"/>
                <w:sz w:val="28"/>
                <w:szCs w:val="48"/>
              </w:rPr>
            </w:pPr>
          </w:p>
        </w:tc>
        <w:tc>
          <w:tcPr>
            <w:tcW w:w="1050" w:type="dxa"/>
            <w:vAlign w:val="center"/>
          </w:tcPr>
          <w:p w14:paraId="46A77D41" w14:textId="77777777" w:rsidR="007F28A1" w:rsidRDefault="007F28A1">
            <w:pPr>
              <w:jc w:val="center"/>
              <w:rPr>
                <w:rFonts w:ascii="宋体" w:hAnsi="宋体" w:hint="eastAsia"/>
                <w:sz w:val="28"/>
                <w:szCs w:val="48"/>
              </w:rPr>
            </w:pPr>
          </w:p>
        </w:tc>
        <w:tc>
          <w:tcPr>
            <w:tcW w:w="1400" w:type="dxa"/>
            <w:vAlign w:val="center"/>
          </w:tcPr>
          <w:p w14:paraId="227CEEB2" w14:textId="77777777" w:rsidR="007F28A1" w:rsidRDefault="007F28A1">
            <w:pPr>
              <w:jc w:val="center"/>
              <w:rPr>
                <w:rFonts w:ascii="宋体" w:hAnsi="宋体" w:hint="eastAsia"/>
                <w:sz w:val="28"/>
                <w:szCs w:val="48"/>
              </w:rPr>
            </w:pPr>
          </w:p>
        </w:tc>
        <w:tc>
          <w:tcPr>
            <w:tcW w:w="2239" w:type="dxa"/>
            <w:vAlign w:val="center"/>
          </w:tcPr>
          <w:p w14:paraId="2DDDF277" w14:textId="77777777" w:rsidR="007F28A1" w:rsidRDefault="007F28A1">
            <w:pPr>
              <w:jc w:val="center"/>
              <w:rPr>
                <w:rFonts w:ascii="宋体" w:hAnsi="宋体" w:hint="eastAsia"/>
                <w:sz w:val="28"/>
                <w:szCs w:val="48"/>
              </w:rPr>
            </w:pPr>
          </w:p>
        </w:tc>
        <w:tc>
          <w:tcPr>
            <w:tcW w:w="1540" w:type="dxa"/>
            <w:vAlign w:val="center"/>
          </w:tcPr>
          <w:p w14:paraId="36AB83DE" w14:textId="77777777" w:rsidR="007F28A1" w:rsidRDefault="007F28A1">
            <w:pPr>
              <w:jc w:val="center"/>
              <w:rPr>
                <w:rFonts w:ascii="宋体" w:hAnsi="宋体" w:hint="eastAsia"/>
                <w:sz w:val="28"/>
                <w:szCs w:val="48"/>
              </w:rPr>
            </w:pPr>
          </w:p>
        </w:tc>
      </w:tr>
      <w:tr w:rsidR="007F28A1" w14:paraId="2079B5C6" w14:textId="77777777">
        <w:tblPrEx>
          <w:tblCellMar>
            <w:top w:w="0" w:type="dxa"/>
            <w:bottom w:w="0" w:type="dxa"/>
          </w:tblCellMar>
        </w:tblPrEx>
        <w:trPr>
          <w:trHeight w:val="567"/>
        </w:trPr>
        <w:tc>
          <w:tcPr>
            <w:tcW w:w="1414" w:type="dxa"/>
            <w:vAlign w:val="center"/>
          </w:tcPr>
          <w:p w14:paraId="1928F6F4" w14:textId="77777777" w:rsidR="007F28A1" w:rsidRDefault="007F28A1">
            <w:pPr>
              <w:jc w:val="center"/>
              <w:rPr>
                <w:rFonts w:ascii="宋体" w:hAnsi="宋体" w:hint="eastAsia"/>
                <w:sz w:val="28"/>
                <w:szCs w:val="48"/>
              </w:rPr>
            </w:pPr>
          </w:p>
        </w:tc>
        <w:tc>
          <w:tcPr>
            <w:tcW w:w="1218" w:type="dxa"/>
            <w:vAlign w:val="center"/>
          </w:tcPr>
          <w:p w14:paraId="53969FB8" w14:textId="77777777" w:rsidR="007F28A1" w:rsidRDefault="007F28A1">
            <w:pPr>
              <w:jc w:val="center"/>
              <w:rPr>
                <w:rFonts w:ascii="宋体" w:hAnsi="宋体" w:hint="eastAsia"/>
                <w:sz w:val="28"/>
                <w:szCs w:val="48"/>
              </w:rPr>
            </w:pPr>
          </w:p>
        </w:tc>
        <w:tc>
          <w:tcPr>
            <w:tcW w:w="1050" w:type="dxa"/>
            <w:vAlign w:val="center"/>
          </w:tcPr>
          <w:p w14:paraId="547A2EB5" w14:textId="77777777" w:rsidR="007F28A1" w:rsidRDefault="007F28A1">
            <w:pPr>
              <w:jc w:val="center"/>
              <w:rPr>
                <w:rFonts w:ascii="宋体" w:hAnsi="宋体" w:hint="eastAsia"/>
                <w:sz w:val="28"/>
                <w:szCs w:val="48"/>
              </w:rPr>
            </w:pPr>
          </w:p>
        </w:tc>
        <w:tc>
          <w:tcPr>
            <w:tcW w:w="1400" w:type="dxa"/>
            <w:vAlign w:val="center"/>
          </w:tcPr>
          <w:p w14:paraId="6E5EBFED" w14:textId="77777777" w:rsidR="007F28A1" w:rsidRDefault="007F28A1">
            <w:pPr>
              <w:jc w:val="center"/>
              <w:rPr>
                <w:rFonts w:ascii="宋体" w:hAnsi="宋体" w:hint="eastAsia"/>
                <w:sz w:val="28"/>
                <w:szCs w:val="48"/>
              </w:rPr>
            </w:pPr>
          </w:p>
        </w:tc>
        <w:tc>
          <w:tcPr>
            <w:tcW w:w="2239" w:type="dxa"/>
            <w:vAlign w:val="center"/>
          </w:tcPr>
          <w:p w14:paraId="43F5CFB3" w14:textId="77777777" w:rsidR="007F28A1" w:rsidRDefault="007F28A1">
            <w:pPr>
              <w:jc w:val="center"/>
              <w:rPr>
                <w:rFonts w:ascii="宋体" w:hAnsi="宋体" w:hint="eastAsia"/>
                <w:sz w:val="28"/>
                <w:szCs w:val="48"/>
              </w:rPr>
            </w:pPr>
          </w:p>
        </w:tc>
        <w:tc>
          <w:tcPr>
            <w:tcW w:w="1540" w:type="dxa"/>
            <w:vAlign w:val="center"/>
          </w:tcPr>
          <w:p w14:paraId="482DCF62" w14:textId="77777777" w:rsidR="007F28A1" w:rsidRDefault="007F28A1">
            <w:pPr>
              <w:jc w:val="center"/>
              <w:rPr>
                <w:rFonts w:ascii="宋体" w:hAnsi="宋体" w:hint="eastAsia"/>
                <w:sz w:val="28"/>
                <w:szCs w:val="48"/>
              </w:rPr>
            </w:pPr>
          </w:p>
        </w:tc>
      </w:tr>
      <w:tr w:rsidR="007F28A1" w14:paraId="4E206385" w14:textId="77777777">
        <w:tblPrEx>
          <w:tblCellMar>
            <w:top w:w="0" w:type="dxa"/>
            <w:bottom w:w="0" w:type="dxa"/>
          </w:tblCellMar>
        </w:tblPrEx>
        <w:trPr>
          <w:trHeight w:val="567"/>
        </w:trPr>
        <w:tc>
          <w:tcPr>
            <w:tcW w:w="1414" w:type="dxa"/>
            <w:vAlign w:val="center"/>
          </w:tcPr>
          <w:p w14:paraId="783F383B" w14:textId="77777777" w:rsidR="007F28A1" w:rsidRDefault="007F28A1">
            <w:pPr>
              <w:jc w:val="center"/>
              <w:rPr>
                <w:rFonts w:ascii="宋体" w:hAnsi="宋体" w:hint="eastAsia"/>
                <w:sz w:val="28"/>
                <w:szCs w:val="48"/>
              </w:rPr>
            </w:pPr>
          </w:p>
        </w:tc>
        <w:tc>
          <w:tcPr>
            <w:tcW w:w="1218" w:type="dxa"/>
            <w:vAlign w:val="center"/>
          </w:tcPr>
          <w:p w14:paraId="2C5D1E54" w14:textId="77777777" w:rsidR="007F28A1" w:rsidRDefault="007F28A1">
            <w:pPr>
              <w:jc w:val="center"/>
              <w:rPr>
                <w:rFonts w:ascii="宋体" w:hAnsi="宋体" w:hint="eastAsia"/>
                <w:sz w:val="28"/>
                <w:szCs w:val="48"/>
              </w:rPr>
            </w:pPr>
          </w:p>
        </w:tc>
        <w:tc>
          <w:tcPr>
            <w:tcW w:w="1050" w:type="dxa"/>
            <w:vAlign w:val="center"/>
          </w:tcPr>
          <w:p w14:paraId="0B614FC4" w14:textId="77777777" w:rsidR="007F28A1" w:rsidRDefault="007F28A1">
            <w:pPr>
              <w:jc w:val="center"/>
              <w:rPr>
                <w:rFonts w:ascii="宋体" w:hAnsi="宋体" w:hint="eastAsia"/>
                <w:sz w:val="28"/>
                <w:szCs w:val="48"/>
              </w:rPr>
            </w:pPr>
          </w:p>
        </w:tc>
        <w:tc>
          <w:tcPr>
            <w:tcW w:w="1400" w:type="dxa"/>
            <w:vAlign w:val="center"/>
          </w:tcPr>
          <w:p w14:paraId="2F3DBE1D" w14:textId="77777777" w:rsidR="007F28A1" w:rsidRDefault="007F28A1">
            <w:pPr>
              <w:jc w:val="center"/>
              <w:rPr>
                <w:rFonts w:ascii="宋体" w:hAnsi="宋体" w:hint="eastAsia"/>
                <w:sz w:val="28"/>
                <w:szCs w:val="48"/>
              </w:rPr>
            </w:pPr>
          </w:p>
        </w:tc>
        <w:tc>
          <w:tcPr>
            <w:tcW w:w="2239" w:type="dxa"/>
            <w:vAlign w:val="center"/>
          </w:tcPr>
          <w:p w14:paraId="6EB322F1" w14:textId="77777777" w:rsidR="007F28A1" w:rsidRDefault="007F28A1">
            <w:pPr>
              <w:jc w:val="center"/>
              <w:rPr>
                <w:rFonts w:ascii="宋体" w:hAnsi="宋体" w:hint="eastAsia"/>
                <w:sz w:val="28"/>
                <w:szCs w:val="48"/>
              </w:rPr>
            </w:pPr>
          </w:p>
        </w:tc>
        <w:tc>
          <w:tcPr>
            <w:tcW w:w="1540" w:type="dxa"/>
            <w:vAlign w:val="center"/>
          </w:tcPr>
          <w:p w14:paraId="69507188" w14:textId="77777777" w:rsidR="007F28A1" w:rsidRDefault="007F28A1">
            <w:pPr>
              <w:jc w:val="center"/>
              <w:rPr>
                <w:rFonts w:ascii="宋体" w:hAnsi="宋体" w:hint="eastAsia"/>
                <w:sz w:val="28"/>
                <w:szCs w:val="48"/>
              </w:rPr>
            </w:pPr>
          </w:p>
        </w:tc>
      </w:tr>
      <w:tr w:rsidR="007F28A1" w14:paraId="29AB6BA9" w14:textId="77777777">
        <w:tblPrEx>
          <w:tblCellMar>
            <w:top w:w="0" w:type="dxa"/>
            <w:bottom w:w="0" w:type="dxa"/>
          </w:tblCellMar>
        </w:tblPrEx>
        <w:trPr>
          <w:trHeight w:val="567"/>
        </w:trPr>
        <w:tc>
          <w:tcPr>
            <w:tcW w:w="1414" w:type="dxa"/>
            <w:vAlign w:val="center"/>
          </w:tcPr>
          <w:p w14:paraId="4B96BB7C" w14:textId="77777777" w:rsidR="007F28A1" w:rsidRDefault="007F28A1">
            <w:pPr>
              <w:jc w:val="center"/>
              <w:rPr>
                <w:rFonts w:ascii="宋体" w:hAnsi="宋体" w:hint="eastAsia"/>
                <w:sz w:val="28"/>
                <w:szCs w:val="48"/>
              </w:rPr>
            </w:pPr>
          </w:p>
        </w:tc>
        <w:tc>
          <w:tcPr>
            <w:tcW w:w="1218" w:type="dxa"/>
            <w:vAlign w:val="center"/>
          </w:tcPr>
          <w:p w14:paraId="70A3598A" w14:textId="77777777" w:rsidR="007F28A1" w:rsidRDefault="007F28A1">
            <w:pPr>
              <w:jc w:val="center"/>
              <w:rPr>
                <w:rFonts w:ascii="宋体" w:hAnsi="宋体" w:hint="eastAsia"/>
                <w:sz w:val="28"/>
                <w:szCs w:val="48"/>
              </w:rPr>
            </w:pPr>
          </w:p>
        </w:tc>
        <w:tc>
          <w:tcPr>
            <w:tcW w:w="1050" w:type="dxa"/>
            <w:vAlign w:val="center"/>
          </w:tcPr>
          <w:p w14:paraId="45AEE6A3" w14:textId="77777777" w:rsidR="007F28A1" w:rsidRDefault="007F28A1">
            <w:pPr>
              <w:jc w:val="center"/>
              <w:rPr>
                <w:rFonts w:ascii="宋体" w:hAnsi="宋体" w:hint="eastAsia"/>
                <w:sz w:val="28"/>
                <w:szCs w:val="48"/>
              </w:rPr>
            </w:pPr>
          </w:p>
        </w:tc>
        <w:tc>
          <w:tcPr>
            <w:tcW w:w="1400" w:type="dxa"/>
            <w:vAlign w:val="center"/>
          </w:tcPr>
          <w:p w14:paraId="61D2DD72" w14:textId="77777777" w:rsidR="007F28A1" w:rsidRDefault="007F28A1">
            <w:pPr>
              <w:jc w:val="center"/>
              <w:rPr>
                <w:rFonts w:ascii="宋体" w:hAnsi="宋体" w:hint="eastAsia"/>
                <w:sz w:val="28"/>
                <w:szCs w:val="48"/>
              </w:rPr>
            </w:pPr>
          </w:p>
        </w:tc>
        <w:tc>
          <w:tcPr>
            <w:tcW w:w="2239" w:type="dxa"/>
            <w:vAlign w:val="center"/>
          </w:tcPr>
          <w:p w14:paraId="71863D45" w14:textId="77777777" w:rsidR="007F28A1" w:rsidRDefault="007F28A1">
            <w:pPr>
              <w:jc w:val="center"/>
              <w:rPr>
                <w:rFonts w:ascii="宋体" w:hAnsi="宋体" w:hint="eastAsia"/>
                <w:sz w:val="28"/>
                <w:szCs w:val="48"/>
              </w:rPr>
            </w:pPr>
          </w:p>
        </w:tc>
        <w:tc>
          <w:tcPr>
            <w:tcW w:w="1540" w:type="dxa"/>
            <w:vAlign w:val="center"/>
          </w:tcPr>
          <w:p w14:paraId="45E97E9F" w14:textId="77777777" w:rsidR="007F28A1" w:rsidRDefault="007F28A1">
            <w:pPr>
              <w:jc w:val="center"/>
              <w:rPr>
                <w:rFonts w:ascii="宋体" w:hAnsi="宋体" w:hint="eastAsia"/>
                <w:sz w:val="28"/>
                <w:szCs w:val="48"/>
              </w:rPr>
            </w:pPr>
          </w:p>
        </w:tc>
      </w:tr>
      <w:tr w:rsidR="007F28A1" w14:paraId="102F9531" w14:textId="77777777">
        <w:tblPrEx>
          <w:tblCellMar>
            <w:top w:w="0" w:type="dxa"/>
            <w:bottom w:w="0" w:type="dxa"/>
          </w:tblCellMar>
        </w:tblPrEx>
        <w:trPr>
          <w:trHeight w:val="567"/>
        </w:trPr>
        <w:tc>
          <w:tcPr>
            <w:tcW w:w="1414" w:type="dxa"/>
            <w:vAlign w:val="center"/>
          </w:tcPr>
          <w:p w14:paraId="304DFA54" w14:textId="77777777" w:rsidR="007F28A1" w:rsidRDefault="007F28A1">
            <w:pPr>
              <w:jc w:val="center"/>
              <w:rPr>
                <w:rFonts w:ascii="宋体" w:hAnsi="宋体" w:hint="eastAsia"/>
                <w:sz w:val="28"/>
                <w:szCs w:val="48"/>
              </w:rPr>
            </w:pPr>
          </w:p>
        </w:tc>
        <w:tc>
          <w:tcPr>
            <w:tcW w:w="1218" w:type="dxa"/>
            <w:vAlign w:val="center"/>
          </w:tcPr>
          <w:p w14:paraId="3A892A61" w14:textId="77777777" w:rsidR="007F28A1" w:rsidRDefault="007F28A1">
            <w:pPr>
              <w:jc w:val="center"/>
              <w:rPr>
                <w:rFonts w:ascii="宋体" w:hAnsi="宋体" w:hint="eastAsia"/>
                <w:sz w:val="28"/>
                <w:szCs w:val="48"/>
              </w:rPr>
            </w:pPr>
          </w:p>
        </w:tc>
        <w:tc>
          <w:tcPr>
            <w:tcW w:w="1050" w:type="dxa"/>
            <w:vAlign w:val="center"/>
          </w:tcPr>
          <w:p w14:paraId="3B2B981E" w14:textId="77777777" w:rsidR="007F28A1" w:rsidRDefault="007F28A1">
            <w:pPr>
              <w:jc w:val="center"/>
              <w:rPr>
                <w:rFonts w:ascii="宋体" w:hAnsi="宋体" w:hint="eastAsia"/>
                <w:sz w:val="28"/>
                <w:szCs w:val="48"/>
              </w:rPr>
            </w:pPr>
          </w:p>
        </w:tc>
        <w:tc>
          <w:tcPr>
            <w:tcW w:w="1400" w:type="dxa"/>
            <w:vAlign w:val="center"/>
          </w:tcPr>
          <w:p w14:paraId="12777850" w14:textId="77777777" w:rsidR="007F28A1" w:rsidRDefault="007F28A1">
            <w:pPr>
              <w:jc w:val="center"/>
              <w:rPr>
                <w:rFonts w:ascii="宋体" w:hAnsi="宋体" w:hint="eastAsia"/>
                <w:sz w:val="28"/>
                <w:szCs w:val="48"/>
              </w:rPr>
            </w:pPr>
          </w:p>
        </w:tc>
        <w:tc>
          <w:tcPr>
            <w:tcW w:w="2239" w:type="dxa"/>
            <w:vAlign w:val="center"/>
          </w:tcPr>
          <w:p w14:paraId="0C4F5E7F" w14:textId="77777777" w:rsidR="007F28A1" w:rsidRDefault="007F28A1">
            <w:pPr>
              <w:jc w:val="center"/>
              <w:rPr>
                <w:rFonts w:ascii="宋体" w:hAnsi="宋体" w:hint="eastAsia"/>
                <w:sz w:val="28"/>
                <w:szCs w:val="48"/>
              </w:rPr>
            </w:pPr>
          </w:p>
        </w:tc>
        <w:tc>
          <w:tcPr>
            <w:tcW w:w="1540" w:type="dxa"/>
            <w:vAlign w:val="center"/>
          </w:tcPr>
          <w:p w14:paraId="5BE8E1E9" w14:textId="77777777" w:rsidR="007F28A1" w:rsidRDefault="007F28A1">
            <w:pPr>
              <w:jc w:val="center"/>
              <w:rPr>
                <w:rFonts w:ascii="宋体" w:hAnsi="宋体" w:hint="eastAsia"/>
                <w:sz w:val="28"/>
                <w:szCs w:val="48"/>
              </w:rPr>
            </w:pPr>
          </w:p>
        </w:tc>
      </w:tr>
      <w:tr w:rsidR="007F28A1" w14:paraId="1132078F" w14:textId="77777777">
        <w:tblPrEx>
          <w:tblCellMar>
            <w:top w:w="0" w:type="dxa"/>
            <w:bottom w:w="0" w:type="dxa"/>
          </w:tblCellMar>
        </w:tblPrEx>
        <w:trPr>
          <w:trHeight w:val="567"/>
        </w:trPr>
        <w:tc>
          <w:tcPr>
            <w:tcW w:w="1414" w:type="dxa"/>
            <w:vAlign w:val="center"/>
          </w:tcPr>
          <w:p w14:paraId="0C7B41B6" w14:textId="77777777" w:rsidR="007F28A1" w:rsidRDefault="007F28A1">
            <w:pPr>
              <w:jc w:val="center"/>
              <w:rPr>
                <w:rFonts w:ascii="宋体" w:hAnsi="宋体" w:hint="eastAsia"/>
                <w:sz w:val="28"/>
                <w:szCs w:val="48"/>
              </w:rPr>
            </w:pPr>
          </w:p>
        </w:tc>
        <w:tc>
          <w:tcPr>
            <w:tcW w:w="1218" w:type="dxa"/>
            <w:vAlign w:val="center"/>
          </w:tcPr>
          <w:p w14:paraId="6F948C7A" w14:textId="77777777" w:rsidR="007F28A1" w:rsidRDefault="007F28A1">
            <w:pPr>
              <w:jc w:val="center"/>
              <w:rPr>
                <w:rFonts w:ascii="宋体" w:hAnsi="宋体" w:hint="eastAsia"/>
                <w:sz w:val="28"/>
                <w:szCs w:val="48"/>
              </w:rPr>
            </w:pPr>
          </w:p>
        </w:tc>
        <w:tc>
          <w:tcPr>
            <w:tcW w:w="1050" w:type="dxa"/>
            <w:vAlign w:val="center"/>
          </w:tcPr>
          <w:p w14:paraId="30DE085A" w14:textId="77777777" w:rsidR="007F28A1" w:rsidRDefault="007F28A1">
            <w:pPr>
              <w:jc w:val="center"/>
              <w:rPr>
                <w:rFonts w:ascii="宋体" w:hAnsi="宋体" w:hint="eastAsia"/>
                <w:sz w:val="28"/>
                <w:szCs w:val="48"/>
              </w:rPr>
            </w:pPr>
          </w:p>
        </w:tc>
        <w:tc>
          <w:tcPr>
            <w:tcW w:w="1400" w:type="dxa"/>
            <w:vAlign w:val="center"/>
          </w:tcPr>
          <w:p w14:paraId="50F32B0D" w14:textId="77777777" w:rsidR="007F28A1" w:rsidRDefault="007F28A1">
            <w:pPr>
              <w:jc w:val="center"/>
              <w:rPr>
                <w:rFonts w:ascii="宋体" w:hAnsi="宋体" w:hint="eastAsia"/>
                <w:sz w:val="28"/>
                <w:szCs w:val="48"/>
              </w:rPr>
            </w:pPr>
          </w:p>
        </w:tc>
        <w:tc>
          <w:tcPr>
            <w:tcW w:w="2239" w:type="dxa"/>
            <w:vAlign w:val="center"/>
          </w:tcPr>
          <w:p w14:paraId="1BC78112" w14:textId="77777777" w:rsidR="007F28A1" w:rsidRDefault="007F28A1">
            <w:pPr>
              <w:jc w:val="center"/>
              <w:rPr>
                <w:rFonts w:ascii="宋体" w:hAnsi="宋体" w:hint="eastAsia"/>
                <w:sz w:val="28"/>
                <w:szCs w:val="48"/>
              </w:rPr>
            </w:pPr>
          </w:p>
        </w:tc>
        <w:tc>
          <w:tcPr>
            <w:tcW w:w="1540" w:type="dxa"/>
            <w:vAlign w:val="center"/>
          </w:tcPr>
          <w:p w14:paraId="4FAF3FDE" w14:textId="77777777" w:rsidR="007F28A1" w:rsidRDefault="007F28A1">
            <w:pPr>
              <w:jc w:val="center"/>
              <w:rPr>
                <w:rFonts w:ascii="宋体" w:hAnsi="宋体" w:hint="eastAsia"/>
                <w:sz w:val="28"/>
                <w:szCs w:val="48"/>
              </w:rPr>
            </w:pPr>
          </w:p>
        </w:tc>
      </w:tr>
      <w:tr w:rsidR="007F28A1" w14:paraId="34F5966F" w14:textId="77777777">
        <w:tblPrEx>
          <w:tblCellMar>
            <w:top w:w="0" w:type="dxa"/>
            <w:bottom w:w="0" w:type="dxa"/>
          </w:tblCellMar>
        </w:tblPrEx>
        <w:trPr>
          <w:trHeight w:val="567"/>
        </w:trPr>
        <w:tc>
          <w:tcPr>
            <w:tcW w:w="1414" w:type="dxa"/>
            <w:vAlign w:val="center"/>
          </w:tcPr>
          <w:p w14:paraId="4758BF9B" w14:textId="77777777" w:rsidR="007F28A1" w:rsidRDefault="007F28A1">
            <w:pPr>
              <w:jc w:val="center"/>
              <w:rPr>
                <w:rFonts w:ascii="宋体" w:hAnsi="宋体" w:hint="eastAsia"/>
                <w:sz w:val="28"/>
                <w:szCs w:val="48"/>
              </w:rPr>
            </w:pPr>
          </w:p>
        </w:tc>
        <w:tc>
          <w:tcPr>
            <w:tcW w:w="1218" w:type="dxa"/>
            <w:vAlign w:val="center"/>
          </w:tcPr>
          <w:p w14:paraId="32BB822A" w14:textId="77777777" w:rsidR="007F28A1" w:rsidRDefault="007F28A1">
            <w:pPr>
              <w:jc w:val="center"/>
              <w:rPr>
                <w:rFonts w:ascii="宋体" w:hAnsi="宋体" w:hint="eastAsia"/>
                <w:sz w:val="28"/>
                <w:szCs w:val="48"/>
              </w:rPr>
            </w:pPr>
          </w:p>
        </w:tc>
        <w:tc>
          <w:tcPr>
            <w:tcW w:w="1050" w:type="dxa"/>
            <w:vAlign w:val="center"/>
          </w:tcPr>
          <w:p w14:paraId="5E7D4B77" w14:textId="77777777" w:rsidR="007F28A1" w:rsidRDefault="007F28A1">
            <w:pPr>
              <w:jc w:val="center"/>
              <w:rPr>
                <w:rFonts w:ascii="宋体" w:hAnsi="宋体" w:hint="eastAsia"/>
                <w:sz w:val="28"/>
                <w:szCs w:val="48"/>
              </w:rPr>
            </w:pPr>
          </w:p>
        </w:tc>
        <w:tc>
          <w:tcPr>
            <w:tcW w:w="1400" w:type="dxa"/>
            <w:vAlign w:val="center"/>
          </w:tcPr>
          <w:p w14:paraId="07C4F5A4" w14:textId="77777777" w:rsidR="007F28A1" w:rsidRDefault="007F28A1">
            <w:pPr>
              <w:jc w:val="center"/>
              <w:rPr>
                <w:rFonts w:ascii="宋体" w:hAnsi="宋体" w:hint="eastAsia"/>
                <w:sz w:val="28"/>
                <w:szCs w:val="48"/>
              </w:rPr>
            </w:pPr>
          </w:p>
        </w:tc>
        <w:tc>
          <w:tcPr>
            <w:tcW w:w="2239" w:type="dxa"/>
            <w:vAlign w:val="center"/>
          </w:tcPr>
          <w:p w14:paraId="2A104D27" w14:textId="77777777" w:rsidR="007F28A1" w:rsidRDefault="007F28A1">
            <w:pPr>
              <w:jc w:val="center"/>
              <w:rPr>
                <w:rFonts w:ascii="宋体" w:hAnsi="宋体" w:hint="eastAsia"/>
                <w:sz w:val="28"/>
                <w:szCs w:val="48"/>
              </w:rPr>
            </w:pPr>
          </w:p>
        </w:tc>
        <w:tc>
          <w:tcPr>
            <w:tcW w:w="1540" w:type="dxa"/>
            <w:vAlign w:val="center"/>
          </w:tcPr>
          <w:p w14:paraId="4E6C89F7" w14:textId="77777777" w:rsidR="007F28A1" w:rsidRDefault="007F28A1">
            <w:pPr>
              <w:jc w:val="center"/>
              <w:rPr>
                <w:rFonts w:ascii="宋体" w:hAnsi="宋体" w:hint="eastAsia"/>
                <w:sz w:val="28"/>
                <w:szCs w:val="48"/>
              </w:rPr>
            </w:pPr>
          </w:p>
        </w:tc>
      </w:tr>
      <w:tr w:rsidR="007F28A1" w14:paraId="2A5623D7" w14:textId="77777777">
        <w:tblPrEx>
          <w:tblCellMar>
            <w:top w:w="0" w:type="dxa"/>
            <w:bottom w:w="0" w:type="dxa"/>
          </w:tblCellMar>
        </w:tblPrEx>
        <w:trPr>
          <w:trHeight w:val="567"/>
        </w:trPr>
        <w:tc>
          <w:tcPr>
            <w:tcW w:w="1414" w:type="dxa"/>
            <w:vAlign w:val="center"/>
          </w:tcPr>
          <w:p w14:paraId="4C98E1A9" w14:textId="77777777" w:rsidR="007F28A1" w:rsidRDefault="007F28A1">
            <w:pPr>
              <w:jc w:val="center"/>
              <w:rPr>
                <w:rFonts w:ascii="宋体" w:hAnsi="宋体" w:hint="eastAsia"/>
                <w:sz w:val="28"/>
                <w:szCs w:val="48"/>
              </w:rPr>
            </w:pPr>
          </w:p>
        </w:tc>
        <w:tc>
          <w:tcPr>
            <w:tcW w:w="1218" w:type="dxa"/>
            <w:vAlign w:val="center"/>
          </w:tcPr>
          <w:p w14:paraId="2015F939" w14:textId="77777777" w:rsidR="007F28A1" w:rsidRDefault="007F28A1">
            <w:pPr>
              <w:jc w:val="center"/>
              <w:rPr>
                <w:rFonts w:ascii="宋体" w:hAnsi="宋体" w:hint="eastAsia"/>
                <w:sz w:val="28"/>
                <w:szCs w:val="48"/>
              </w:rPr>
            </w:pPr>
          </w:p>
        </w:tc>
        <w:tc>
          <w:tcPr>
            <w:tcW w:w="1050" w:type="dxa"/>
            <w:vAlign w:val="center"/>
          </w:tcPr>
          <w:p w14:paraId="0606B79B" w14:textId="77777777" w:rsidR="007F28A1" w:rsidRDefault="007F28A1">
            <w:pPr>
              <w:jc w:val="center"/>
              <w:rPr>
                <w:rFonts w:ascii="宋体" w:hAnsi="宋体" w:hint="eastAsia"/>
                <w:sz w:val="28"/>
                <w:szCs w:val="48"/>
              </w:rPr>
            </w:pPr>
          </w:p>
        </w:tc>
        <w:tc>
          <w:tcPr>
            <w:tcW w:w="1400" w:type="dxa"/>
            <w:vAlign w:val="center"/>
          </w:tcPr>
          <w:p w14:paraId="4ABE7C1E" w14:textId="77777777" w:rsidR="007F28A1" w:rsidRDefault="007F28A1">
            <w:pPr>
              <w:jc w:val="center"/>
              <w:rPr>
                <w:rFonts w:ascii="宋体" w:hAnsi="宋体" w:hint="eastAsia"/>
                <w:sz w:val="28"/>
                <w:szCs w:val="48"/>
              </w:rPr>
            </w:pPr>
          </w:p>
        </w:tc>
        <w:tc>
          <w:tcPr>
            <w:tcW w:w="2239" w:type="dxa"/>
            <w:vAlign w:val="center"/>
          </w:tcPr>
          <w:p w14:paraId="08AC5754" w14:textId="77777777" w:rsidR="007F28A1" w:rsidRDefault="007F28A1">
            <w:pPr>
              <w:jc w:val="center"/>
              <w:rPr>
                <w:rFonts w:ascii="宋体" w:hAnsi="宋体" w:hint="eastAsia"/>
                <w:sz w:val="28"/>
                <w:szCs w:val="48"/>
              </w:rPr>
            </w:pPr>
          </w:p>
        </w:tc>
        <w:tc>
          <w:tcPr>
            <w:tcW w:w="1540" w:type="dxa"/>
            <w:vAlign w:val="center"/>
          </w:tcPr>
          <w:p w14:paraId="569EEF7B" w14:textId="77777777" w:rsidR="007F28A1" w:rsidRDefault="007F28A1">
            <w:pPr>
              <w:jc w:val="center"/>
              <w:rPr>
                <w:rFonts w:ascii="宋体" w:hAnsi="宋体" w:hint="eastAsia"/>
                <w:sz w:val="28"/>
                <w:szCs w:val="48"/>
              </w:rPr>
            </w:pPr>
          </w:p>
        </w:tc>
      </w:tr>
    </w:tbl>
    <w:p w14:paraId="45A9C6FF" w14:textId="77777777" w:rsidR="007F28A1" w:rsidRDefault="007F28A1">
      <w:pPr>
        <w:jc w:val="center"/>
        <w:rPr>
          <w:rFonts w:ascii="宋体" w:eastAsia="宋体" w:hint="eastAsia"/>
          <w:sz w:val="44"/>
          <w:szCs w:val="48"/>
        </w:rPr>
      </w:pPr>
      <w:r>
        <w:rPr>
          <w:rFonts w:ascii="宋体" w:eastAsia="宋体" w:hint="eastAsia"/>
          <w:sz w:val="44"/>
          <w:szCs w:val="48"/>
        </w:rPr>
        <w:t>鉴定仪器设备登记表</w:t>
      </w:r>
    </w:p>
    <w:p w14:paraId="1D4400F3" w14:textId="77777777" w:rsidR="007F28A1" w:rsidRDefault="007F28A1">
      <w:pPr>
        <w:spacing w:line="240" w:lineRule="exact"/>
        <w:rPr>
          <w:rFonts w:ascii="宋体" w:eastAsia="宋体" w:hint="eastAsia"/>
          <w:sz w:val="44"/>
          <w:szCs w:val="48"/>
        </w:rPr>
      </w:pPr>
    </w:p>
    <w:tbl>
      <w:tblPr>
        <w:tblW w:w="88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0"/>
        <w:gridCol w:w="2162"/>
        <w:gridCol w:w="2208"/>
        <w:gridCol w:w="1440"/>
        <w:gridCol w:w="900"/>
        <w:gridCol w:w="1301"/>
      </w:tblGrid>
      <w:tr w:rsidR="007F28A1" w14:paraId="335D4E14" w14:textId="77777777">
        <w:tblPrEx>
          <w:tblCellMar>
            <w:top w:w="0" w:type="dxa"/>
            <w:bottom w:w="0" w:type="dxa"/>
          </w:tblCellMar>
        </w:tblPrEx>
        <w:trPr>
          <w:trHeight w:hRule="exact" w:val="510"/>
        </w:trPr>
        <w:tc>
          <w:tcPr>
            <w:tcW w:w="850" w:type="dxa"/>
            <w:vAlign w:val="center"/>
          </w:tcPr>
          <w:p w14:paraId="54E53BB9" w14:textId="77777777" w:rsidR="007F28A1" w:rsidRDefault="007F28A1">
            <w:pPr>
              <w:spacing w:line="380" w:lineRule="exact"/>
              <w:jc w:val="center"/>
              <w:rPr>
                <w:rFonts w:ascii="宋体" w:eastAsia="宋体" w:hAnsi="宋体" w:hint="eastAsia"/>
                <w:sz w:val="24"/>
                <w:szCs w:val="48"/>
              </w:rPr>
            </w:pPr>
            <w:r>
              <w:rPr>
                <w:rFonts w:ascii="宋体" w:eastAsia="宋体" w:hAnsi="宋体" w:hint="eastAsia"/>
                <w:sz w:val="24"/>
                <w:szCs w:val="48"/>
              </w:rPr>
              <w:t>序号</w:t>
            </w:r>
          </w:p>
        </w:tc>
        <w:tc>
          <w:tcPr>
            <w:tcW w:w="2162" w:type="dxa"/>
            <w:vAlign w:val="center"/>
          </w:tcPr>
          <w:p w14:paraId="7931130D" w14:textId="77777777" w:rsidR="007F28A1" w:rsidRDefault="007F28A1">
            <w:pPr>
              <w:spacing w:line="380" w:lineRule="exact"/>
              <w:jc w:val="center"/>
              <w:rPr>
                <w:rFonts w:ascii="宋体" w:eastAsia="宋体" w:hAnsi="宋体" w:hint="eastAsia"/>
                <w:sz w:val="24"/>
                <w:szCs w:val="48"/>
              </w:rPr>
            </w:pPr>
            <w:r>
              <w:rPr>
                <w:rFonts w:ascii="宋体" w:eastAsia="宋体" w:hAnsi="宋体" w:hint="eastAsia"/>
                <w:sz w:val="24"/>
                <w:szCs w:val="48"/>
              </w:rPr>
              <w:t>名  称</w:t>
            </w:r>
          </w:p>
        </w:tc>
        <w:tc>
          <w:tcPr>
            <w:tcW w:w="2208" w:type="dxa"/>
            <w:vAlign w:val="center"/>
          </w:tcPr>
          <w:p w14:paraId="6AB4DAAC" w14:textId="77777777" w:rsidR="007F28A1" w:rsidRDefault="007F28A1">
            <w:pPr>
              <w:spacing w:line="380" w:lineRule="exact"/>
              <w:jc w:val="center"/>
              <w:rPr>
                <w:rFonts w:ascii="宋体" w:eastAsia="宋体" w:hAnsi="宋体" w:hint="eastAsia"/>
                <w:sz w:val="24"/>
                <w:szCs w:val="48"/>
              </w:rPr>
            </w:pPr>
            <w:r>
              <w:rPr>
                <w:rFonts w:ascii="宋体" w:eastAsia="宋体" w:hAnsi="宋体" w:hint="eastAsia"/>
                <w:sz w:val="24"/>
                <w:szCs w:val="48"/>
              </w:rPr>
              <w:t>主要功能</w:t>
            </w:r>
          </w:p>
        </w:tc>
        <w:tc>
          <w:tcPr>
            <w:tcW w:w="1440" w:type="dxa"/>
            <w:vAlign w:val="center"/>
          </w:tcPr>
          <w:p w14:paraId="3735E98D" w14:textId="77777777" w:rsidR="007F28A1" w:rsidRDefault="007F28A1">
            <w:pPr>
              <w:spacing w:line="380" w:lineRule="exact"/>
              <w:jc w:val="center"/>
              <w:rPr>
                <w:rFonts w:ascii="宋体" w:eastAsia="宋体" w:hAnsi="宋体" w:hint="eastAsia"/>
                <w:sz w:val="24"/>
                <w:szCs w:val="48"/>
              </w:rPr>
            </w:pPr>
            <w:r>
              <w:rPr>
                <w:rFonts w:ascii="宋体" w:eastAsia="宋体" w:hAnsi="宋体" w:hint="eastAsia"/>
                <w:sz w:val="24"/>
                <w:szCs w:val="48"/>
              </w:rPr>
              <w:t>购置时间</w:t>
            </w:r>
          </w:p>
        </w:tc>
        <w:tc>
          <w:tcPr>
            <w:tcW w:w="900" w:type="dxa"/>
            <w:vAlign w:val="center"/>
          </w:tcPr>
          <w:p w14:paraId="2A4DA3BC" w14:textId="77777777" w:rsidR="007F28A1" w:rsidRDefault="007F28A1">
            <w:pPr>
              <w:spacing w:line="380" w:lineRule="exact"/>
              <w:jc w:val="center"/>
              <w:rPr>
                <w:rFonts w:ascii="宋体" w:eastAsia="宋体" w:hAnsi="宋体" w:hint="eastAsia"/>
                <w:sz w:val="24"/>
                <w:szCs w:val="48"/>
              </w:rPr>
            </w:pPr>
            <w:r>
              <w:rPr>
                <w:rFonts w:ascii="宋体" w:eastAsia="宋体" w:hAnsi="宋体" w:hint="eastAsia"/>
                <w:sz w:val="24"/>
                <w:szCs w:val="48"/>
              </w:rPr>
              <w:t>数量</w:t>
            </w:r>
          </w:p>
        </w:tc>
        <w:tc>
          <w:tcPr>
            <w:tcW w:w="1301" w:type="dxa"/>
            <w:vAlign w:val="center"/>
          </w:tcPr>
          <w:p w14:paraId="7F8F3125" w14:textId="77777777" w:rsidR="007F28A1" w:rsidRDefault="007F28A1">
            <w:pPr>
              <w:spacing w:line="380" w:lineRule="exact"/>
              <w:jc w:val="center"/>
              <w:rPr>
                <w:rFonts w:ascii="宋体" w:eastAsia="宋体" w:hAnsi="宋体" w:hint="eastAsia"/>
                <w:sz w:val="24"/>
                <w:szCs w:val="48"/>
              </w:rPr>
            </w:pPr>
            <w:r>
              <w:rPr>
                <w:rFonts w:ascii="宋体" w:eastAsia="宋体" w:hAnsi="宋体" w:hint="eastAsia"/>
                <w:sz w:val="24"/>
                <w:szCs w:val="48"/>
              </w:rPr>
              <w:t>购置价格</w:t>
            </w:r>
          </w:p>
        </w:tc>
      </w:tr>
      <w:tr w:rsidR="007F28A1" w14:paraId="3CFAA018" w14:textId="77777777">
        <w:tblPrEx>
          <w:tblCellMar>
            <w:top w:w="0" w:type="dxa"/>
            <w:bottom w:w="0" w:type="dxa"/>
          </w:tblCellMar>
        </w:tblPrEx>
        <w:trPr>
          <w:trHeight w:hRule="exact" w:val="510"/>
        </w:trPr>
        <w:tc>
          <w:tcPr>
            <w:tcW w:w="850" w:type="dxa"/>
            <w:vAlign w:val="center"/>
          </w:tcPr>
          <w:p w14:paraId="1D893600" w14:textId="77777777" w:rsidR="007F28A1" w:rsidRDefault="007F28A1">
            <w:pPr>
              <w:jc w:val="center"/>
              <w:rPr>
                <w:rFonts w:ascii="宋体" w:eastAsia="宋体" w:hAnsi="宋体" w:hint="eastAsia"/>
                <w:sz w:val="24"/>
                <w:szCs w:val="48"/>
              </w:rPr>
            </w:pPr>
          </w:p>
        </w:tc>
        <w:tc>
          <w:tcPr>
            <w:tcW w:w="2162" w:type="dxa"/>
            <w:vAlign w:val="center"/>
          </w:tcPr>
          <w:p w14:paraId="33E96495" w14:textId="77777777" w:rsidR="007F28A1" w:rsidRDefault="007F28A1">
            <w:pPr>
              <w:jc w:val="center"/>
              <w:rPr>
                <w:rFonts w:ascii="宋体" w:eastAsia="宋体" w:hAnsi="宋体" w:hint="eastAsia"/>
                <w:sz w:val="24"/>
                <w:szCs w:val="48"/>
              </w:rPr>
            </w:pPr>
          </w:p>
        </w:tc>
        <w:tc>
          <w:tcPr>
            <w:tcW w:w="2208" w:type="dxa"/>
            <w:vAlign w:val="center"/>
          </w:tcPr>
          <w:p w14:paraId="1BC48604" w14:textId="77777777" w:rsidR="007F28A1" w:rsidRDefault="007F28A1">
            <w:pPr>
              <w:jc w:val="center"/>
              <w:rPr>
                <w:rFonts w:ascii="宋体" w:eastAsia="宋体" w:hAnsi="宋体" w:hint="eastAsia"/>
                <w:sz w:val="24"/>
                <w:szCs w:val="48"/>
              </w:rPr>
            </w:pPr>
          </w:p>
        </w:tc>
        <w:tc>
          <w:tcPr>
            <w:tcW w:w="1440" w:type="dxa"/>
            <w:vAlign w:val="center"/>
          </w:tcPr>
          <w:p w14:paraId="5D5611C8" w14:textId="77777777" w:rsidR="007F28A1" w:rsidRDefault="007F28A1">
            <w:pPr>
              <w:jc w:val="center"/>
              <w:rPr>
                <w:rFonts w:ascii="宋体" w:eastAsia="宋体" w:hAnsi="宋体" w:hint="eastAsia"/>
                <w:sz w:val="24"/>
                <w:szCs w:val="48"/>
              </w:rPr>
            </w:pPr>
          </w:p>
        </w:tc>
        <w:tc>
          <w:tcPr>
            <w:tcW w:w="900" w:type="dxa"/>
            <w:vAlign w:val="center"/>
          </w:tcPr>
          <w:p w14:paraId="49F506B0" w14:textId="77777777" w:rsidR="007F28A1" w:rsidRDefault="007F28A1">
            <w:pPr>
              <w:jc w:val="center"/>
              <w:rPr>
                <w:rFonts w:ascii="宋体" w:eastAsia="宋体" w:hAnsi="宋体" w:hint="eastAsia"/>
                <w:sz w:val="24"/>
                <w:szCs w:val="48"/>
              </w:rPr>
            </w:pPr>
          </w:p>
        </w:tc>
        <w:tc>
          <w:tcPr>
            <w:tcW w:w="1301" w:type="dxa"/>
            <w:vAlign w:val="center"/>
          </w:tcPr>
          <w:p w14:paraId="580E7064" w14:textId="77777777" w:rsidR="007F28A1" w:rsidRDefault="007F28A1">
            <w:pPr>
              <w:jc w:val="center"/>
              <w:rPr>
                <w:rFonts w:ascii="宋体" w:eastAsia="宋体" w:hAnsi="宋体" w:hint="eastAsia"/>
                <w:sz w:val="24"/>
                <w:szCs w:val="48"/>
              </w:rPr>
            </w:pPr>
          </w:p>
        </w:tc>
      </w:tr>
      <w:tr w:rsidR="007F28A1" w14:paraId="1C3502B3" w14:textId="77777777">
        <w:tblPrEx>
          <w:tblCellMar>
            <w:top w:w="0" w:type="dxa"/>
            <w:bottom w:w="0" w:type="dxa"/>
          </w:tblCellMar>
        </w:tblPrEx>
        <w:trPr>
          <w:trHeight w:hRule="exact" w:val="510"/>
        </w:trPr>
        <w:tc>
          <w:tcPr>
            <w:tcW w:w="850" w:type="dxa"/>
            <w:vAlign w:val="center"/>
          </w:tcPr>
          <w:p w14:paraId="75DC848B" w14:textId="77777777" w:rsidR="007F28A1" w:rsidRDefault="007F28A1">
            <w:pPr>
              <w:jc w:val="center"/>
              <w:rPr>
                <w:rFonts w:ascii="宋体" w:eastAsia="宋体" w:hAnsi="宋体" w:hint="eastAsia"/>
                <w:sz w:val="24"/>
                <w:szCs w:val="48"/>
              </w:rPr>
            </w:pPr>
          </w:p>
        </w:tc>
        <w:tc>
          <w:tcPr>
            <w:tcW w:w="2162" w:type="dxa"/>
            <w:vAlign w:val="center"/>
          </w:tcPr>
          <w:p w14:paraId="27D5C1CF" w14:textId="77777777" w:rsidR="007F28A1" w:rsidRDefault="007F28A1">
            <w:pPr>
              <w:jc w:val="center"/>
              <w:rPr>
                <w:rFonts w:ascii="宋体" w:eastAsia="宋体" w:hAnsi="宋体" w:hint="eastAsia"/>
                <w:sz w:val="24"/>
                <w:szCs w:val="48"/>
              </w:rPr>
            </w:pPr>
          </w:p>
        </w:tc>
        <w:tc>
          <w:tcPr>
            <w:tcW w:w="2208" w:type="dxa"/>
            <w:vAlign w:val="center"/>
          </w:tcPr>
          <w:p w14:paraId="4E78D8AC" w14:textId="77777777" w:rsidR="007F28A1" w:rsidRDefault="007F28A1">
            <w:pPr>
              <w:jc w:val="center"/>
              <w:rPr>
                <w:rFonts w:ascii="宋体" w:eastAsia="宋体" w:hAnsi="宋体" w:hint="eastAsia"/>
                <w:sz w:val="24"/>
                <w:szCs w:val="48"/>
              </w:rPr>
            </w:pPr>
          </w:p>
        </w:tc>
        <w:tc>
          <w:tcPr>
            <w:tcW w:w="1440" w:type="dxa"/>
            <w:vAlign w:val="center"/>
          </w:tcPr>
          <w:p w14:paraId="0D1D1A5A" w14:textId="77777777" w:rsidR="007F28A1" w:rsidRDefault="007F28A1">
            <w:pPr>
              <w:jc w:val="center"/>
              <w:rPr>
                <w:rFonts w:ascii="宋体" w:eastAsia="宋体" w:hAnsi="宋体" w:hint="eastAsia"/>
                <w:sz w:val="24"/>
                <w:szCs w:val="48"/>
              </w:rPr>
            </w:pPr>
          </w:p>
        </w:tc>
        <w:tc>
          <w:tcPr>
            <w:tcW w:w="900" w:type="dxa"/>
            <w:vAlign w:val="center"/>
          </w:tcPr>
          <w:p w14:paraId="30889655" w14:textId="77777777" w:rsidR="007F28A1" w:rsidRDefault="007F28A1">
            <w:pPr>
              <w:jc w:val="center"/>
              <w:rPr>
                <w:rFonts w:ascii="宋体" w:eastAsia="宋体" w:hAnsi="宋体" w:hint="eastAsia"/>
                <w:sz w:val="24"/>
                <w:szCs w:val="48"/>
              </w:rPr>
            </w:pPr>
          </w:p>
        </w:tc>
        <w:tc>
          <w:tcPr>
            <w:tcW w:w="1301" w:type="dxa"/>
            <w:vAlign w:val="center"/>
          </w:tcPr>
          <w:p w14:paraId="02FC1818" w14:textId="77777777" w:rsidR="007F28A1" w:rsidRDefault="007F28A1">
            <w:pPr>
              <w:jc w:val="center"/>
              <w:rPr>
                <w:rFonts w:ascii="宋体" w:eastAsia="宋体" w:hAnsi="宋体" w:hint="eastAsia"/>
                <w:sz w:val="24"/>
                <w:szCs w:val="48"/>
              </w:rPr>
            </w:pPr>
          </w:p>
        </w:tc>
      </w:tr>
      <w:tr w:rsidR="007F28A1" w14:paraId="16FDAD53" w14:textId="77777777">
        <w:tblPrEx>
          <w:tblCellMar>
            <w:top w:w="0" w:type="dxa"/>
            <w:bottom w:w="0" w:type="dxa"/>
          </w:tblCellMar>
        </w:tblPrEx>
        <w:trPr>
          <w:trHeight w:hRule="exact" w:val="510"/>
        </w:trPr>
        <w:tc>
          <w:tcPr>
            <w:tcW w:w="850" w:type="dxa"/>
            <w:vAlign w:val="center"/>
          </w:tcPr>
          <w:p w14:paraId="38B5466D" w14:textId="77777777" w:rsidR="007F28A1" w:rsidRDefault="007F28A1">
            <w:pPr>
              <w:jc w:val="center"/>
              <w:rPr>
                <w:rFonts w:ascii="宋体" w:eastAsia="宋体" w:hAnsi="宋体" w:hint="eastAsia"/>
                <w:sz w:val="24"/>
                <w:szCs w:val="48"/>
              </w:rPr>
            </w:pPr>
          </w:p>
        </w:tc>
        <w:tc>
          <w:tcPr>
            <w:tcW w:w="2162" w:type="dxa"/>
            <w:vAlign w:val="center"/>
          </w:tcPr>
          <w:p w14:paraId="1D5B9353" w14:textId="77777777" w:rsidR="007F28A1" w:rsidRDefault="007F28A1">
            <w:pPr>
              <w:jc w:val="center"/>
              <w:rPr>
                <w:rFonts w:ascii="宋体" w:eastAsia="宋体" w:hAnsi="宋体" w:hint="eastAsia"/>
                <w:sz w:val="24"/>
                <w:szCs w:val="48"/>
              </w:rPr>
            </w:pPr>
          </w:p>
        </w:tc>
        <w:tc>
          <w:tcPr>
            <w:tcW w:w="2208" w:type="dxa"/>
            <w:vAlign w:val="center"/>
          </w:tcPr>
          <w:p w14:paraId="5D2F94D1" w14:textId="77777777" w:rsidR="007F28A1" w:rsidRDefault="007F28A1">
            <w:pPr>
              <w:jc w:val="center"/>
              <w:rPr>
                <w:rFonts w:ascii="宋体" w:eastAsia="宋体" w:hAnsi="宋体" w:hint="eastAsia"/>
                <w:sz w:val="24"/>
                <w:szCs w:val="48"/>
              </w:rPr>
            </w:pPr>
          </w:p>
        </w:tc>
        <w:tc>
          <w:tcPr>
            <w:tcW w:w="1440" w:type="dxa"/>
            <w:vAlign w:val="center"/>
          </w:tcPr>
          <w:p w14:paraId="056D0293" w14:textId="77777777" w:rsidR="007F28A1" w:rsidRDefault="007F28A1">
            <w:pPr>
              <w:jc w:val="center"/>
              <w:rPr>
                <w:rFonts w:ascii="宋体" w:eastAsia="宋体" w:hAnsi="宋体" w:hint="eastAsia"/>
                <w:sz w:val="24"/>
                <w:szCs w:val="48"/>
              </w:rPr>
            </w:pPr>
          </w:p>
        </w:tc>
        <w:tc>
          <w:tcPr>
            <w:tcW w:w="900" w:type="dxa"/>
            <w:vAlign w:val="center"/>
          </w:tcPr>
          <w:p w14:paraId="4208836A" w14:textId="77777777" w:rsidR="007F28A1" w:rsidRDefault="007F28A1">
            <w:pPr>
              <w:jc w:val="center"/>
              <w:rPr>
                <w:rFonts w:ascii="宋体" w:eastAsia="宋体" w:hAnsi="宋体" w:hint="eastAsia"/>
                <w:sz w:val="24"/>
                <w:szCs w:val="48"/>
              </w:rPr>
            </w:pPr>
          </w:p>
        </w:tc>
        <w:tc>
          <w:tcPr>
            <w:tcW w:w="1301" w:type="dxa"/>
            <w:vAlign w:val="center"/>
          </w:tcPr>
          <w:p w14:paraId="5BA65452" w14:textId="77777777" w:rsidR="007F28A1" w:rsidRDefault="007F28A1">
            <w:pPr>
              <w:jc w:val="center"/>
              <w:rPr>
                <w:rFonts w:ascii="宋体" w:eastAsia="宋体" w:hAnsi="宋体" w:hint="eastAsia"/>
                <w:sz w:val="24"/>
                <w:szCs w:val="48"/>
              </w:rPr>
            </w:pPr>
          </w:p>
        </w:tc>
      </w:tr>
      <w:tr w:rsidR="007F28A1" w14:paraId="65A0F2C4" w14:textId="77777777">
        <w:tblPrEx>
          <w:tblCellMar>
            <w:top w:w="0" w:type="dxa"/>
            <w:bottom w:w="0" w:type="dxa"/>
          </w:tblCellMar>
        </w:tblPrEx>
        <w:trPr>
          <w:trHeight w:hRule="exact" w:val="510"/>
        </w:trPr>
        <w:tc>
          <w:tcPr>
            <w:tcW w:w="850" w:type="dxa"/>
            <w:vAlign w:val="center"/>
          </w:tcPr>
          <w:p w14:paraId="1CEF1355" w14:textId="77777777" w:rsidR="007F28A1" w:rsidRDefault="007F28A1">
            <w:pPr>
              <w:jc w:val="center"/>
              <w:rPr>
                <w:rFonts w:ascii="宋体" w:eastAsia="宋体" w:hAnsi="宋体" w:hint="eastAsia"/>
                <w:sz w:val="24"/>
                <w:szCs w:val="48"/>
              </w:rPr>
            </w:pPr>
          </w:p>
        </w:tc>
        <w:tc>
          <w:tcPr>
            <w:tcW w:w="2162" w:type="dxa"/>
            <w:vAlign w:val="center"/>
          </w:tcPr>
          <w:p w14:paraId="1AC576FA" w14:textId="77777777" w:rsidR="007F28A1" w:rsidRDefault="007F28A1">
            <w:pPr>
              <w:jc w:val="center"/>
              <w:rPr>
                <w:rFonts w:ascii="宋体" w:eastAsia="宋体" w:hAnsi="宋体" w:hint="eastAsia"/>
                <w:sz w:val="24"/>
                <w:szCs w:val="48"/>
              </w:rPr>
            </w:pPr>
          </w:p>
        </w:tc>
        <w:tc>
          <w:tcPr>
            <w:tcW w:w="2208" w:type="dxa"/>
            <w:vAlign w:val="center"/>
          </w:tcPr>
          <w:p w14:paraId="24721928" w14:textId="77777777" w:rsidR="007F28A1" w:rsidRDefault="007F28A1">
            <w:pPr>
              <w:jc w:val="center"/>
              <w:rPr>
                <w:rFonts w:ascii="宋体" w:eastAsia="宋体" w:hAnsi="宋体" w:hint="eastAsia"/>
                <w:sz w:val="24"/>
                <w:szCs w:val="48"/>
              </w:rPr>
            </w:pPr>
          </w:p>
        </w:tc>
        <w:tc>
          <w:tcPr>
            <w:tcW w:w="1440" w:type="dxa"/>
            <w:vAlign w:val="center"/>
          </w:tcPr>
          <w:p w14:paraId="483BE02F" w14:textId="77777777" w:rsidR="007F28A1" w:rsidRDefault="007F28A1">
            <w:pPr>
              <w:jc w:val="center"/>
              <w:rPr>
                <w:rFonts w:ascii="宋体" w:eastAsia="宋体" w:hAnsi="宋体" w:hint="eastAsia"/>
                <w:sz w:val="24"/>
                <w:szCs w:val="48"/>
              </w:rPr>
            </w:pPr>
          </w:p>
        </w:tc>
        <w:tc>
          <w:tcPr>
            <w:tcW w:w="900" w:type="dxa"/>
            <w:vAlign w:val="center"/>
          </w:tcPr>
          <w:p w14:paraId="3C143DF2" w14:textId="77777777" w:rsidR="007F28A1" w:rsidRDefault="007F28A1">
            <w:pPr>
              <w:jc w:val="center"/>
              <w:rPr>
                <w:rFonts w:ascii="宋体" w:eastAsia="宋体" w:hAnsi="宋体" w:hint="eastAsia"/>
                <w:sz w:val="24"/>
                <w:szCs w:val="48"/>
              </w:rPr>
            </w:pPr>
          </w:p>
        </w:tc>
        <w:tc>
          <w:tcPr>
            <w:tcW w:w="1301" w:type="dxa"/>
            <w:vAlign w:val="center"/>
          </w:tcPr>
          <w:p w14:paraId="6F9942B4" w14:textId="77777777" w:rsidR="007F28A1" w:rsidRDefault="007F28A1">
            <w:pPr>
              <w:jc w:val="center"/>
              <w:rPr>
                <w:rFonts w:ascii="宋体" w:eastAsia="宋体" w:hAnsi="宋体" w:hint="eastAsia"/>
                <w:sz w:val="24"/>
                <w:szCs w:val="48"/>
              </w:rPr>
            </w:pPr>
          </w:p>
        </w:tc>
      </w:tr>
      <w:tr w:rsidR="007F28A1" w14:paraId="48EFF2EC" w14:textId="77777777">
        <w:tblPrEx>
          <w:tblCellMar>
            <w:top w:w="0" w:type="dxa"/>
            <w:bottom w:w="0" w:type="dxa"/>
          </w:tblCellMar>
        </w:tblPrEx>
        <w:trPr>
          <w:trHeight w:hRule="exact" w:val="510"/>
        </w:trPr>
        <w:tc>
          <w:tcPr>
            <w:tcW w:w="850" w:type="dxa"/>
            <w:vAlign w:val="center"/>
          </w:tcPr>
          <w:p w14:paraId="6A8E4150" w14:textId="77777777" w:rsidR="007F28A1" w:rsidRDefault="007F28A1">
            <w:pPr>
              <w:jc w:val="center"/>
              <w:rPr>
                <w:rFonts w:ascii="宋体" w:eastAsia="宋体" w:hAnsi="宋体" w:hint="eastAsia"/>
                <w:sz w:val="24"/>
                <w:szCs w:val="48"/>
              </w:rPr>
            </w:pPr>
          </w:p>
        </w:tc>
        <w:tc>
          <w:tcPr>
            <w:tcW w:w="2162" w:type="dxa"/>
            <w:vAlign w:val="center"/>
          </w:tcPr>
          <w:p w14:paraId="6E6C7A6B" w14:textId="77777777" w:rsidR="007F28A1" w:rsidRDefault="007F28A1">
            <w:pPr>
              <w:jc w:val="center"/>
              <w:rPr>
                <w:rFonts w:ascii="宋体" w:eastAsia="宋体" w:hAnsi="宋体" w:hint="eastAsia"/>
                <w:sz w:val="24"/>
                <w:szCs w:val="48"/>
              </w:rPr>
            </w:pPr>
          </w:p>
        </w:tc>
        <w:tc>
          <w:tcPr>
            <w:tcW w:w="2208" w:type="dxa"/>
            <w:vAlign w:val="center"/>
          </w:tcPr>
          <w:p w14:paraId="52A14B56" w14:textId="77777777" w:rsidR="007F28A1" w:rsidRDefault="007F28A1">
            <w:pPr>
              <w:jc w:val="center"/>
              <w:rPr>
                <w:rFonts w:ascii="宋体" w:eastAsia="宋体" w:hAnsi="宋体" w:hint="eastAsia"/>
                <w:sz w:val="24"/>
                <w:szCs w:val="48"/>
              </w:rPr>
            </w:pPr>
          </w:p>
        </w:tc>
        <w:tc>
          <w:tcPr>
            <w:tcW w:w="1440" w:type="dxa"/>
            <w:vAlign w:val="center"/>
          </w:tcPr>
          <w:p w14:paraId="10D414D0" w14:textId="77777777" w:rsidR="007F28A1" w:rsidRDefault="007F28A1">
            <w:pPr>
              <w:jc w:val="center"/>
              <w:rPr>
                <w:rFonts w:ascii="宋体" w:eastAsia="宋体" w:hAnsi="宋体" w:hint="eastAsia"/>
                <w:sz w:val="24"/>
                <w:szCs w:val="48"/>
              </w:rPr>
            </w:pPr>
          </w:p>
        </w:tc>
        <w:tc>
          <w:tcPr>
            <w:tcW w:w="900" w:type="dxa"/>
            <w:vAlign w:val="center"/>
          </w:tcPr>
          <w:p w14:paraId="332F18A0" w14:textId="77777777" w:rsidR="007F28A1" w:rsidRDefault="007F28A1">
            <w:pPr>
              <w:jc w:val="center"/>
              <w:rPr>
                <w:rFonts w:ascii="宋体" w:eastAsia="宋体" w:hAnsi="宋体" w:hint="eastAsia"/>
                <w:sz w:val="24"/>
                <w:szCs w:val="48"/>
              </w:rPr>
            </w:pPr>
          </w:p>
        </w:tc>
        <w:tc>
          <w:tcPr>
            <w:tcW w:w="1301" w:type="dxa"/>
            <w:vAlign w:val="center"/>
          </w:tcPr>
          <w:p w14:paraId="30D07A48" w14:textId="77777777" w:rsidR="007F28A1" w:rsidRDefault="007F28A1">
            <w:pPr>
              <w:jc w:val="center"/>
              <w:rPr>
                <w:rFonts w:ascii="宋体" w:eastAsia="宋体" w:hAnsi="宋体" w:hint="eastAsia"/>
                <w:sz w:val="24"/>
                <w:szCs w:val="48"/>
              </w:rPr>
            </w:pPr>
          </w:p>
        </w:tc>
      </w:tr>
      <w:tr w:rsidR="007F28A1" w14:paraId="33865A7A" w14:textId="77777777">
        <w:tblPrEx>
          <w:tblCellMar>
            <w:top w:w="0" w:type="dxa"/>
            <w:bottom w:w="0" w:type="dxa"/>
          </w:tblCellMar>
        </w:tblPrEx>
        <w:trPr>
          <w:trHeight w:hRule="exact" w:val="510"/>
        </w:trPr>
        <w:tc>
          <w:tcPr>
            <w:tcW w:w="850" w:type="dxa"/>
            <w:vAlign w:val="center"/>
          </w:tcPr>
          <w:p w14:paraId="38472E9D" w14:textId="77777777" w:rsidR="007F28A1" w:rsidRDefault="007F28A1">
            <w:pPr>
              <w:jc w:val="center"/>
              <w:rPr>
                <w:rFonts w:ascii="宋体" w:eastAsia="宋体" w:hAnsi="宋体" w:hint="eastAsia"/>
                <w:sz w:val="24"/>
                <w:szCs w:val="48"/>
              </w:rPr>
            </w:pPr>
          </w:p>
        </w:tc>
        <w:tc>
          <w:tcPr>
            <w:tcW w:w="2162" w:type="dxa"/>
            <w:vAlign w:val="center"/>
          </w:tcPr>
          <w:p w14:paraId="1DD3FF93" w14:textId="77777777" w:rsidR="007F28A1" w:rsidRDefault="007F28A1">
            <w:pPr>
              <w:jc w:val="center"/>
              <w:rPr>
                <w:rFonts w:ascii="宋体" w:eastAsia="宋体" w:hAnsi="宋体" w:hint="eastAsia"/>
                <w:sz w:val="24"/>
                <w:szCs w:val="48"/>
              </w:rPr>
            </w:pPr>
          </w:p>
        </w:tc>
        <w:tc>
          <w:tcPr>
            <w:tcW w:w="2208" w:type="dxa"/>
            <w:vAlign w:val="center"/>
          </w:tcPr>
          <w:p w14:paraId="69006944" w14:textId="77777777" w:rsidR="007F28A1" w:rsidRDefault="007F28A1">
            <w:pPr>
              <w:jc w:val="center"/>
              <w:rPr>
                <w:rFonts w:ascii="宋体" w:eastAsia="宋体" w:hAnsi="宋体" w:hint="eastAsia"/>
                <w:sz w:val="24"/>
                <w:szCs w:val="48"/>
              </w:rPr>
            </w:pPr>
          </w:p>
        </w:tc>
        <w:tc>
          <w:tcPr>
            <w:tcW w:w="1440" w:type="dxa"/>
            <w:vAlign w:val="center"/>
          </w:tcPr>
          <w:p w14:paraId="4FD33EC0" w14:textId="77777777" w:rsidR="007F28A1" w:rsidRDefault="007F28A1">
            <w:pPr>
              <w:jc w:val="center"/>
              <w:rPr>
                <w:rFonts w:ascii="宋体" w:eastAsia="宋体" w:hAnsi="宋体" w:hint="eastAsia"/>
                <w:sz w:val="24"/>
                <w:szCs w:val="48"/>
              </w:rPr>
            </w:pPr>
          </w:p>
        </w:tc>
        <w:tc>
          <w:tcPr>
            <w:tcW w:w="900" w:type="dxa"/>
            <w:vAlign w:val="center"/>
          </w:tcPr>
          <w:p w14:paraId="761B3EE9" w14:textId="77777777" w:rsidR="007F28A1" w:rsidRDefault="007F28A1">
            <w:pPr>
              <w:jc w:val="center"/>
              <w:rPr>
                <w:rFonts w:ascii="宋体" w:eastAsia="宋体" w:hAnsi="宋体" w:hint="eastAsia"/>
                <w:sz w:val="24"/>
                <w:szCs w:val="48"/>
              </w:rPr>
            </w:pPr>
          </w:p>
        </w:tc>
        <w:tc>
          <w:tcPr>
            <w:tcW w:w="1301" w:type="dxa"/>
            <w:vAlign w:val="center"/>
          </w:tcPr>
          <w:p w14:paraId="0E4977D2" w14:textId="77777777" w:rsidR="007F28A1" w:rsidRDefault="007F28A1">
            <w:pPr>
              <w:jc w:val="center"/>
              <w:rPr>
                <w:rFonts w:ascii="宋体" w:eastAsia="宋体" w:hAnsi="宋体" w:hint="eastAsia"/>
                <w:sz w:val="24"/>
                <w:szCs w:val="48"/>
              </w:rPr>
            </w:pPr>
          </w:p>
        </w:tc>
      </w:tr>
      <w:tr w:rsidR="007F28A1" w14:paraId="3DA2502C" w14:textId="77777777">
        <w:tblPrEx>
          <w:tblCellMar>
            <w:top w:w="0" w:type="dxa"/>
            <w:bottom w:w="0" w:type="dxa"/>
          </w:tblCellMar>
        </w:tblPrEx>
        <w:trPr>
          <w:trHeight w:hRule="exact" w:val="510"/>
        </w:trPr>
        <w:tc>
          <w:tcPr>
            <w:tcW w:w="850" w:type="dxa"/>
            <w:vAlign w:val="center"/>
          </w:tcPr>
          <w:p w14:paraId="4449D416" w14:textId="77777777" w:rsidR="007F28A1" w:rsidRDefault="007F28A1">
            <w:pPr>
              <w:jc w:val="center"/>
              <w:rPr>
                <w:rFonts w:ascii="宋体" w:eastAsia="宋体" w:hAnsi="宋体" w:hint="eastAsia"/>
                <w:sz w:val="24"/>
                <w:szCs w:val="48"/>
              </w:rPr>
            </w:pPr>
          </w:p>
        </w:tc>
        <w:tc>
          <w:tcPr>
            <w:tcW w:w="2162" w:type="dxa"/>
            <w:vAlign w:val="center"/>
          </w:tcPr>
          <w:p w14:paraId="5F5A1AB2" w14:textId="77777777" w:rsidR="007F28A1" w:rsidRDefault="007F28A1">
            <w:pPr>
              <w:jc w:val="center"/>
              <w:rPr>
                <w:rFonts w:ascii="宋体" w:eastAsia="宋体" w:hAnsi="宋体" w:hint="eastAsia"/>
                <w:sz w:val="24"/>
                <w:szCs w:val="48"/>
              </w:rPr>
            </w:pPr>
          </w:p>
        </w:tc>
        <w:tc>
          <w:tcPr>
            <w:tcW w:w="2208" w:type="dxa"/>
            <w:vAlign w:val="center"/>
          </w:tcPr>
          <w:p w14:paraId="1EBEFC2D" w14:textId="77777777" w:rsidR="007F28A1" w:rsidRDefault="007F28A1">
            <w:pPr>
              <w:jc w:val="center"/>
              <w:rPr>
                <w:rFonts w:ascii="宋体" w:eastAsia="宋体" w:hAnsi="宋体" w:hint="eastAsia"/>
                <w:sz w:val="24"/>
                <w:szCs w:val="48"/>
              </w:rPr>
            </w:pPr>
          </w:p>
        </w:tc>
        <w:tc>
          <w:tcPr>
            <w:tcW w:w="1440" w:type="dxa"/>
            <w:vAlign w:val="center"/>
          </w:tcPr>
          <w:p w14:paraId="1FDD1833" w14:textId="77777777" w:rsidR="007F28A1" w:rsidRDefault="007F28A1">
            <w:pPr>
              <w:jc w:val="center"/>
              <w:rPr>
                <w:rFonts w:ascii="宋体" w:eastAsia="宋体" w:hAnsi="宋体" w:hint="eastAsia"/>
                <w:sz w:val="24"/>
                <w:szCs w:val="48"/>
              </w:rPr>
            </w:pPr>
          </w:p>
        </w:tc>
        <w:tc>
          <w:tcPr>
            <w:tcW w:w="900" w:type="dxa"/>
            <w:vAlign w:val="center"/>
          </w:tcPr>
          <w:p w14:paraId="7FF62BCC" w14:textId="77777777" w:rsidR="007F28A1" w:rsidRDefault="007F28A1">
            <w:pPr>
              <w:jc w:val="center"/>
              <w:rPr>
                <w:rFonts w:ascii="宋体" w:eastAsia="宋体" w:hAnsi="宋体" w:hint="eastAsia"/>
                <w:sz w:val="24"/>
                <w:szCs w:val="48"/>
              </w:rPr>
            </w:pPr>
          </w:p>
        </w:tc>
        <w:tc>
          <w:tcPr>
            <w:tcW w:w="1301" w:type="dxa"/>
            <w:vAlign w:val="center"/>
          </w:tcPr>
          <w:p w14:paraId="21FB380F" w14:textId="77777777" w:rsidR="007F28A1" w:rsidRDefault="007F28A1">
            <w:pPr>
              <w:jc w:val="center"/>
              <w:rPr>
                <w:rFonts w:ascii="宋体" w:eastAsia="宋体" w:hAnsi="宋体" w:hint="eastAsia"/>
                <w:sz w:val="24"/>
                <w:szCs w:val="48"/>
              </w:rPr>
            </w:pPr>
          </w:p>
        </w:tc>
      </w:tr>
      <w:tr w:rsidR="007F28A1" w14:paraId="6F28BE77" w14:textId="77777777">
        <w:tblPrEx>
          <w:tblCellMar>
            <w:top w:w="0" w:type="dxa"/>
            <w:bottom w:w="0" w:type="dxa"/>
          </w:tblCellMar>
        </w:tblPrEx>
        <w:trPr>
          <w:trHeight w:hRule="exact" w:val="510"/>
        </w:trPr>
        <w:tc>
          <w:tcPr>
            <w:tcW w:w="850" w:type="dxa"/>
            <w:vAlign w:val="center"/>
          </w:tcPr>
          <w:p w14:paraId="16EA6EB8" w14:textId="77777777" w:rsidR="007F28A1" w:rsidRDefault="007F28A1">
            <w:pPr>
              <w:jc w:val="center"/>
              <w:rPr>
                <w:rFonts w:ascii="宋体" w:eastAsia="宋体" w:hAnsi="宋体" w:hint="eastAsia"/>
                <w:sz w:val="24"/>
                <w:szCs w:val="48"/>
              </w:rPr>
            </w:pPr>
          </w:p>
        </w:tc>
        <w:tc>
          <w:tcPr>
            <w:tcW w:w="2162" w:type="dxa"/>
            <w:vAlign w:val="center"/>
          </w:tcPr>
          <w:p w14:paraId="3AA64E4E" w14:textId="77777777" w:rsidR="007F28A1" w:rsidRDefault="007F28A1">
            <w:pPr>
              <w:jc w:val="center"/>
              <w:rPr>
                <w:rFonts w:ascii="宋体" w:eastAsia="宋体" w:hAnsi="宋体" w:hint="eastAsia"/>
                <w:sz w:val="24"/>
                <w:szCs w:val="48"/>
              </w:rPr>
            </w:pPr>
          </w:p>
        </w:tc>
        <w:tc>
          <w:tcPr>
            <w:tcW w:w="2208" w:type="dxa"/>
            <w:vAlign w:val="center"/>
          </w:tcPr>
          <w:p w14:paraId="1916C86D" w14:textId="77777777" w:rsidR="007F28A1" w:rsidRDefault="007F28A1">
            <w:pPr>
              <w:jc w:val="center"/>
              <w:rPr>
                <w:rFonts w:ascii="宋体" w:eastAsia="宋体" w:hAnsi="宋体" w:hint="eastAsia"/>
                <w:sz w:val="24"/>
                <w:szCs w:val="48"/>
              </w:rPr>
            </w:pPr>
          </w:p>
        </w:tc>
        <w:tc>
          <w:tcPr>
            <w:tcW w:w="1440" w:type="dxa"/>
            <w:vAlign w:val="center"/>
          </w:tcPr>
          <w:p w14:paraId="1A13B905" w14:textId="77777777" w:rsidR="007F28A1" w:rsidRDefault="007F28A1">
            <w:pPr>
              <w:jc w:val="center"/>
              <w:rPr>
                <w:rFonts w:ascii="宋体" w:eastAsia="宋体" w:hAnsi="宋体" w:hint="eastAsia"/>
                <w:sz w:val="24"/>
                <w:szCs w:val="48"/>
              </w:rPr>
            </w:pPr>
          </w:p>
        </w:tc>
        <w:tc>
          <w:tcPr>
            <w:tcW w:w="900" w:type="dxa"/>
            <w:vAlign w:val="center"/>
          </w:tcPr>
          <w:p w14:paraId="01ADA9DF" w14:textId="77777777" w:rsidR="007F28A1" w:rsidRDefault="007F28A1">
            <w:pPr>
              <w:jc w:val="center"/>
              <w:rPr>
                <w:rFonts w:ascii="宋体" w:eastAsia="宋体" w:hAnsi="宋体" w:hint="eastAsia"/>
                <w:sz w:val="24"/>
                <w:szCs w:val="48"/>
              </w:rPr>
            </w:pPr>
          </w:p>
        </w:tc>
        <w:tc>
          <w:tcPr>
            <w:tcW w:w="1301" w:type="dxa"/>
            <w:vAlign w:val="center"/>
          </w:tcPr>
          <w:p w14:paraId="7E5A7433" w14:textId="77777777" w:rsidR="007F28A1" w:rsidRDefault="007F28A1">
            <w:pPr>
              <w:jc w:val="center"/>
              <w:rPr>
                <w:rFonts w:ascii="宋体" w:eastAsia="宋体" w:hAnsi="宋体" w:hint="eastAsia"/>
                <w:sz w:val="24"/>
                <w:szCs w:val="48"/>
              </w:rPr>
            </w:pPr>
          </w:p>
        </w:tc>
      </w:tr>
      <w:tr w:rsidR="007F28A1" w14:paraId="7EFAABA6" w14:textId="77777777">
        <w:tblPrEx>
          <w:tblCellMar>
            <w:top w:w="0" w:type="dxa"/>
            <w:bottom w:w="0" w:type="dxa"/>
          </w:tblCellMar>
        </w:tblPrEx>
        <w:trPr>
          <w:trHeight w:hRule="exact" w:val="510"/>
        </w:trPr>
        <w:tc>
          <w:tcPr>
            <w:tcW w:w="850" w:type="dxa"/>
            <w:vAlign w:val="center"/>
          </w:tcPr>
          <w:p w14:paraId="091FC868" w14:textId="77777777" w:rsidR="007F28A1" w:rsidRDefault="007F28A1">
            <w:pPr>
              <w:jc w:val="center"/>
              <w:rPr>
                <w:rFonts w:ascii="宋体" w:eastAsia="宋体" w:hAnsi="宋体" w:hint="eastAsia"/>
                <w:sz w:val="24"/>
                <w:szCs w:val="48"/>
              </w:rPr>
            </w:pPr>
          </w:p>
        </w:tc>
        <w:tc>
          <w:tcPr>
            <w:tcW w:w="2162" w:type="dxa"/>
            <w:vAlign w:val="center"/>
          </w:tcPr>
          <w:p w14:paraId="2357E3EC" w14:textId="77777777" w:rsidR="007F28A1" w:rsidRDefault="007F28A1">
            <w:pPr>
              <w:jc w:val="center"/>
              <w:rPr>
                <w:rFonts w:ascii="宋体" w:eastAsia="宋体" w:hAnsi="宋体" w:hint="eastAsia"/>
                <w:sz w:val="24"/>
                <w:szCs w:val="48"/>
              </w:rPr>
            </w:pPr>
          </w:p>
        </w:tc>
        <w:tc>
          <w:tcPr>
            <w:tcW w:w="2208" w:type="dxa"/>
            <w:vAlign w:val="center"/>
          </w:tcPr>
          <w:p w14:paraId="7DCF99AA" w14:textId="77777777" w:rsidR="007F28A1" w:rsidRDefault="007F28A1">
            <w:pPr>
              <w:jc w:val="center"/>
              <w:rPr>
                <w:rFonts w:ascii="宋体" w:eastAsia="宋体" w:hAnsi="宋体" w:hint="eastAsia"/>
                <w:sz w:val="24"/>
                <w:szCs w:val="48"/>
              </w:rPr>
            </w:pPr>
          </w:p>
        </w:tc>
        <w:tc>
          <w:tcPr>
            <w:tcW w:w="1440" w:type="dxa"/>
            <w:vAlign w:val="center"/>
          </w:tcPr>
          <w:p w14:paraId="20471329" w14:textId="77777777" w:rsidR="007F28A1" w:rsidRDefault="007F28A1">
            <w:pPr>
              <w:jc w:val="center"/>
              <w:rPr>
                <w:rFonts w:ascii="宋体" w:eastAsia="宋体" w:hAnsi="宋体" w:hint="eastAsia"/>
                <w:sz w:val="24"/>
                <w:szCs w:val="48"/>
              </w:rPr>
            </w:pPr>
          </w:p>
        </w:tc>
        <w:tc>
          <w:tcPr>
            <w:tcW w:w="900" w:type="dxa"/>
            <w:vAlign w:val="center"/>
          </w:tcPr>
          <w:p w14:paraId="61B6BDDF" w14:textId="77777777" w:rsidR="007F28A1" w:rsidRDefault="007F28A1">
            <w:pPr>
              <w:jc w:val="center"/>
              <w:rPr>
                <w:rFonts w:ascii="宋体" w:eastAsia="宋体" w:hAnsi="宋体" w:hint="eastAsia"/>
                <w:sz w:val="24"/>
                <w:szCs w:val="48"/>
              </w:rPr>
            </w:pPr>
          </w:p>
        </w:tc>
        <w:tc>
          <w:tcPr>
            <w:tcW w:w="1301" w:type="dxa"/>
            <w:vAlign w:val="center"/>
          </w:tcPr>
          <w:p w14:paraId="3A9EF3C5" w14:textId="77777777" w:rsidR="007F28A1" w:rsidRDefault="007F28A1">
            <w:pPr>
              <w:jc w:val="center"/>
              <w:rPr>
                <w:rFonts w:ascii="宋体" w:eastAsia="宋体" w:hAnsi="宋体" w:hint="eastAsia"/>
                <w:sz w:val="24"/>
                <w:szCs w:val="48"/>
              </w:rPr>
            </w:pPr>
          </w:p>
        </w:tc>
      </w:tr>
      <w:tr w:rsidR="007F28A1" w14:paraId="0A105C21" w14:textId="77777777">
        <w:tblPrEx>
          <w:tblCellMar>
            <w:top w:w="0" w:type="dxa"/>
            <w:bottom w:w="0" w:type="dxa"/>
          </w:tblCellMar>
        </w:tblPrEx>
        <w:trPr>
          <w:trHeight w:hRule="exact" w:val="510"/>
        </w:trPr>
        <w:tc>
          <w:tcPr>
            <w:tcW w:w="850" w:type="dxa"/>
            <w:vAlign w:val="center"/>
          </w:tcPr>
          <w:p w14:paraId="7197EC66" w14:textId="77777777" w:rsidR="007F28A1" w:rsidRDefault="007F28A1">
            <w:pPr>
              <w:jc w:val="center"/>
              <w:rPr>
                <w:rFonts w:ascii="宋体" w:eastAsia="宋体" w:hAnsi="宋体" w:hint="eastAsia"/>
                <w:sz w:val="24"/>
                <w:szCs w:val="48"/>
              </w:rPr>
            </w:pPr>
          </w:p>
        </w:tc>
        <w:tc>
          <w:tcPr>
            <w:tcW w:w="2162" w:type="dxa"/>
            <w:vAlign w:val="center"/>
          </w:tcPr>
          <w:p w14:paraId="6C54F0E0" w14:textId="77777777" w:rsidR="007F28A1" w:rsidRDefault="007F28A1">
            <w:pPr>
              <w:jc w:val="center"/>
              <w:rPr>
                <w:rFonts w:ascii="宋体" w:eastAsia="宋体" w:hAnsi="宋体" w:hint="eastAsia"/>
                <w:sz w:val="24"/>
                <w:szCs w:val="48"/>
              </w:rPr>
            </w:pPr>
          </w:p>
        </w:tc>
        <w:tc>
          <w:tcPr>
            <w:tcW w:w="2208" w:type="dxa"/>
            <w:vAlign w:val="center"/>
          </w:tcPr>
          <w:p w14:paraId="11A9A9E7" w14:textId="77777777" w:rsidR="007F28A1" w:rsidRDefault="007F28A1">
            <w:pPr>
              <w:jc w:val="center"/>
              <w:rPr>
                <w:rFonts w:ascii="宋体" w:eastAsia="宋体" w:hAnsi="宋体" w:hint="eastAsia"/>
                <w:sz w:val="24"/>
                <w:szCs w:val="48"/>
              </w:rPr>
            </w:pPr>
          </w:p>
        </w:tc>
        <w:tc>
          <w:tcPr>
            <w:tcW w:w="1440" w:type="dxa"/>
            <w:vAlign w:val="center"/>
          </w:tcPr>
          <w:p w14:paraId="34E7C561" w14:textId="77777777" w:rsidR="007F28A1" w:rsidRDefault="007F28A1">
            <w:pPr>
              <w:jc w:val="center"/>
              <w:rPr>
                <w:rFonts w:ascii="宋体" w:eastAsia="宋体" w:hAnsi="宋体" w:hint="eastAsia"/>
                <w:sz w:val="24"/>
                <w:szCs w:val="48"/>
              </w:rPr>
            </w:pPr>
          </w:p>
        </w:tc>
        <w:tc>
          <w:tcPr>
            <w:tcW w:w="900" w:type="dxa"/>
            <w:vAlign w:val="center"/>
          </w:tcPr>
          <w:p w14:paraId="3A8BF880" w14:textId="77777777" w:rsidR="007F28A1" w:rsidRDefault="007F28A1">
            <w:pPr>
              <w:jc w:val="center"/>
              <w:rPr>
                <w:rFonts w:ascii="宋体" w:eastAsia="宋体" w:hAnsi="宋体" w:hint="eastAsia"/>
                <w:sz w:val="24"/>
                <w:szCs w:val="48"/>
              </w:rPr>
            </w:pPr>
          </w:p>
        </w:tc>
        <w:tc>
          <w:tcPr>
            <w:tcW w:w="1301" w:type="dxa"/>
            <w:vAlign w:val="center"/>
          </w:tcPr>
          <w:p w14:paraId="26C90D4F" w14:textId="77777777" w:rsidR="007F28A1" w:rsidRDefault="007F28A1">
            <w:pPr>
              <w:jc w:val="center"/>
              <w:rPr>
                <w:rFonts w:ascii="宋体" w:eastAsia="宋体" w:hAnsi="宋体" w:hint="eastAsia"/>
                <w:sz w:val="24"/>
                <w:szCs w:val="48"/>
              </w:rPr>
            </w:pPr>
          </w:p>
        </w:tc>
      </w:tr>
      <w:tr w:rsidR="007F28A1" w14:paraId="229C4EB5" w14:textId="77777777">
        <w:tblPrEx>
          <w:tblCellMar>
            <w:top w:w="0" w:type="dxa"/>
            <w:bottom w:w="0" w:type="dxa"/>
          </w:tblCellMar>
        </w:tblPrEx>
        <w:trPr>
          <w:trHeight w:hRule="exact" w:val="398"/>
        </w:trPr>
        <w:tc>
          <w:tcPr>
            <w:tcW w:w="850" w:type="dxa"/>
            <w:vAlign w:val="center"/>
          </w:tcPr>
          <w:p w14:paraId="30AB1BF5" w14:textId="77777777" w:rsidR="007F28A1" w:rsidRDefault="007F28A1">
            <w:pPr>
              <w:jc w:val="center"/>
              <w:rPr>
                <w:rFonts w:ascii="宋体" w:eastAsia="宋体" w:hAnsi="宋体" w:hint="eastAsia"/>
                <w:sz w:val="24"/>
                <w:szCs w:val="48"/>
              </w:rPr>
            </w:pPr>
          </w:p>
        </w:tc>
        <w:tc>
          <w:tcPr>
            <w:tcW w:w="2162" w:type="dxa"/>
            <w:vAlign w:val="center"/>
          </w:tcPr>
          <w:p w14:paraId="2F5C41CC" w14:textId="77777777" w:rsidR="007F28A1" w:rsidRDefault="007F28A1">
            <w:pPr>
              <w:jc w:val="center"/>
              <w:rPr>
                <w:rFonts w:ascii="宋体" w:eastAsia="宋体" w:hAnsi="宋体" w:hint="eastAsia"/>
                <w:sz w:val="24"/>
                <w:szCs w:val="48"/>
              </w:rPr>
            </w:pPr>
          </w:p>
        </w:tc>
        <w:tc>
          <w:tcPr>
            <w:tcW w:w="2208" w:type="dxa"/>
            <w:vAlign w:val="center"/>
          </w:tcPr>
          <w:p w14:paraId="01550701" w14:textId="77777777" w:rsidR="007F28A1" w:rsidRDefault="007F28A1">
            <w:pPr>
              <w:jc w:val="center"/>
              <w:rPr>
                <w:rFonts w:ascii="宋体" w:eastAsia="宋体" w:hAnsi="宋体" w:hint="eastAsia"/>
                <w:sz w:val="24"/>
                <w:szCs w:val="48"/>
              </w:rPr>
            </w:pPr>
          </w:p>
        </w:tc>
        <w:tc>
          <w:tcPr>
            <w:tcW w:w="1440" w:type="dxa"/>
            <w:vAlign w:val="center"/>
          </w:tcPr>
          <w:p w14:paraId="35FA6750" w14:textId="77777777" w:rsidR="007F28A1" w:rsidRDefault="007F28A1">
            <w:pPr>
              <w:jc w:val="center"/>
              <w:rPr>
                <w:rFonts w:ascii="宋体" w:eastAsia="宋体" w:hAnsi="宋体" w:hint="eastAsia"/>
                <w:sz w:val="24"/>
                <w:szCs w:val="48"/>
              </w:rPr>
            </w:pPr>
          </w:p>
        </w:tc>
        <w:tc>
          <w:tcPr>
            <w:tcW w:w="900" w:type="dxa"/>
            <w:vAlign w:val="center"/>
          </w:tcPr>
          <w:p w14:paraId="625A3982" w14:textId="77777777" w:rsidR="007F28A1" w:rsidRDefault="007F28A1">
            <w:pPr>
              <w:jc w:val="center"/>
              <w:rPr>
                <w:rFonts w:ascii="宋体" w:eastAsia="宋体" w:hAnsi="宋体" w:hint="eastAsia"/>
                <w:sz w:val="24"/>
                <w:szCs w:val="48"/>
              </w:rPr>
            </w:pPr>
          </w:p>
        </w:tc>
        <w:tc>
          <w:tcPr>
            <w:tcW w:w="1301" w:type="dxa"/>
            <w:vAlign w:val="center"/>
          </w:tcPr>
          <w:p w14:paraId="3A5D268A" w14:textId="77777777" w:rsidR="007F28A1" w:rsidRDefault="007F28A1">
            <w:pPr>
              <w:jc w:val="center"/>
              <w:rPr>
                <w:rFonts w:ascii="宋体" w:eastAsia="宋体" w:hAnsi="宋体" w:hint="eastAsia"/>
                <w:sz w:val="24"/>
                <w:szCs w:val="48"/>
              </w:rPr>
            </w:pPr>
          </w:p>
        </w:tc>
      </w:tr>
      <w:tr w:rsidR="007F28A1" w14:paraId="38676039" w14:textId="77777777">
        <w:tblPrEx>
          <w:tblCellMar>
            <w:top w:w="0" w:type="dxa"/>
            <w:bottom w:w="0" w:type="dxa"/>
          </w:tblCellMar>
        </w:tblPrEx>
        <w:trPr>
          <w:trHeight w:hRule="exact" w:val="510"/>
        </w:trPr>
        <w:tc>
          <w:tcPr>
            <w:tcW w:w="850" w:type="dxa"/>
            <w:vAlign w:val="center"/>
          </w:tcPr>
          <w:p w14:paraId="61842FAC" w14:textId="77777777" w:rsidR="007F28A1" w:rsidRDefault="007F28A1">
            <w:pPr>
              <w:jc w:val="center"/>
              <w:rPr>
                <w:rFonts w:ascii="宋体" w:eastAsia="宋体" w:hAnsi="宋体" w:hint="eastAsia"/>
                <w:sz w:val="24"/>
                <w:szCs w:val="48"/>
              </w:rPr>
            </w:pPr>
          </w:p>
        </w:tc>
        <w:tc>
          <w:tcPr>
            <w:tcW w:w="2162" w:type="dxa"/>
            <w:vAlign w:val="center"/>
          </w:tcPr>
          <w:p w14:paraId="2725C2FC" w14:textId="77777777" w:rsidR="007F28A1" w:rsidRDefault="007F28A1">
            <w:pPr>
              <w:jc w:val="center"/>
              <w:rPr>
                <w:rFonts w:ascii="宋体" w:eastAsia="宋体" w:hAnsi="宋体" w:hint="eastAsia"/>
                <w:sz w:val="24"/>
                <w:szCs w:val="48"/>
              </w:rPr>
            </w:pPr>
          </w:p>
        </w:tc>
        <w:tc>
          <w:tcPr>
            <w:tcW w:w="2208" w:type="dxa"/>
            <w:vAlign w:val="center"/>
          </w:tcPr>
          <w:p w14:paraId="6EB60DCB" w14:textId="77777777" w:rsidR="007F28A1" w:rsidRDefault="007F28A1">
            <w:pPr>
              <w:jc w:val="center"/>
              <w:rPr>
                <w:rFonts w:ascii="宋体" w:eastAsia="宋体" w:hAnsi="宋体" w:hint="eastAsia"/>
                <w:sz w:val="24"/>
                <w:szCs w:val="48"/>
              </w:rPr>
            </w:pPr>
          </w:p>
        </w:tc>
        <w:tc>
          <w:tcPr>
            <w:tcW w:w="1440" w:type="dxa"/>
            <w:vAlign w:val="center"/>
          </w:tcPr>
          <w:p w14:paraId="593C1330" w14:textId="77777777" w:rsidR="007F28A1" w:rsidRDefault="007F28A1">
            <w:pPr>
              <w:jc w:val="center"/>
              <w:rPr>
                <w:rFonts w:ascii="宋体" w:eastAsia="宋体" w:hAnsi="宋体" w:hint="eastAsia"/>
                <w:sz w:val="24"/>
                <w:szCs w:val="48"/>
              </w:rPr>
            </w:pPr>
          </w:p>
        </w:tc>
        <w:tc>
          <w:tcPr>
            <w:tcW w:w="900" w:type="dxa"/>
            <w:vAlign w:val="center"/>
          </w:tcPr>
          <w:p w14:paraId="70B90EBF" w14:textId="77777777" w:rsidR="007F28A1" w:rsidRDefault="007F28A1">
            <w:pPr>
              <w:jc w:val="center"/>
              <w:rPr>
                <w:rFonts w:ascii="宋体" w:eastAsia="宋体" w:hAnsi="宋体" w:hint="eastAsia"/>
                <w:sz w:val="24"/>
                <w:szCs w:val="48"/>
              </w:rPr>
            </w:pPr>
          </w:p>
        </w:tc>
        <w:tc>
          <w:tcPr>
            <w:tcW w:w="1301" w:type="dxa"/>
            <w:vAlign w:val="center"/>
          </w:tcPr>
          <w:p w14:paraId="0677AE53" w14:textId="77777777" w:rsidR="007F28A1" w:rsidRDefault="007F28A1">
            <w:pPr>
              <w:jc w:val="center"/>
              <w:rPr>
                <w:rFonts w:ascii="宋体" w:eastAsia="宋体" w:hAnsi="宋体" w:hint="eastAsia"/>
                <w:sz w:val="24"/>
                <w:szCs w:val="48"/>
              </w:rPr>
            </w:pPr>
          </w:p>
        </w:tc>
      </w:tr>
      <w:tr w:rsidR="007F28A1" w14:paraId="4C977F37" w14:textId="77777777">
        <w:tblPrEx>
          <w:tblCellMar>
            <w:top w:w="0" w:type="dxa"/>
            <w:bottom w:w="0" w:type="dxa"/>
          </w:tblCellMar>
        </w:tblPrEx>
        <w:trPr>
          <w:trHeight w:hRule="exact" w:val="510"/>
        </w:trPr>
        <w:tc>
          <w:tcPr>
            <w:tcW w:w="850" w:type="dxa"/>
            <w:vAlign w:val="center"/>
          </w:tcPr>
          <w:p w14:paraId="70E33BC7" w14:textId="77777777" w:rsidR="007F28A1" w:rsidRDefault="007F28A1">
            <w:pPr>
              <w:jc w:val="center"/>
              <w:rPr>
                <w:rFonts w:ascii="宋体" w:eastAsia="宋体" w:hAnsi="宋体" w:hint="eastAsia"/>
                <w:sz w:val="24"/>
                <w:szCs w:val="48"/>
              </w:rPr>
            </w:pPr>
          </w:p>
        </w:tc>
        <w:tc>
          <w:tcPr>
            <w:tcW w:w="2162" w:type="dxa"/>
            <w:vAlign w:val="center"/>
          </w:tcPr>
          <w:p w14:paraId="58792FA9" w14:textId="77777777" w:rsidR="007F28A1" w:rsidRDefault="007F28A1">
            <w:pPr>
              <w:jc w:val="center"/>
              <w:rPr>
                <w:rFonts w:ascii="宋体" w:eastAsia="宋体" w:hAnsi="宋体" w:hint="eastAsia"/>
                <w:sz w:val="24"/>
                <w:szCs w:val="48"/>
              </w:rPr>
            </w:pPr>
          </w:p>
        </w:tc>
        <w:tc>
          <w:tcPr>
            <w:tcW w:w="2208" w:type="dxa"/>
            <w:vAlign w:val="center"/>
          </w:tcPr>
          <w:p w14:paraId="3C2655AA" w14:textId="77777777" w:rsidR="007F28A1" w:rsidRDefault="007F28A1">
            <w:pPr>
              <w:jc w:val="center"/>
              <w:rPr>
                <w:rFonts w:ascii="宋体" w:eastAsia="宋体" w:hAnsi="宋体" w:hint="eastAsia"/>
                <w:sz w:val="24"/>
                <w:szCs w:val="48"/>
              </w:rPr>
            </w:pPr>
          </w:p>
        </w:tc>
        <w:tc>
          <w:tcPr>
            <w:tcW w:w="1440" w:type="dxa"/>
            <w:vAlign w:val="center"/>
          </w:tcPr>
          <w:p w14:paraId="25B12A7C" w14:textId="77777777" w:rsidR="007F28A1" w:rsidRDefault="007F28A1">
            <w:pPr>
              <w:jc w:val="center"/>
              <w:rPr>
                <w:rFonts w:ascii="宋体" w:eastAsia="宋体" w:hAnsi="宋体" w:hint="eastAsia"/>
                <w:sz w:val="24"/>
                <w:szCs w:val="48"/>
              </w:rPr>
            </w:pPr>
          </w:p>
        </w:tc>
        <w:tc>
          <w:tcPr>
            <w:tcW w:w="900" w:type="dxa"/>
            <w:vAlign w:val="center"/>
          </w:tcPr>
          <w:p w14:paraId="18B794B7" w14:textId="77777777" w:rsidR="007F28A1" w:rsidRDefault="007F28A1">
            <w:pPr>
              <w:jc w:val="center"/>
              <w:rPr>
                <w:rFonts w:ascii="宋体" w:eastAsia="宋体" w:hAnsi="宋体" w:hint="eastAsia"/>
                <w:sz w:val="24"/>
                <w:szCs w:val="48"/>
              </w:rPr>
            </w:pPr>
          </w:p>
        </w:tc>
        <w:tc>
          <w:tcPr>
            <w:tcW w:w="1301" w:type="dxa"/>
            <w:vAlign w:val="center"/>
          </w:tcPr>
          <w:p w14:paraId="55D0F6C3" w14:textId="77777777" w:rsidR="007F28A1" w:rsidRDefault="007F28A1">
            <w:pPr>
              <w:jc w:val="center"/>
              <w:rPr>
                <w:rFonts w:ascii="宋体" w:eastAsia="宋体" w:hAnsi="宋体" w:hint="eastAsia"/>
                <w:sz w:val="24"/>
                <w:szCs w:val="48"/>
              </w:rPr>
            </w:pPr>
          </w:p>
        </w:tc>
      </w:tr>
      <w:tr w:rsidR="007F28A1" w14:paraId="7BA40021" w14:textId="77777777">
        <w:tblPrEx>
          <w:tblCellMar>
            <w:top w:w="0" w:type="dxa"/>
            <w:bottom w:w="0" w:type="dxa"/>
          </w:tblCellMar>
        </w:tblPrEx>
        <w:trPr>
          <w:trHeight w:hRule="exact" w:val="510"/>
        </w:trPr>
        <w:tc>
          <w:tcPr>
            <w:tcW w:w="850" w:type="dxa"/>
            <w:vAlign w:val="center"/>
          </w:tcPr>
          <w:p w14:paraId="6AF83BCB" w14:textId="77777777" w:rsidR="007F28A1" w:rsidRDefault="007F28A1">
            <w:pPr>
              <w:jc w:val="center"/>
              <w:rPr>
                <w:rFonts w:ascii="宋体" w:eastAsia="宋体" w:hAnsi="宋体" w:hint="eastAsia"/>
                <w:sz w:val="24"/>
                <w:szCs w:val="48"/>
              </w:rPr>
            </w:pPr>
          </w:p>
        </w:tc>
        <w:tc>
          <w:tcPr>
            <w:tcW w:w="2162" w:type="dxa"/>
            <w:vAlign w:val="center"/>
          </w:tcPr>
          <w:p w14:paraId="501ABA47" w14:textId="77777777" w:rsidR="007F28A1" w:rsidRDefault="007F28A1">
            <w:pPr>
              <w:jc w:val="center"/>
              <w:rPr>
                <w:rFonts w:ascii="宋体" w:eastAsia="宋体" w:hAnsi="宋体" w:hint="eastAsia"/>
                <w:sz w:val="24"/>
                <w:szCs w:val="48"/>
              </w:rPr>
            </w:pPr>
          </w:p>
        </w:tc>
        <w:tc>
          <w:tcPr>
            <w:tcW w:w="2208" w:type="dxa"/>
            <w:vAlign w:val="center"/>
          </w:tcPr>
          <w:p w14:paraId="2C692669" w14:textId="77777777" w:rsidR="007F28A1" w:rsidRDefault="007F28A1">
            <w:pPr>
              <w:jc w:val="center"/>
              <w:rPr>
                <w:rFonts w:ascii="宋体" w:eastAsia="宋体" w:hAnsi="宋体" w:hint="eastAsia"/>
                <w:sz w:val="24"/>
                <w:szCs w:val="48"/>
              </w:rPr>
            </w:pPr>
          </w:p>
        </w:tc>
        <w:tc>
          <w:tcPr>
            <w:tcW w:w="1440" w:type="dxa"/>
            <w:vAlign w:val="center"/>
          </w:tcPr>
          <w:p w14:paraId="58F36435" w14:textId="77777777" w:rsidR="007F28A1" w:rsidRDefault="007F28A1">
            <w:pPr>
              <w:jc w:val="center"/>
              <w:rPr>
                <w:rFonts w:ascii="宋体" w:eastAsia="宋体" w:hAnsi="宋体" w:hint="eastAsia"/>
                <w:sz w:val="24"/>
                <w:szCs w:val="48"/>
              </w:rPr>
            </w:pPr>
          </w:p>
        </w:tc>
        <w:tc>
          <w:tcPr>
            <w:tcW w:w="900" w:type="dxa"/>
            <w:vAlign w:val="center"/>
          </w:tcPr>
          <w:p w14:paraId="0C582BD6" w14:textId="77777777" w:rsidR="007F28A1" w:rsidRDefault="007F28A1">
            <w:pPr>
              <w:jc w:val="center"/>
              <w:rPr>
                <w:rFonts w:ascii="宋体" w:eastAsia="宋体" w:hAnsi="宋体" w:hint="eastAsia"/>
                <w:sz w:val="24"/>
                <w:szCs w:val="48"/>
              </w:rPr>
            </w:pPr>
          </w:p>
        </w:tc>
        <w:tc>
          <w:tcPr>
            <w:tcW w:w="1301" w:type="dxa"/>
            <w:vAlign w:val="center"/>
          </w:tcPr>
          <w:p w14:paraId="2D965768" w14:textId="77777777" w:rsidR="007F28A1" w:rsidRDefault="007F28A1">
            <w:pPr>
              <w:jc w:val="center"/>
              <w:rPr>
                <w:rFonts w:ascii="宋体" w:eastAsia="宋体" w:hAnsi="宋体" w:hint="eastAsia"/>
                <w:sz w:val="24"/>
                <w:szCs w:val="48"/>
              </w:rPr>
            </w:pPr>
          </w:p>
        </w:tc>
      </w:tr>
      <w:tr w:rsidR="007F28A1" w14:paraId="68661206" w14:textId="77777777">
        <w:tblPrEx>
          <w:tblCellMar>
            <w:top w:w="0" w:type="dxa"/>
            <w:bottom w:w="0" w:type="dxa"/>
          </w:tblCellMar>
        </w:tblPrEx>
        <w:trPr>
          <w:trHeight w:hRule="exact" w:val="510"/>
        </w:trPr>
        <w:tc>
          <w:tcPr>
            <w:tcW w:w="850" w:type="dxa"/>
            <w:vAlign w:val="center"/>
          </w:tcPr>
          <w:p w14:paraId="5DA5D98A" w14:textId="77777777" w:rsidR="007F28A1" w:rsidRDefault="007F28A1">
            <w:pPr>
              <w:jc w:val="center"/>
              <w:rPr>
                <w:rFonts w:ascii="宋体" w:eastAsia="宋体" w:hAnsi="宋体" w:hint="eastAsia"/>
                <w:sz w:val="24"/>
                <w:szCs w:val="48"/>
              </w:rPr>
            </w:pPr>
          </w:p>
        </w:tc>
        <w:tc>
          <w:tcPr>
            <w:tcW w:w="2162" w:type="dxa"/>
            <w:vAlign w:val="center"/>
          </w:tcPr>
          <w:p w14:paraId="3E975E2C" w14:textId="77777777" w:rsidR="007F28A1" w:rsidRDefault="007F28A1">
            <w:pPr>
              <w:jc w:val="center"/>
              <w:rPr>
                <w:rFonts w:ascii="宋体" w:eastAsia="宋体" w:hAnsi="宋体" w:hint="eastAsia"/>
                <w:sz w:val="24"/>
                <w:szCs w:val="48"/>
              </w:rPr>
            </w:pPr>
          </w:p>
        </w:tc>
        <w:tc>
          <w:tcPr>
            <w:tcW w:w="2208" w:type="dxa"/>
            <w:vAlign w:val="center"/>
          </w:tcPr>
          <w:p w14:paraId="50048C0F" w14:textId="77777777" w:rsidR="007F28A1" w:rsidRDefault="007F28A1">
            <w:pPr>
              <w:jc w:val="center"/>
              <w:rPr>
                <w:rFonts w:ascii="宋体" w:eastAsia="宋体" w:hAnsi="宋体" w:hint="eastAsia"/>
                <w:sz w:val="24"/>
                <w:szCs w:val="48"/>
              </w:rPr>
            </w:pPr>
          </w:p>
        </w:tc>
        <w:tc>
          <w:tcPr>
            <w:tcW w:w="1440" w:type="dxa"/>
            <w:vAlign w:val="center"/>
          </w:tcPr>
          <w:p w14:paraId="597DFFA1" w14:textId="77777777" w:rsidR="007F28A1" w:rsidRDefault="007F28A1">
            <w:pPr>
              <w:jc w:val="center"/>
              <w:rPr>
                <w:rFonts w:ascii="宋体" w:eastAsia="宋体" w:hAnsi="宋体" w:hint="eastAsia"/>
                <w:sz w:val="24"/>
                <w:szCs w:val="48"/>
              </w:rPr>
            </w:pPr>
          </w:p>
        </w:tc>
        <w:tc>
          <w:tcPr>
            <w:tcW w:w="900" w:type="dxa"/>
            <w:vAlign w:val="center"/>
          </w:tcPr>
          <w:p w14:paraId="51C497B5" w14:textId="77777777" w:rsidR="007F28A1" w:rsidRDefault="007F28A1">
            <w:pPr>
              <w:jc w:val="center"/>
              <w:rPr>
                <w:rFonts w:ascii="宋体" w:eastAsia="宋体" w:hAnsi="宋体" w:hint="eastAsia"/>
                <w:sz w:val="24"/>
                <w:szCs w:val="48"/>
              </w:rPr>
            </w:pPr>
          </w:p>
        </w:tc>
        <w:tc>
          <w:tcPr>
            <w:tcW w:w="1301" w:type="dxa"/>
            <w:vAlign w:val="center"/>
          </w:tcPr>
          <w:p w14:paraId="7DFCDAE2" w14:textId="77777777" w:rsidR="007F28A1" w:rsidRDefault="007F28A1">
            <w:pPr>
              <w:jc w:val="center"/>
              <w:rPr>
                <w:rFonts w:ascii="宋体" w:eastAsia="宋体" w:hAnsi="宋体" w:hint="eastAsia"/>
                <w:sz w:val="24"/>
                <w:szCs w:val="48"/>
              </w:rPr>
            </w:pPr>
          </w:p>
        </w:tc>
      </w:tr>
      <w:tr w:rsidR="007F28A1" w14:paraId="42E99F58" w14:textId="77777777">
        <w:tblPrEx>
          <w:tblCellMar>
            <w:top w:w="0" w:type="dxa"/>
            <w:bottom w:w="0" w:type="dxa"/>
          </w:tblCellMar>
        </w:tblPrEx>
        <w:trPr>
          <w:trHeight w:hRule="exact" w:val="510"/>
        </w:trPr>
        <w:tc>
          <w:tcPr>
            <w:tcW w:w="850" w:type="dxa"/>
            <w:vAlign w:val="center"/>
          </w:tcPr>
          <w:p w14:paraId="2ECE6F2F" w14:textId="77777777" w:rsidR="007F28A1" w:rsidRDefault="007F28A1">
            <w:pPr>
              <w:jc w:val="center"/>
              <w:rPr>
                <w:rFonts w:ascii="宋体" w:eastAsia="宋体" w:hAnsi="宋体" w:hint="eastAsia"/>
                <w:sz w:val="24"/>
                <w:szCs w:val="48"/>
              </w:rPr>
            </w:pPr>
          </w:p>
        </w:tc>
        <w:tc>
          <w:tcPr>
            <w:tcW w:w="2162" w:type="dxa"/>
            <w:vAlign w:val="center"/>
          </w:tcPr>
          <w:p w14:paraId="408C3358" w14:textId="77777777" w:rsidR="007F28A1" w:rsidRDefault="007F28A1">
            <w:pPr>
              <w:jc w:val="center"/>
              <w:rPr>
                <w:rFonts w:ascii="宋体" w:eastAsia="宋体" w:hAnsi="宋体" w:hint="eastAsia"/>
                <w:sz w:val="24"/>
                <w:szCs w:val="48"/>
              </w:rPr>
            </w:pPr>
          </w:p>
        </w:tc>
        <w:tc>
          <w:tcPr>
            <w:tcW w:w="2208" w:type="dxa"/>
            <w:vAlign w:val="center"/>
          </w:tcPr>
          <w:p w14:paraId="5D9A8591" w14:textId="77777777" w:rsidR="007F28A1" w:rsidRDefault="007F28A1">
            <w:pPr>
              <w:jc w:val="center"/>
              <w:rPr>
                <w:rFonts w:ascii="宋体" w:eastAsia="宋体" w:hAnsi="宋体" w:hint="eastAsia"/>
                <w:sz w:val="24"/>
                <w:szCs w:val="48"/>
              </w:rPr>
            </w:pPr>
          </w:p>
        </w:tc>
        <w:tc>
          <w:tcPr>
            <w:tcW w:w="1440" w:type="dxa"/>
            <w:vAlign w:val="center"/>
          </w:tcPr>
          <w:p w14:paraId="0C02FA46" w14:textId="77777777" w:rsidR="007F28A1" w:rsidRDefault="007F28A1">
            <w:pPr>
              <w:jc w:val="center"/>
              <w:rPr>
                <w:rFonts w:ascii="宋体" w:eastAsia="宋体" w:hAnsi="宋体" w:hint="eastAsia"/>
                <w:sz w:val="24"/>
                <w:szCs w:val="48"/>
              </w:rPr>
            </w:pPr>
          </w:p>
        </w:tc>
        <w:tc>
          <w:tcPr>
            <w:tcW w:w="900" w:type="dxa"/>
            <w:vAlign w:val="center"/>
          </w:tcPr>
          <w:p w14:paraId="694806CD" w14:textId="77777777" w:rsidR="007F28A1" w:rsidRDefault="007F28A1">
            <w:pPr>
              <w:jc w:val="center"/>
              <w:rPr>
                <w:rFonts w:ascii="宋体" w:eastAsia="宋体" w:hAnsi="宋体" w:hint="eastAsia"/>
                <w:sz w:val="24"/>
                <w:szCs w:val="48"/>
              </w:rPr>
            </w:pPr>
          </w:p>
        </w:tc>
        <w:tc>
          <w:tcPr>
            <w:tcW w:w="1301" w:type="dxa"/>
            <w:vAlign w:val="center"/>
          </w:tcPr>
          <w:p w14:paraId="0B39C93B" w14:textId="77777777" w:rsidR="007F28A1" w:rsidRDefault="007F28A1">
            <w:pPr>
              <w:jc w:val="center"/>
              <w:rPr>
                <w:rFonts w:ascii="宋体" w:eastAsia="宋体" w:hAnsi="宋体" w:hint="eastAsia"/>
                <w:sz w:val="24"/>
                <w:szCs w:val="48"/>
              </w:rPr>
            </w:pPr>
          </w:p>
        </w:tc>
      </w:tr>
      <w:tr w:rsidR="007F28A1" w14:paraId="1D37A916" w14:textId="77777777">
        <w:tblPrEx>
          <w:tblCellMar>
            <w:top w:w="0" w:type="dxa"/>
            <w:bottom w:w="0" w:type="dxa"/>
          </w:tblCellMar>
        </w:tblPrEx>
        <w:trPr>
          <w:trHeight w:hRule="exact" w:val="510"/>
        </w:trPr>
        <w:tc>
          <w:tcPr>
            <w:tcW w:w="850" w:type="dxa"/>
            <w:vAlign w:val="center"/>
          </w:tcPr>
          <w:p w14:paraId="1792D4AE" w14:textId="77777777" w:rsidR="007F28A1" w:rsidRDefault="007F28A1">
            <w:pPr>
              <w:jc w:val="center"/>
              <w:rPr>
                <w:rFonts w:ascii="宋体" w:eastAsia="宋体" w:hAnsi="宋体" w:hint="eastAsia"/>
                <w:sz w:val="24"/>
                <w:szCs w:val="48"/>
              </w:rPr>
            </w:pPr>
          </w:p>
        </w:tc>
        <w:tc>
          <w:tcPr>
            <w:tcW w:w="2162" w:type="dxa"/>
            <w:vAlign w:val="center"/>
          </w:tcPr>
          <w:p w14:paraId="76F5C54A" w14:textId="77777777" w:rsidR="007F28A1" w:rsidRDefault="007F28A1">
            <w:pPr>
              <w:jc w:val="center"/>
              <w:rPr>
                <w:rFonts w:ascii="宋体" w:eastAsia="宋体" w:hAnsi="宋体" w:hint="eastAsia"/>
                <w:sz w:val="24"/>
                <w:szCs w:val="48"/>
              </w:rPr>
            </w:pPr>
          </w:p>
        </w:tc>
        <w:tc>
          <w:tcPr>
            <w:tcW w:w="2208" w:type="dxa"/>
            <w:vAlign w:val="center"/>
          </w:tcPr>
          <w:p w14:paraId="4D9E9CEC" w14:textId="77777777" w:rsidR="007F28A1" w:rsidRDefault="007F28A1">
            <w:pPr>
              <w:jc w:val="center"/>
              <w:rPr>
                <w:rFonts w:ascii="宋体" w:eastAsia="宋体" w:hAnsi="宋体" w:hint="eastAsia"/>
                <w:sz w:val="24"/>
                <w:szCs w:val="48"/>
              </w:rPr>
            </w:pPr>
          </w:p>
        </w:tc>
        <w:tc>
          <w:tcPr>
            <w:tcW w:w="1440" w:type="dxa"/>
            <w:vAlign w:val="center"/>
          </w:tcPr>
          <w:p w14:paraId="58F6D915" w14:textId="77777777" w:rsidR="007F28A1" w:rsidRDefault="007F28A1">
            <w:pPr>
              <w:jc w:val="center"/>
              <w:rPr>
                <w:rFonts w:ascii="宋体" w:eastAsia="宋体" w:hAnsi="宋体" w:hint="eastAsia"/>
                <w:sz w:val="24"/>
                <w:szCs w:val="48"/>
              </w:rPr>
            </w:pPr>
          </w:p>
        </w:tc>
        <w:tc>
          <w:tcPr>
            <w:tcW w:w="900" w:type="dxa"/>
            <w:vAlign w:val="center"/>
          </w:tcPr>
          <w:p w14:paraId="10F2E22F" w14:textId="77777777" w:rsidR="007F28A1" w:rsidRDefault="007F28A1">
            <w:pPr>
              <w:jc w:val="center"/>
              <w:rPr>
                <w:rFonts w:ascii="宋体" w:eastAsia="宋体" w:hAnsi="宋体" w:hint="eastAsia"/>
                <w:sz w:val="24"/>
                <w:szCs w:val="48"/>
              </w:rPr>
            </w:pPr>
          </w:p>
        </w:tc>
        <w:tc>
          <w:tcPr>
            <w:tcW w:w="1301" w:type="dxa"/>
            <w:vAlign w:val="center"/>
          </w:tcPr>
          <w:p w14:paraId="50DBD999" w14:textId="77777777" w:rsidR="007F28A1" w:rsidRDefault="007F28A1">
            <w:pPr>
              <w:jc w:val="center"/>
              <w:rPr>
                <w:rFonts w:ascii="宋体" w:eastAsia="宋体" w:hAnsi="宋体" w:hint="eastAsia"/>
                <w:sz w:val="24"/>
                <w:szCs w:val="48"/>
              </w:rPr>
            </w:pPr>
          </w:p>
        </w:tc>
      </w:tr>
      <w:tr w:rsidR="007F28A1" w14:paraId="08AC7D37" w14:textId="77777777">
        <w:tblPrEx>
          <w:tblCellMar>
            <w:top w:w="0" w:type="dxa"/>
            <w:bottom w:w="0" w:type="dxa"/>
          </w:tblCellMar>
        </w:tblPrEx>
        <w:trPr>
          <w:trHeight w:hRule="exact" w:val="510"/>
        </w:trPr>
        <w:tc>
          <w:tcPr>
            <w:tcW w:w="850" w:type="dxa"/>
            <w:vAlign w:val="center"/>
          </w:tcPr>
          <w:p w14:paraId="7B5E770C" w14:textId="77777777" w:rsidR="007F28A1" w:rsidRDefault="007F28A1">
            <w:pPr>
              <w:jc w:val="center"/>
              <w:rPr>
                <w:rFonts w:ascii="宋体" w:eastAsia="宋体" w:hAnsi="宋体" w:hint="eastAsia"/>
                <w:sz w:val="24"/>
                <w:szCs w:val="48"/>
              </w:rPr>
            </w:pPr>
          </w:p>
        </w:tc>
        <w:tc>
          <w:tcPr>
            <w:tcW w:w="2162" w:type="dxa"/>
            <w:vAlign w:val="center"/>
          </w:tcPr>
          <w:p w14:paraId="720A0131" w14:textId="77777777" w:rsidR="007F28A1" w:rsidRDefault="007F28A1">
            <w:pPr>
              <w:jc w:val="center"/>
              <w:rPr>
                <w:rFonts w:ascii="宋体" w:eastAsia="宋体" w:hAnsi="宋体" w:hint="eastAsia"/>
                <w:sz w:val="24"/>
                <w:szCs w:val="48"/>
              </w:rPr>
            </w:pPr>
          </w:p>
        </w:tc>
        <w:tc>
          <w:tcPr>
            <w:tcW w:w="2208" w:type="dxa"/>
            <w:vAlign w:val="center"/>
          </w:tcPr>
          <w:p w14:paraId="04DC9C21" w14:textId="77777777" w:rsidR="007F28A1" w:rsidRDefault="007F28A1">
            <w:pPr>
              <w:jc w:val="center"/>
              <w:rPr>
                <w:rFonts w:ascii="宋体" w:eastAsia="宋体" w:hAnsi="宋体" w:hint="eastAsia"/>
                <w:sz w:val="24"/>
                <w:szCs w:val="48"/>
              </w:rPr>
            </w:pPr>
          </w:p>
        </w:tc>
        <w:tc>
          <w:tcPr>
            <w:tcW w:w="1440" w:type="dxa"/>
            <w:vAlign w:val="center"/>
          </w:tcPr>
          <w:p w14:paraId="1E5E640C" w14:textId="77777777" w:rsidR="007F28A1" w:rsidRDefault="007F28A1">
            <w:pPr>
              <w:jc w:val="center"/>
              <w:rPr>
                <w:rFonts w:ascii="宋体" w:eastAsia="宋体" w:hAnsi="宋体" w:hint="eastAsia"/>
                <w:sz w:val="24"/>
                <w:szCs w:val="48"/>
              </w:rPr>
            </w:pPr>
          </w:p>
        </w:tc>
        <w:tc>
          <w:tcPr>
            <w:tcW w:w="900" w:type="dxa"/>
            <w:vAlign w:val="center"/>
          </w:tcPr>
          <w:p w14:paraId="2630F3D5" w14:textId="77777777" w:rsidR="007F28A1" w:rsidRDefault="007F28A1">
            <w:pPr>
              <w:jc w:val="center"/>
              <w:rPr>
                <w:rFonts w:ascii="宋体" w:eastAsia="宋体" w:hAnsi="宋体" w:hint="eastAsia"/>
                <w:sz w:val="24"/>
                <w:szCs w:val="48"/>
              </w:rPr>
            </w:pPr>
          </w:p>
        </w:tc>
        <w:tc>
          <w:tcPr>
            <w:tcW w:w="1301" w:type="dxa"/>
            <w:vAlign w:val="center"/>
          </w:tcPr>
          <w:p w14:paraId="3F06F331" w14:textId="77777777" w:rsidR="007F28A1" w:rsidRDefault="007F28A1">
            <w:pPr>
              <w:jc w:val="center"/>
              <w:rPr>
                <w:rFonts w:ascii="宋体" w:eastAsia="宋体" w:hAnsi="宋体" w:hint="eastAsia"/>
                <w:sz w:val="24"/>
                <w:szCs w:val="48"/>
              </w:rPr>
            </w:pPr>
          </w:p>
        </w:tc>
      </w:tr>
      <w:tr w:rsidR="007F28A1" w14:paraId="45593372" w14:textId="77777777">
        <w:tblPrEx>
          <w:tblCellMar>
            <w:top w:w="0" w:type="dxa"/>
            <w:bottom w:w="0" w:type="dxa"/>
          </w:tblCellMar>
        </w:tblPrEx>
        <w:trPr>
          <w:trHeight w:hRule="exact" w:val="510"/>
        </w:trPr>
        <w:tc>
          <w:tcPr>
            <w:tcW w:w="850" w:type="dxa"/>
            <w:vAlign w:val="center"/>
          </w:tcPr>
          <w:p w14:paraId="5C4C555C" w14:textId="77777777" w:rsidR="007F28A1" w:rsidRDefault="007F28A1">
            <w:pPr>
              <w:jc w:val="center"/>
              <w:rPr>
                <w:rFonts w:ascii="宋体" w:eastAsia="宋体" w:hAnsi="宋体" w:hint="eastAsia"/>
                <w:sz w:val="24"/>
                <w:szCs w:val="48"/>
              </w:rPr>
            </w:pPr>
          </w:p>
        </w:tc>
        <w:tc>
          <w:tcPr>
            <w:tcW w:w="2162" w:type="dxa"/>
            <w:vAlign w:val="center"/>
          </w:tcPr>
          <w:p w14:paraId="777394F8" w14:textId="77777777" w:rsidR="007F28A1" w:rsidRDefault="007F28A1">
            <w:pPr>
              <w:jc w:val="center"/>
              <w:rPr>
                <w:rFonts w:ascii="宋体" w:eastAsia="宋体" w:hAnsi="宋体" w:hint="eastAsia"/>
                <w:sz w:val="24"/>
                <w:szCs w:val="48"/>
              </w:rPr>
            </w:pPr>
          </w:p>
        </w:tc>
        <w:tc>
          <w:tcPr>
            <w:tcW w:w="2208" w:type="dxa"/>
            <w:vAlign w:val="center"/>
          </w:tcPr>
          <w:p w14:paraId="2826D32C" w14:textId="77777777" w:rsidR="007F28A1" w:rsidRDefault="007F28A1">
            <w:pPr>
              <w:jc w:val="center"/>
              <w:rPr>
                <w:rFonts w:ascii="宋体" w:eastAsia="宋体" w:hAnsi="宋体" w:hint="eastAsia"/>
                <w:sz w:val="24"/>
                <w:szCs w:val="48"/>
              </w:rPr>
            </w:pPr>
          </w:p>
        </w:tc>
        <w:tc>
          <w:tcPr>
            <w:tcW w:w="1440" w:type="dxa"/>
            <w:vAlign w:val="center"/>
          </w:tcPr>
          <w:p w14:paraId="74801A2B" w14:textId="77777777" w:rsidR="007F28A1" w:rsidRDefault="007F28A1">
            <w:pPr>
              <w:jc w:val="center"/>
              <w:rPr>
                <w:rFonts w:ascii="宋体" w:eastAsia="宋体" w:hAnsi="宋体" w:hint="eastAsia"/>
                <w:sz w:val="24"/>
                <w:szCs w:val="48"/>
              </w:rPr>
            </w:pPr>
          </w:p>
        </w:tc>
        <w:tc>
          <w:tcPr>
            <w:tcW w:w="900" w:type="dxa"/>
            <w:vAlign w:val="center"/>
          </w:tcPr>
          <w:p w14:paraId="7178E5FE" w14:textId="77777777" w:rsidR="007F28A1" w:rsidRDefault="007F28A1">
            <w:pPr>
              <w:jc w:val="center"/>
              <w:rPr>
                <w:rFonts w:ascii="宋体" w:eastAsia="宋体" w:hAnsi="宋体" w:hint="eastAsia"/>
                <w:sz w:val="24"/>
                <w:szCs w:val="48"/>
              </w:rPr>
            </w:pPr>
          </w:p>
        </w:tc>
        <w:tc>
          <w:tcPr>
            <w:tcW w:w="1301" w:type="dxa"/>
            <w:vAlign w:val="center"/>
          </w:tcPr>
          <w:p w14:paraId="461C4393" w14:textId="77777777" w:rsidR="007F28A1" w:rsidRDefault="007F28A1">
            <w:pPr>
              <w:jc w:val="center"/>
              <w:rPr>
                <w:rFonts w:ascii="宋体" w:eastAsia="宋体" w:hAnsi="宋体" w:hint="eastAsia"/>
                <w:sz w:val="24"/>
                <w:szCs w:val="48"/>
              </w:rPr>
            </w:pPr>
          </w:p>
        </w:tc>
      </w:tr>
      <w:tr w:rsidR="007F28A1" w14:paraId="5BB7713A" w14:textId="77777777">
        <w:tblPrEx>
          <w:tblCellMar>
            <w:top w:w="0" w:type="dxa"/>
            <w:bottom w:w="0" w:type="dxa"/>
          </w:tblCellMar>
        </w:tblPrEx>
        <w:trPr>
          <w:trHeight w:hRule="exact" w:val="510"/>
        </w:trPr>
        <w:tc>
          <w:tcPr>
            <w:tcW w:w="850" w:type="dxa"/>
            <w:vAlign w:val="center"/>
          </w:tcPr>
          <w:p w14:paraId="0A177C7A" w14:textId="77777777" w:rsidR="007F28A1" w:rsidRDefault="007F28A1">
            <w:pPr>
              <w:jc w:val="center"/>
              <w:rPr>
                <w:rFonts w:ascii="宋体" w:eastAsia="宋体" w:hAnsi="宋体" w:hint="eastAsia"/>
                <w:sz w:val="24"/>
                <w:szCs w:val="48"/>
              </w:rPr>
            </w:pPr>
          </w:p>
        </w:tc>
        <w:tc>
          <w:tcPr>
            <w:tcW w:w="2162" w:type="dxa"/>
            <w:vAlign w:val="center"/>
          </w:tcPr>
          <w:p w14:paraId="420F028D" w14:textId="77777777" w:rsidR="007F28A1" w:rsidRDefault="007F28A1">
            <w:pPr>
              <w:jc w:val="center"/>
              <w:rPr>
                <w:rFonts w:ascii="宋体" w:eastAsia="宋体" w:hAnsi="宋体" w:hint="eastAsia"/>
                <w:sz w:val="24"/>
                <w:szCs w:val="48"/>
              </w:rPr>
            </w:pPr>
          </w:p>
        </w:tc>
        <w:tc>
          <w:tcPr>
            <w:tcW w:w="2208" w:type="dxa"/>
            <w:vAlign w:val="center"/>
          </w:tcPr>
          <w:p w14:paraId="54E1B7D5" w14:textId="77777777" w:rsidR="007F28A1" w:rsidRDefault="007F28A1">
            <w:pPr>
              <w:jc w:val="center"/>
              <w:rPr>
                <w:rFonts w:ascii="宋体" w:eastAsia="宋体" w:hAnsi="宋体" w:hint="eastAsia"/>
                <w:sz w:val="24"/>
                <w:szCs w:val="48"/>
              </w:rPr>
            </w:pPr>
          </w:p>
        </w:tc>
        <w:tc>
          <w:tcPr>
            <w:tcW w:w="1440" w:type="dxa"/>
            <w:vAlign w:val="center"/>
          </w:tcPr>
          <w:p w14:paraId="725653B2" w14:textId="77777777" w:rsidR="007F28A1" w:rsidRDefault="007F28A1">
            <w:pPr>
              <w:jc w:val="center"/>
              <w:rPr>
                <w:rFonts w:ascii="宋体" w:eastAsia="宋体" w:hAnsi="宋体" w:hint="eastAsia"/>
                <w:sz w:val="24"/>
                <w:szCs w:val="48"/>
              </w:rPr>
            </w:pPr>
          </w:p>
        </w:tc>
        <w:tc>
          <w:tcPr>
            <w:tcW w:w="900" w:type="dxa"/>
            <w:vAlign w:val="center"/>
          </w:tcPr>
          <w:p w14:paraId="74D5D463" w14:textId="77777777" w:rsidR="007F28A1" w:rsidRDefault="007F28A1">
            <w:pPr>
              <w:jc w:val="center"/>
              <w:rPr>
                <w:rFonts w:ascii="宋体" w:eastAsia="宋体" w:hAnsi="宋体" w:hint="eastAsia"/>
                <w:sz w:val="24"/>
                <w:szCs w:val="48"/>
              </w:rPr>
            </w:pPr>
          </w:p>
        </w:tc>
        <w:tc>
          <w:tcPr>
            <w:tcW w:w="1301" w:type="dxa"/>
            <w:vAlign w:val="center"/>
          </w:tcPr>
          <w:p w14:paraId="4A41DC91" w14:textId="77777777" w:rsidR="007F28A1" w:rsidRDefault="007F28A1">
            <w:pPr>
              <w:jc w:val="center"/>
              <w:rPr>
                <w:rFonts w:ascii="宋体" w:eastAsia="宋体" w:hAnsi="宋体" w:hint="eastAsia"/>
                <w:sz w:val="24"/>
                <w:szCs w:val="48"/>
              </w:rPr>
            </w:pPr>
          </w:p>
        </w:tc>
      </w:tr>
      <w:tr w:rsidR="007F28A1" w14:paraId="046F11D1" w14:textId="77777777">
        <w:tblPrEx>
          <w:tblCellMar>
            <w:top w:w="0" w:type="dxa"/>
            <w:bottom w:w="0" w:type="dxa"/>
          </w:tblCellMar>
        </w:tblPrEx>
        <w:trPr>
          <w:trHeight w:hRule="exact" w:val="510"/>
        </w:trPr>
        <w:tc>
          <w:tcPr>
            <w:tcW w:w="850" w:type="dxa"/>
            <w:vAlign w:val="center"/>
          </w:tcPr>
          <w:p w14:paraId="277FB402" w14:textId="77777777" w:rsidR="007F28A1" w:rsidRDefault="007F28A1">
            <w:pPr>
              <w:jc w:val="center"/>
              <w:rPr>
                <w:rFonts w:ascii="宋体" w:eastAsia="宋体" w:hAnsi="宋体" w:hint="eastAsia"/>
                <w:sz w:val="24"/>
                <w:szCs w:val="48"/>
              </w:rPr>
            </w:pPr>
          </w:p>
        </w:tc>
        <w:tc>
          <w:tcPr>
            <w:tcW w:w="2162" w:type="dxa"/>
            <w:vAlign w:val="center"/>
          </w:tcPr>
          <w:p w14:paraId="692986D1" w14:textId="77777777" w:rsidR="007F28A1" w:rsidRDefault="007F28A1">
            <w:pPr>
              <w:jc w:val="center"/>
              <w:rPr>
                <w:rFonts w:ascii="宋体" w:eastAsia="宋体" w:hAnsi="宋体" w:hint="eastAsia"/>
                <w:sz w:val="24"/>
                <w:szCs w:val="48"/>
              </w:rPr>
            </w:pPr>
          </w:p>
        </w:tc>
        <w:tc>
          <w:tcPr>
            <w:tcW w:w="2208" w:type="dxa"/>
            <w:vAlign w:val="center"/>
          </w:tcPr>
          <w:p w14:paraId="7925F4D0" w14:textId="77777777" w:rsidR="007F28A1" w:rsidRDefault="007F28A1">
            <w:pPr>
              <w:jc w:val="center"/>
              <w:rPr>
                <w:rFonts w:ascii="宋体" w:eastAsia="宋体" w:hAnsi="宋体" w:hint="eastAsia"/>
                <w:sz w:val="24"/>
                <w:szCs w:val="48"/>
              </w:rPr>
            </w:pPr>
          </w:p>
        </w:tc>
        <w:tc>
          <w:tcPr>
            <w:tcW w:w="1440" w:type="dxa"/>
            <w:vAlign w:val="center"/>
          </w:tcPr>
          <w:p w14:paraId="402DB730" w14:textId="77777777" w:rsidR="007F28A1" w:rsidRDefault="007F28A1">
            <w:pPr>
              <w:jc w:val="center"/>
              <w:rPr>
                <w:rFonts w:ascii="宋体" w:eastAsia="宋体" w:hAnsi="宋体" w:hint="eastAsia"/>
                <w:sz w:val="24"/>
                <w:szCs w:val="48"/>
              </w:rPr>
            </w:pPr>
          </w:p>
        </w:tc>
        <w:tc>
          <w:tcPr>
            <w:tcW w:w="900" w:type="dxa"/>
            <w:vAlign w:val="center"/>
          </w:tcPr>
          <w:p w14:paraId="34D98E5F" w14:textId="77777777" w:rsidR="007F28A1" w:rsidRDefault="007F28A1">
            <w:pPr>
              <w:jc w:val="center"/>
              <w:rPr>
                <w:rFonts w:ascii="宋体" w:eastAsia="宋体" w:hAnsi="宋体" w:hint="eastAsia"/>
                <w:sz w:val="24"/>
                <w:szCs w:val="48"/>
              </w:rPr>
            </w:pPr>
          </w:p>
        </w:tc>
        <w:tc>
          <w:tcPr>
            <w:tcW w:w="1301" w:type="dxa"/>
            <w:vAlign w:val="center"/>
          </w:tcPr>
          <w:p w14:paraId="19379580" w14:textId="77777777" w:rsidR="007F28A1" w:rsidRDefault="007F28A1">
            <w:pPr>
              <w:jc w:val="center"/>
              <w:rPr>
                <w:rFonts w:ascii="宋体" w:eastAsia="宋体" w:hAnsi="宋体" w:hint="eastAsia"/>
                <w:sz w:val="24"/>
                <w:szCs w:val="48"/>
              </w:rPr>
            </w:pPr>
          </w:p>
        </w:tc>
      </w:tr>
      <w:tr w:rsidR="007F28A1" w14:paraId="0E1650C4" w14:textId="77777777">
        <w:tblPrEx>
          <w:tblCellMar>
            <w:top w:w="0" w:type="dxa"/>
            <w:bottom w:w="0" w:type="dxa"/>
          </w:tblCellMar>
        </w:tblPrEx>
        <w:trPr>
          <w:trHeight w:hRule="exact" w:val="510"/>
        </w:trPr>
        <w:tc>
          <w:tcPr>
            <w:tcW w:w="850" w:type="dxa"/>
            <w:vAlign w:val="center"/>
          </w:tcPr>
          <w:p w14:paraId="340B28E3" w14:textId="77777777" w:rsidR="007F28A1" w:rsidRDefault="007F28A1">
            <w:pPr>
              <w:jc w:val="center"/>
              <w:rPr>
                <w:rFonts w:ascii="宋体" w:eastAsia="宋体" w:hAnsi="宋体" w:hint="eastAsia"/>
                <w:sz w:val="24"/>
                <w:szCs w:val="48"/>
              </w:rPr>
            </w:pPr>
          </w:p>
        </w:tc>
        <w:tc>
          <w:tcPr>
            <w:tcW w:w="2162" w:type="dxa"/>
            <w:vAlign w:val="center"/>
          </w:tcPr>
          <w:p w14:paraId="2B2C5B84" w14:textId="77777777" w:rsidR="007F28A1" w:rsidRDefault="007F28A1">
            <w:pPr>
              <w:jc w:val="center"/>
              <w:rPr>
                <w:rFonts w:ascii="宋体" w:eastAsia="宋体" w:hAnsi="宋体" w:hint="eastAsia"/>
                <w:sz w:val="24"/>
                <w:szCs w:val="48"/>
              </w:rPr>
            </w:pPr>
          </w:p>
        </w:tc>
        <w:tc>
          <w:tcPr>
            <w:tcW w:w="2208" w:type="dxa"/>
            <w:vAlign w:val="center"/>
          </w:tcPr>
          <w:p w14:paraId="5FBFA2A1" w14:textId="77777777" w:rsidR="007F28A1" w:rsidRDefault="007F28A1">
            <w:pPr>
              <w:jc w:val="center"/>
              <w:rPr>
                <w:rFonts w:ascii="宋体" w:eastAsia="宋体" w:hAnsi="宋体" w:hint="eastAsia"/>
                <w:sz w:val="24"/>
                <w:szCs w:val="48"/>
              </w:rPr>
            </w:pPr>
          </w:p>
        </w:tc>
        <w:tc>
          <w:tcPr>
            <w:tcW w:w="1440" w:type="dxa"/>
            <w:vAlign w:val="center"/>
          </w:tcPr>
          <w:p w14:paraId="55CEE5DC" w14:textId="77777777" w:rsidR="007F28A1" w:rsidRDefault="007F28A1">
            <w:pPr>
              <w:jc w:val="center"/>
              <w:rPr>
                <w:rFonts w:ascii="宋体" w:eastAsia="宋体" w:hAnsi="宋体" w:hint="eastAsia"/>
                <w:sz w:val="24"/>
                <w:szCs w:val="48"/>
              </w:rPr>
            </w:pPr>
          </w:p>
        </w:tc>
        <w:tc>
          <w:tcPr>
            <w:tcW w:w="900" w:type="dxa"/>
            <w:vAlign w:val="center"/>
          </w:tcPr>
          <w:p w14:paraId="7D550DEC" w14:textId="77777777" w:rsidR="007F28A1" w:rsidRDefault="007F28A1">
            <w:pPr>
              <w:jc w:val="center"/>
              <w:rPr>
                <w:rFonts w:ascii="宋体" w:eastAsia="宋体" w:hAnsi="宋体" w:hint="eastAsia"/>
                <w:sz w:val="24"/>
                <w:szCs w:val="48"/>
              </w:rPr>
            </w:pPr>
          </w:p>
        </w:tc>
        <w:tc>
          <w:tcPr>
            <w:tcW w:w="1301" w:type="dxa"/>
            <w:vAlign w:val="center"/>
          </w:tcPr>
          <w:p w14:paraId="4304113E" w14:textId="77777777" w:rsidR="007F28A1" w:rsidRDefault="007F28A1">
            <w:pPr>
              <w:jc w:val="center"/>
              <w:rPr>
                <w:rFonts w:ascii="宋体" w:eastAsia="宋体" w:hAnsi="宋体" w:hint="eastAsia"/>
                <w:sz w:val="24"/>
                <w:szCs w:val="48"/>
              </w:rPr>
            </w:pPr>
          </w:p>
        </w:tc>
      </w:tr>
    </w:tbl>
    <w:p w14:paraId="09252F7F" w14:textId="77777777" w:rsidR="007F28A1" w:rsidRDefault="007F28A1">
      <w:pPr>
        <w:spacing w:line="240" w:lineRule="exact"/>
        <w:jc w:val="center"/>
        <w:rPr>
          <w:rFonts w:eastAsia="宋体" w:hint="eastAsia"/>
          <w:sz w:val="44"/>
        </w:rPr>
      </w:pPr>
    </w:p>
    <w:p w14:paraId="729BC8C4" w14:textId="77777777" w:rsidR="007F28A1" w:rsidRDefault="007F28A1">
      <w:pPr>
        <w:jc w:val="center"/>
        <w:rPr>
          <w:rFonts w:ascii="宋体" w:eastAsia="宋体" w:hint="eastAsia"/>
          <w:sz w:val="44"/>
          <w:szCs w:val="48"/>
        </w:rPr>
      </w:pPr>
      <w:r>
        <w:rPr>
          <w:rFonts w:ascii="宋体" w:eastAsia="宋体" w:hint="eastAsia"/>
          <w:sz w:val="44"/>
          <w:szCs w:val="48"/>
        </w:rPr>
        <w:t>采用技术标准目录</w:t>
      </w:r>
    </w:p>
    <w:p w14:paraId="5D71F8CB" w14:textId="77777777" w:rsidR="007F28A1" w:rsidRDefault="007F28A1">
      <w:pPr>
        <w:spacing w:line="240" w:lineRule="exact"/>
        <w:jc w:val="center"/>
        <w:rPr>
          <w:rFonts w:ascii="宋体" w:eastAsia="宋体" w:hint="eastAsia"/>
          <w:sz w:val="44"/>
          <w:szCs w:val="48"/>
        </w:rPr>
      </w:pPr>
    </w:p>
    <w:tbl>
      <w:tblPr>
        <w:tblW w:w="88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0"/>
        <w:gridCol w:w="2310"/>
        <w:gridCol w:w="2044"/>
        <w:gridCol w:w="573"/>
        <w:gridCol w:w="546"/>
        <w:gridCol w:w="546"/>
        <w:gridCol w:w="616"/>
        <w:gridCol w:w="1260"/>
      </w:tblGrid>
      <w:tr w:rsidR="007F28A1" w14:paraId="78CCB50A" w14:textId="77777777">
        <w:tblPrEx>
          <w:tblCellMar>
            <w:top w:w="0" w:type="dxa"/>
            <w:bottom w:w="0" w:type="dxa"/>
          </w:tblCellMar>
        </w:tblPrEx>
        <w:trPr>
          <w:cantSplit/>
          <w:trHeight w:val="814"/>
        </w:trPr>
        <w:tc>
          <w:tcPr>
            <w:tcW w:w="910" w:type="dxa"/>
            <w:vMerge w:val="restart"/>
            <w:vAlign w:val="center"/>
          </w:tcPr>
          <w:p w14:paraId="78626BAB" w14:textId="77777777" w:rsidR="007F28A1" w:rsidRDefault="007F28A1">
            <w:pPr>
              <w:spacing w:line="360" w:lineRule="exact"/>
              <w:jc w:val="center"/>
              <w:rPr>
                <w:rFonts w:ascii="宋体" w:eastAsia="宋体" w:hAnsi="宋体" w:hint="eastAsia"/>
                <w:sz w:val="24"/>
                <w:szCs w:val="48"/>
              </w:rPr>
            </w:pPr>
            <w:r>
              <w:rPr>
                <w:rFonts w:ascii="宋体" w:eastAsia="宋体" w:hAnsi="宋体" w:hint="eastAsia"/>
                <w:sz w:val="24"/>
                <w:szCs w:val="48"/>
              </w:rPr>
              <w:t>序号</w:t>
            </w:r>
          </w:p>
        </w:tc>
        <w:tc>
          <w:tcPr>
            <w:tcW w:w="2310" w:type="dxa"/>
            <w:vMerge w:val="restart"/>
            <w:vAlign w:val="center"/>
          </w:tcPr>
          <w:p w14:paraId="72C97CD9" w14:textId="77777777" w:rsidR="007F28A1" w:rsidRDefault="007F28A1">
            <w:pPr>
              <w:spacing w:line="360" w:lineRule="exact"/>
              <w:jc w:val="center"/>
              <w:rPr>
                <w:rFonts w:ascii="宋体" w:eastAsia="宋体" w:hAnsi="宋体" w:hint="eastAsia"/>
                <w:sz w:val="24"/>
                <w:szCs w:val="48"/>
              </w:rPr>
            </w:pPr>
            <w:r>
              <w:rPr>
                <w:rFonts w:ascii="宋体" w:eastAsia="宋体" w:hAnsi="宋体" w:hint="eastAsia"/>
                <w:sz w:val="24"/>
                <w:szCs w:val="48"/>
              </w:rPr>
              <w:t>技术标准名称</w:t>
            </w:r>
          </w:p>
        </w:tc>
        <w:tc>
          <w:tcPr>
            <w:tcW w:w="2044" w:type="dxa"/>
            <w:vMerge w:val="restart"/>
            <w:vAlign w:val="center"/>
          </w:tcPr>
          <w:p w14:paraId="36C7893E" w14:textId="77777777" w:rsidR="007F28A1" w:rsidRDefault="007F28A1">
            <w:pPr>
              <w:spacing w:line="360" w:lineRule="exact"/>
              <w:jc w:val="center"/>
              <w:rPr>
                <w:rFonts w:ascii="宋体" w:eastAsia="宋体" w:hAnsi="宋体" w:hint="eastAsia"/>
                <w:sz w:val="24"/>
                <w:szCs w:val="48"/>
              </w:rPr>
            </w:pPr>
            <w:r>
              <w:rPr>
                <w:rFonts w:ascii="宋体" w:eastAsia="宋体" w:hAnsi="宋体" w:hint="eastAsia"/>
                <w:sz w:val="24"/>
                <w:szCs w:val="48"/>
              </w:rPr>
              <w:t>标准编号</w:t>
            </w:r>
          </w:p>
        </w:tc>
        <w:tc>
          <w:tcPr>
            <w:tcW w:w="2281" w:type="dxa"/>
            <w:gridSpan w:val="4"/>
            <w:vAlign w:val="center"/>
          </w:tcPr>
          <w:p w14:paraId="1FE8E578" w14:textId="77777777" w:rsidR="007F28A1" w:rsidRDefault="007F28A1">
            <w:pPr>
              <w:spacing w:line="360" w:lineRule="exact"/>
              <w:jc w:val="center"/>
              <w:rPr>
                <w:rFonts w:ascii="宋体" w:eastAsia="宋体" w:hAnsi="宋体" w:hint="eastAsia"/>
                <w:sz w:val="24"/>
                <w:szCs w:val="48"/>
              </w:rPr>
            </w:pPr>
            <w:r>
              <w:rPr>
                <w:rFonts w:ascii="宋体" w:eastAsia="宋体" w:hAnsi="宋体" w:hint="eastAsia"/>
                <w:sz w:val="24"/>
                <w:szCs w:val="48"/>
              </w:rPr>
              <w:t>标准类型</w:t>
            </w:r>
          </w:p>
          <w:p w14:paraId="44B7ED2F" w14:textId="77777777" w:rsidR="007F28A1" w:rsidRDefault="007F28A1">
            <w:pPr>
              <w:spacing w:line="360" w:lineRule="exact"/>
              <w:jc w:val="center"/>
              <w:rPr>
                <w:rFonts w:ascii="宋体" w:eastAsia="宋体" w:hAnsi="宋体" w:hint="eastAsia"/>
                <w:sz w:val="24"/>
                <w:szCs w:val="48"/>
              </w:rPr>
            </w:pPr>
            <w:r>
              <w:rPr>
                <w:rFonts w:ascii="宋体" w:eastAsia="宋体" w:hAnsi="宋体" w:hint="eastAsia"/>
                <w:sz w:val="24"/>
                <w:szCs w:val="48"/>
              </w:rPr>
              <w:t>（格内打“</w:t>
            </w:r>
            <w:r>
              <w:rPr>
                <w:rFonts w:ascii="宋体" w:eastAsia="宋体" w:hAnsi="宋体"/>
                <w:sz w:val="24"/>
                <w:szCs w:val="48"/>
              </w:rPr>
              <w:t>√</w:t>
            </w:r>
            <w:r>
              <w:rPr>
                <w:rFonts w:ascii="宋体" w:eastAsia="宋体" w:hAnsi="宋体" w:hint="eastAsia"/>
                <w:sz w:val="24"/>
                <w:szCs w:val="48"/>
              </w:rPr>
              <w:t>”）</w:t>
            </w:r>
          </w:p>
        </w:tc>
        <w:tc>
          <w:tcPr>
            <w:tcW w:w="1260" w:type="dxa"/>
            <w:vMerge w:val="restart"/>
            <w:vAlign w:val="center"/>
          </w:tcPr>
          <w:p w14:paraId="5F12ED94" w14:textId="77777777" w:rsidR="007F28A1" w:rsidRDefault="007F28A1">
            <w:pPr>
              <w:spacing w:line="360" w:lineRule="exact"/>
              <w:jc w:val="center"/>
              <w:rPr>
                <w:rFonts w:ascii="宋体" w:eastAsia="宋体" w:hAnsi="宋体" w:hint="eastAsia"/>
                <w:sz w:val="24"/>
                <w:szCs w:val="48"/>
              </w:rPr>
            </w:pPr>
            <w:r>
              <w:rPr>
                <w:rFonts w:ascii="宋体" w:eastAsia="宋体" w:hAnsi="宋体" w:hint="eastAsia"/>
                <w:sz w:val="24"/>
                <w:szCs w:val="48"/>
              </w:rPr>
              <w:t>采用</w:t>
            </w:r>
          </w:p>
          <w:p w14:paraId="743127DF" w14:textId="77777777" w:rsidR="007F28A1" w:rsidRDefault="007F28A1">
            <w:pPr>
              <w:spacing w:line="360" w:lineRule="exact"/>
              <w:jc w:val="center"/>
              <w:rPr>
                <w:rFonts w:ascii="宋体" w:eastAsia="宋体" w:hAnsi="宋体" w:hint="eastAsia"/>
                <w:sz w:val="24"/>
                <w:szCs w:val="48"/>
              </w:rPr>
            </w:pPr>
            <w:r>
              <w:rPr>
                <w:rFonts w:ascii="宋体" w:eastAsia="宋体" w:hAnsi="宋体" w:hint="eastAsia"/>
                <w:sz w:val="24"/>
                <w:szCs w:val="48"/>
              </w:rPr>
              <w:t>时间</w:t>
            </w:r>
          </w:p>
          <w:p w14:paraId="1CD37F70" w14:textId="77777777" w:rsidR="007F28A1" w:rsidRDefault="007F28A1">
            <w:pPr>
              <w:spacing w:line="360" w:lineRule="exact"/>
              <w:jc w:val="center"/>
              <w:rPr>
                <w:rFonts w:ascii="宋体" w:eastAsia="宋体" w:hAnsi="宋体" w:hint="eastAsia"/>
                <w:sz w:val="24"/>
              </w:rPr>
            </w:pPr>
            <w:r>
              <w:rPr>
                <w:rFonts w:ascii="宋体" w:eastAsia="宋体" w:hAnsi="宋体" w:hint="eastAsia"/>
                <w:sz w:val="24"/>
                <w:szCs w:val="48"/>
              </w:rPr>
              <w:t>（年月）</w:t>
            </w:r>
          </w:p>
        </w:tc>
      </w:tr>
      <w:tr w:rsidR="007F28A1" w14:paraId="3C4C6838" w14:textId="77777777">
        <w:tblPrEx>
          <w:tblCellMar>
            <w:top w:w="0" w:type="dxa"/>
            <w:bottom w:w="0" w:type="dxa"/>
          </w:tblCellMar>
        </w:tblPrEx>
        <w:trPr>
          <w:cantSplit/>
          <w:trHeight w:val="1890"/>
        </w:trPr>
        <w:tc>
          <w:tcPr>
            <w:tcW w:w="910" w:type="dxa"/>
            <w:vMerge/>
            <w:vAlign w:val="center"/>
          </w:tcPr>
          <w:p w14:paraId="604A3A2A" w14:textId="77777777" w:rsidR="007F28A1" w:rsidRDefault="007F28A1">
            <w:pPr>
              <w:spacing w:line="360" w:lineRule="exact"/>
              <w:jc w:val="center"/>
              <w:rPr>
                <w:rFonts w:ascii="宋体" w:eastAsia="宋体" w:hAnsi="宋体" w:hint="eastAsia"/>
                <w:sz w:val="24"/>
                <w:szCs w:val="48"/>
              </w:rPr>
            </w:pPr>
          </w:p>
        </w:tc>
        <w:tc>
          <w:tcPr>
            <w:tcW w:w="2310" w:type="dxa"/>
            <w:vMerge/>
            <w:vAlign w:val="center"/>
          </w:tcPr>
          <w:p w14:paraId="1AA64F14" w14:textId="77777777" w:rsidR="007F28A1" w:rsidRDefault="007F28A1">
            <w:pPr>
              <w:spacing w:line="360" w:lineRule="exact"/>
              <w:jc w:val="center"/>
              <w:rPr>
                <w:rFonts w:ascii="宋体" w:eastAsia="宋体" w:hAnsi="宋体" w:hint="eastAsia"/>
                <w:sz w:val="24"/>
                <w:szCs w:val="48"/>
              </w:rPr>
            </w:pPr>
          </w:p>
        </w:tc>
        <w:tc>
          <w:tcPr>
            <w:tcW w:w="2044" w:type="dxa"/>
            <w:vMerge/>
            <w:vAlign w:val="center"/>
          </w:tcPr>
          <w:p w14:paraId="7934625E" w14:textId="77777777" w:rsidR="007F28A1" w:rsidRDefault="007F28A1">
            <w:pPr>
              <w:spacing w:line="360" w:lineRule="exact"/>
              <w:jc w:val="center"/>
              <w:rPr>
                <w:rFonts w:ascii="宋体" w:eastAsia="宋体" w:hAnsi="宋体" w:hint="eastAsia"/>
                <w:sz w:val="24"/>
                <w:szCs w:val="48"/>
              </w:rPr>
            </w:pPr>
          </w:p>
        </w:tc>
        <w:tc>
          <w:tcPr>
            <w:tcW w:w="573" w:type="dxa"/>
            <w:vAlign w:val="center"/>
          </w:tcPr>
          <w:p w14:paraId="69AEA183" w14:textId="77777777" w:rsidR="007F28A1" w:rsidRDefault="007F28A1">
            <w:pPr>
              <w:spacing w:line="360" w:lineRule="exact"/>
              <w:jc w:val="center"/>
              <w:rPr>
                <w:rFonts w:ascii="宋体" w:eastAsia="宋体" w:hAnsi="宋体" w:hint="eastAsia"/>
                <w:sz w:val="24"/>
                <w:szCs w:val="48"/>
              </w:rPr>
            </w:pPr>
            <w:r>
              <w:rPr>
                <w:rFonts w:ascii="宋体" w:eastAsia="宋体" w:hAnsi="宋体" w:hint="eastAsia"/>
                <w:sz w:val="24"/>
                <w:szCs w:val="48"/>
              </w:rPr>
              <w:t>国家标准</w:t>
            </w:r>
          </w:p>
        </w:tc>
        <w:tc>
          <w:tcPr>
            <w:tcW w:w="546" w:type="dxa"/>
            <w:vAlign w:val="center"/>
          </w:tcPr>
          <w:p w14:paraId="6B77180C" w14:textId="77777777" w:rsidR="007F28A1" w:rsidRDefault="007F28A1">
            <w:pPr>
              <w:spacing w:line="360" w:lineRule="exact"/>
              <w:jc w:val="center"/>
              <w:rPr>
                <w:rFonts w:ascii="宋体" w:eastAsia="宋体" w:hAnsi="宋体" w:hint="eastAsia"/>
                <w:sz w:val="24"/>
                <w:szCs w:val="48"/>
              </w:rPr>
            </w:pPr>
            <w:r>
              <w:rPr>
                <w:rFonts w:ascii="宋体" w:eastAsia="宋体" w:hAnsi="宋体" w:hint="eastAsia"/>
                <w:sz w:val="24"/>
                <w:szCs w:val="48"/>
              </w:rPr>
              <w:t>行业标准</w:t>
            </w:r>
          </w:p>
        </w:tc>
        <w:tc>
          <w:tcPr>
            <w:tcW w:w="546" w:type="dxa"/>
            <w:vAlign w:val="center"/>
          </w:tcPr>
          <w:p w14:paraId="52E26F0E" w14:textId="77777777" w:rsidR="007F28A1" w:rsidRDefault="007F28A1">
            <w:pPr>
              <w:spacing w:line="360" w:lineRule="exact"/>
              <w:jc w:val="center"/>
              <w:rPr>
                <w:rFonts w:ascii="宋体" w:eastAsia="宋体" w:hAnsi="宋体" w:hint="eastAsia"/>
                <w:sz w:val="24"/>
                <w:szCs w:val="48"/>
              </w:rPr>
            </w:pPr>
            <w:r>
              <w:rPr>
                <w:rFonts w:ascii="宋体" w:eastAsia="宋体" w:hAnsi="宋体" w:hint="eastAsia"/>
                <w:sz w:val="24"/>
                <w:szCs w:val="48"/>
              </w:rPr>
              <w:t>强制性标准</w:t>
            </w:r>
          </w:p>
        </w:tc>
        <w:tc>
          <w:tcPr>
            <w:tcW w:w="616" w:type="dxa"/>
            <w:vAlign w:val="center"/>
          </w:tcPr>
          <w:p w14:paraId="53CB5F1A" w14:textId="77777777" w:rsidR="007F28A1" w:rsidRDefault="007F28A1">
            <w:pPr>
              <w:spacing w:line="360" w:lineRule="exact"/>
              <w:jc w:val="center"/>
              <w:rPr>
                <w:rFonts w:ascii="宋体" w:eastAsia="宋体" w:hAnsi="宋体" w:hint="eastAsia"/>
                <w:sz w:val="24"/>
                <w:szCs w:val="48"/>
              </w:rPr>
            </w:pPr>
            <w:r>
              <w:rPr>
                <w:rFonts w:ascii="宋体" w:eastAsia="宋体" w:hAnsi="宋体" w:hint="eastAsia"/>
                <w:sz w:val="24"/>
                <w:szCs w:val="48"/>
              </w:rPr>
              <w:t>推荐性标准</w:t>
            </w:r>
          </w:p>
        </w:tc>
        <w:tc>
          <w:tcPr>
            <w:tcW w:w="1260" w:type="dxa"/>
            <w:vMerge/>
            <w:vAlign w:val="center"/>
          </w:tcPr>
          <w:p w14:paraId="3C0C3B51" w14:textId="77777777" w:rsidR="007F28A1" w:rsidRDefault="007F28A1">
            <w:pPr>
              <w:spacing w:line="360" w:lineRule="exact"/>
              <w:jc w:val="center"/>
              <w:rPr>
                <w:rFonts w:ascii="宋体" w:eastAsia="宋体" w:hAnsi="宋体" w:hint="eastAsia"/>
                <w:sz w:val="24"/>
                <w:szCs w:val="48"/>
              </w:rPr>
            </w:pPr>
          </w:p>
        </w:tc>
      </w:tr>
      <w:tr w:rsidR="007F28A1" w14:paraId="04B6AD43" w14:textId="77777777">
        <w:tblPrEx>
          <w:tblCellMar>
            <w:top w:w="0" w:type="dxa"/>
            <w:bottom w:w="0" w:type="dxa"/>
          </w:tblCellMar>
        </w:tblPrEx>
        <w:trPr>
          <w:cantSplit/>
          <w:trHeight w:hRule="exact" w:val="539"/>
        </w:trPr>
        <w:tc>
          <w:tcPr>
            <w:tcW w:w="910" w:type="dxa"/>
            <w:vAlign w:val="center"/>
          </w:tcPr>
          <w:p w14:paraId="5A47055B" w14:textId="77777777" w:rsidR="007F28A1" w:rsidRDefault="007F28A1">
            <w:pPr>
              <w:spacing w:line="360" w:lineRule="exact"/>
              <w:rPr>
                <w:rFonts w:ascii="宋体" w:eastAsia="宋体" w:hAnsi="宋体" w:hint="eastAsia"/>
                <w:sz w:val="24"/>
                <w:szCs w:val="48"/>
              </w:rPr>
            </w:pPr>
          </w:p>
        </w:tc>
        <w:tc>
          <w:tcPr>
            <w:tcW w:w="2310" w:type="dxa"/>
            <w:vAlign w:val="center"/>
          </w:tcPr>
          <w:p w14:paraId="71A56C2A" w14:textId="77777777" w:rsidR="007F28A1" w:rsidRDefault="007F28A1">
            <w:pPr>
              <w:spacing w:line="360" w:lineRule="exact"/>
              <w:jc w:val="center"/>
              <w:rPr>
                <w:rFonts w:ascii="宋体" w:eastAsia="宋体" w:hAnsi="宋体" w:hint="eastAsia"/>
                <w:sz w:val="24"/>
                <w:szCs w:val="48"/>
              </w:rPr>
            </w:pPr>
          </w:p>
        </w:tc>
        <w:tc>
          <w:tcPr>
            <w:tcW w:w="2044" w:type="dxa"/>
            <w:vAlign w:val="center"/>
          </w:tcPr>
          <w:p w14:paraId="72338DFA" w14:textId="77777777" w:rsidR="007F28A1" w:rsidRDefault="007F28A1">
            <w:pPr>
              <w:spacing w:line="360" w:lineRule="exact"/>
              <w:jc w:val="center"/>
              <w:rPr>
                <w:rFonts w:ascii="宋体" w:eastAsia="宋体" w:hAnsi="宋体" w:hint="eastAsia"/>
                <w:sz w:val="24"/>
                <w:szCs w:val="48"/>
              </w:rPr>
            </w:pPr>
          </w:p>
        </w:tc>
        <w:tc>
          <w:tcPr>
            <w:tcW w:w="573" w:type="dxa"/>
            <w:vAlign w:val="center"/>
          </w:tcPr>
          <w:p w14:paraId="3EDAA070"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6449C2D3"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7CC40632" w14:textId="77777777" w:rsidR="007F28A1" w:rsidRDefault="007F28A1">
            <w:pPr>
              <w:spacing w:line="360" w:lineRule="exact"/>
              <w:jc w:val="center"/>
              <w:rPr>
                <w:rFonts w:ascii="宋体" w:eastAsia="宋体" w:hAnsi="宋体" w:hint="eastAsia"/>
                <w:sz w:val="24"/>
                <w:szCs w:val="48"/>
              </w:rPr>
            </w:pPr>
          </w:p>
        </w:tc>
        <w:tc>
          <w:tcPr>
            <w:tcW w:w="616" w:type="dxa"/>
            <w:vAlign w:val="center"/>
          </w:tcPr>
          <w:p w14:paraId="072E9B70" w14:textId="77777777" w:rsidR="007F28A1" w:rsidRDefault="007F28A1">
            <w:pPr>
              <w:spacing w:line="360" w:lineRule="exact"/>
              <w:jc w:val="center"/>
              <w:rPr>
                <w:rFonts w:ascii="宋体" w:eastAsia="宋体" w:hAnsi="宋体" w:hint="eastAsia"/>
                <w:sz w:val="24"/>
                <w:szCs w:val="48"/>
              </w:rPr>
            </w:pPr>
          </w:p>
        </w:tc>
        <w:tc>
          <w:tcPr>
            <w:tcW w:w="1260" w:type="dxa"/>
            <w:vAlign w:val="center"/>
          </w:tcPr>
          <w:p w14:paraId="220DC120" w14:textId="77777777" w:rsidR="007F28A1" w:rsidRDefault="007F28A1">
            <w:pPr>
              <w:spacing w:line="360" w:lineRule="exact"/>
              <w:jc w:val="center"/>
              <w:rPr>
                <w:rFonts w:ascii="宋体" w:eastAsia="宋体" w:hAnsi="宋体" w:hint="eastAsia"/>
                <w:sz w:val="24"/>
                <w:szCs w:val="48"/>
              </w:rPr>
            </w:pPr>
          </w:p>
        </w:tc>
      </w:tr>
      <w:tr w:rsidR="007F28A1" w14:paraId="536480D3" w14:textId="77777777">
        <w:tblPrEx>
          <w:tblCellMar>
            <w:top w:w="0" w:type="dxa"/>
            <w:bottom w:w="0" w:type="dxa"/>
          </w:tblCellMar>
        </w:tblPrEx>
        <w:trPr>
          <w:cantSplit/>
          <w:trHeight w:hRule="exact" w:val="539"/>
        </w:trPr>
        <w:tc>
          <w:tcPr>
            <w:tcW w:w="910" w:type="dxa"/>
            <w:vAlign w:val="center"/>
          </w:tcPr>
          <w:p w14:paraId="6F21A580" w14:textId="77777777" w:rsidR="007F28A1" w:rsidRDefault="007F28A1">
            <w:pPr>
              <w:spacing w:line="360" w:lineRule="exact"/>
              <w:rPr>
                <w:rFonts w:ascii="宋体" w:eastAsia="宋体" w:hAnsi="宋体" w:hint="eastAsia"/>
                <w:sz w:val="24"/>
                <w:szCs w:val="48"/>
              </w:rPr>
            </w:pPr>
          </w:p>
        </w:tc>
        <w:tc>
          <w:tcPr>
            <w:tcW w:w="2310" w:type="dxa"/>
            <w:vAlign w:val="center"/>
          </w:tcPr>
          <w:p w14:paraId="78D7083F" w14:textId="77777777" w:rsidR="007F28A1" w:rsidRDefault="007F28A1">
            <w:pPr>
              <w:spacing w:line="360" w:lineRule="exact"/>
              <w:jc w:val="center"/>
              <w:rPr>
                <w:rFonts w:ascii="宋体" w:eastAsia="宋体" w:hAnsi="宋体" w:hint="eastAsia"/>
                <w:sz w:val="24"/>
                <w:szCs w:val="48"/>
              </w:rPr>
            </w:pPr>
          </w:p>
        </w:tc>
        <w:tc>
          <w:tcPr>
            <w:tcW w:w="2044" w:type="dxa"/>
            <w:vAlign w:val="center"/>
          </w:tcPr>
          <w:p w14:paraId="6C6456B0" w14:textId="77777777" w:rsidR="007F28A1" w:rsidRDefault="007F28A1">
            <w:pPr>
              <w:spacing w:line="360" w:lineRule="exact"/>
              <w:jc w:val="center"/>
              <w:rPr>
                <w:rFonts w:ascii="宋体" w:eastAsia="宋体" w:hAnsi="宋体" w:hint="eastAsia"/>
                <w:sz w:val="24"/>
                <w:szCs w:val="48"/>
              </w:rPr>
            </w:pPr>
          </w:p>
        </w:tc>
        <w:tc>
          <w:tcPr>
            <w:tcW w:w="573" w:type="dxa"/>
            <w:vAlign w:val="center"/>
          </w:tcPr>
          <w:p w14:paraId="605E9D3D"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28C31E61"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60713452" w14:textId="77777777" w:rsidR="007F28A1" w:rsidRDefault="007F28A1">
            <w:pPr>
              <w:spacing w:line="360" w:lineRule="exact"/>
              <w:jc w:val="center"/>
              <w:rPr>
                <w:rFonts w:ascii="宋体" w:eastAsia="宋体" w:hAnsi="宋体" w:hint="eastAsia"/>
                <w:sz w:val="24"/>
                <w:szCs w:val="48"/>
              </w:rPr>
            </w:pPr>
          </w:p>
        </w:tc>
        <w:tc>
          <w:tcPr>
            <w:tcW w:w="616" w:type="dxa"/>
            <w:vAlign w:val="center"/>
          </w:tcPr>
          <w:p w14:paraId="71F119C2" w14:textId="77777777" w:rsidR="007F28A1" w:rsidRDefault="007F28A1">
            <w:pPr>
              <w:spacing w:line="360" w:lineRule="exact"/>
              <w:jc w:val="center"/>
              <w:rPr>
                <w:rFonts w:ascii="宋体" w:eastAsia="宋体" w:hAnsi="宋体" w:hint="eastAsia"/>
                <w:sz w:val="24"/>
                <w:szCs w:val="48"/>
              </w:rPr>
            </w:pPr>
          </w:p>
        </w:tc>
        <w:tc>
          <w:tcPr>
            <w:tcW w:w="1260" w:type="dxa"/>
            <w:vAlign w:val="center"/>
          </w:tcPr>
          <w:p w14:paraId="49761DDD" w14:textId="77777777" w:rsidR="007F28A1" w:rsidRDefault="007F28A1">
            <w:pPr>
              <w:spacing w:line="360" w:lineRule="exact"/>
              <w:jc w:val="center"/>
              <w:rPr>
                <w:rFonts w:ascii="宋体" w:eastAsia="宋体" w:hAnsi="宋体" w:hint="eastAsia"/>
                <w:sz w:val="24"/>
                <w:szCs w:val="48"/>
              </w:rPr>
            </w:pPr>
          </w:p>
        </w:tc>
      </w:tr>
      <w:tr w:rsidR="007F28A1" w14:paraId="07CD2F67" w14:textId="77777777">
        <w:tblPrEx>
          <w:tblCellMar>
            <w:top w:w="0" w:type="dxa"/>
            <w:bottom w:w="0" w:type="dxa"/>
          </w:tblCellMar>
        </w:tblPrEx>
        <w:trPr>
          <w:cantSplit/>
          <w:trHeight w:hRule="exact" w:val="539"/>
        </w:trPr>
        <w:tc>
          <w:tcPr>
            <w:tcW w:w="910" w:type="dxa"/>
            <w:vAlign w:val="center"/>
          </w:tcPr>
          <w:p w14:paraId="51AEFAD0" w14:textId="77777777" w:rsidR="007F28A1" w:rsidRDefault="007F28A1">
            <w:pPr>
              <w:spacing w:line="360" w:lineRule="exact"/>
              <w:rPr>
                <w:rFonts w:ascii="宋体" w:eastAsia="宋体" w:hAnsi="宋体" w:hint="eastAsia"/>
                <w:sz w:val="24"/>
                <w:szCs w:val="48"/>
              </w:rPr>
            </w:pPr>
          </w:p>
        </w:tc>
        <w:tc>
          <w:tcPr>
            <w:tcW w:w="2310" w:type="dxa"/>
            <w:vAlign w:val="center"/>
          </w:tcPr>
          <w:p w14:paraId="40D8E770" w14:textId="77777777" w:rsidR="007F28A1" w:rsidRDefault="007F28A1">
            <w:pPr>
              <w:spacing w:line="360" w:lineRule="exact"/>
              <w:jc w:val="center"/>
              <w:rPr>
                <w:rFonts w:ascii="宋体" w:eastAsia="宋体" w:hAnsi="宋体" w:hint="eastAsia"/>
                <w:sz w:val="24"/>
                <w:szCs w:val="48"/>
              </w:rPr>
            </w:pPr>
          </w:p>
        </w:tc>
        <w:tc>
          <w:tcPr>
            <w:tcW w:w="2044" w:type="dxa"/>
            <w:vAlign w:val="center"/>
          </w:tcPr>
          <w:p w14:paraId="5C33806A" w14:textId="77777777" w:rsidR="007F28A1" w:rsidRDefault="007F28A1">
            <w:pPr>
              <w:spacing w:line="360" w:lineRule="exact"/>
              <w:jc w:val="center"/>
              <w:rPr>
                <w:rFonts w:ascii="宋体" w:eastAsia="宋体" w:hAnsi="宋体" w:hint="eastAsia"/>
                <w:sz w:val="24"/>
                <w:szCs w:val="48"/>
              </w:rPr>
            </w:pPr>
          </w:p>
        </w:tc>
        <w:tc>
          <w:tcPr>
            <w:tcW w:w="573" w:type="dxa"/>
            <w:vAlign w:val="center"/>
          </w:tcPr>
          <w:p w14:paraId="3ED23C59"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2261F402"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22DAA3C1" w14:textId="77777777" w:rsidR="007F28A1" w:rsidRDefault="007F28A1">
            <w:pPr>
              <w:spacing w:line="360" w:lineRule="exact"/>
              <w:jc w:val="center"/>
              <w:rPr>
                <w:rFonts w:ascii="宋体" w:eastAsia="宋体" w:hAnsi="宋体" w:hint="eastAsia"/>
                <w:sz w:val="24"/>
                <w:szCs w:val="48"/>
              </w:rPr>
            </w:pPr>
          </w:p>
        </w:tc>
        <w:tc>
          <w:tcPr>
            <w:tcW w:w="616" w:type="dxa"/>
            <w:vAlign w:val="center"/>
          </w:tcPr>
          <w:p w14:paraId="38C8F157" w14:textId="77777777" w:rsidR="007F28A1" w:rsidRDefault="007F28A1">
            <w:pPr>
              <w:spacing w:line="360" w:lineRule="exact"/>
              <w:jc w:val="center"/>
              <w:rPr>
                <w:rFonts w:ascii="宋体" w:eastAsia="宋体" w:hAnsi="宋体" w:hint="eastAsia"/>
                <w:sz w:val="24"/>
                <w:szCs w:val="48"/>
              </w:rPr>
            </w:pPr>
          </w:p>
        </w:tc>
        <w:tc>
          <w:tcPr>
            <w:tcW w:w="1260" w:type="dxa"/>
            <w:vAlign w:val="center"/>
          </w:tcPr>
          <w:p w14:paraId="0FDF625C" w14:textId="77777777" w:rsidR="007F28A1" w:rsidRDefault="007F28A1">
            <w:pPr>
              <w:spacing w:line="360" w:lineRule="exact"/>
              <w:jc w:val="center"/>
              <w:rPr>
                <w:rFonts w:ascii="宋体" w:eastAsia="宋体" w:hAnsi="宋体" w:hint="eastAsia"/>
                <w:sz w:val="24"/>
                <w:szCs w:val="48"/>
              </w:rPr>
            </w:pPr>
          </w:p>
        </w:tc>
      </w:tr>
      <w:tr w:rsidR="007F28A1" w14:paraId="6F022262" w14:textId="77777777">
        <w:tblPrEx>
          <w:tblCellMar>
            <w:top w:w="0" w:type="dxa"/>
            <w:bottom w:w="0" w:type="dxa"/>
          </w:tblCellMar>
        </w:tblPrEx>
        <w:trPr>
          <w:cantSplit/>
          <w:trHeight w:hRule="exact" w:val="539"/>
        </w:trPr>
        <w:tc>
          <w:tcPr>
            <w:tcW w:w="910" w:type="dxa"/>
            <w:vAlign w:val="center"/>
          </w:tcPr>
          <w:p w14:paraId="65A03CEF" w14:textId="77777777" w:rsidR="007F28A1" w:rsidRDefault="007F28A1">
            <w:pPr>
              <w:spacing w:line="360" w:lineRule="exact"/>
              <w:rPr>
                <w:rFonts w:ascii="宋体" w:eastAsia="宋体" w:hAnsi="宋体" w:hint="eastAsia"/>
                <w:sz w:val="24"/>
                <w:szCs w:val="48"/>
              </w:rPr>
            </w:pPr>
          </w:p>
        </w:tc>
        <w:tc>
          <w:tcPr>
            <w:tcW w:w="2310" w:type="dxa"/>
            <w:vAlign w:val="center"/>
          </w:tcPr>
          <w:p w14:paraId="4F4E97B5" w14:textId="77777777" w:rsidR="007F28A1" w:rsidRDefault="007F28A1">
            <w:pPr>
              <w:spacing w:line="360" w:lineRule="exact"/>
              <w:jc w:val="center"/>
              <w:rPr>
                <w:rFonts w:ascii="宋体" w:eastAsia="宋体" w:hAnsi="宋体" w:hint="eastAsia"/>
                <w:sz w:val="24"/>
                <w:szCs w:val="48"/>
              </w:rPr>
            </w:pPr>
          </w:p>
        </w:tc>
        <w:tc>
          <w:tcPr>
            <w:tcW w:w="2044" w:type="dxa"/>
            <w:vAlign w:val="center"/>
          </w:tcPr>
          <w:p w14:paraId="151ED066" w14:textId="77777777" w:rsidR="007F28A1" w:rsidRDefault="007F28A1">
            <w:pPr>
              <w:spacing w:line="360" w:lineRule="exact"/>
              <w:jc w:val="center"/>
              <w:rPr>
                <w:rFonts w:ascii="宋体" w:eastAsia="宋体" w:hAnsi="宋体" w:hint="eastAsia"/>
                <w:sz w:val="24"/>
                <w:szCs w:val="48"/>
              </w:rPr>
            </w:pPr>
          </w:p>
        </w:tc>
        <w:tc>
          <w:tcPr>
            <w:tcW w:w="573" w:type="dxa"/>
            <w:vAlign w:val="center"/>
          </w:tcPr>
          <w:p w14:paraId="5A2DA422"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23FE8658"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76749736" w14:textId="77777777" w:rsidR="007F28A1" w:rsidRDefault="007F28A1">
            <w:pPr>
              <w:spacing w:line="360" w:lineRule="exact"/>
              <w:jc w:val="center"/>
              <w:rPr>
                <w:rFonts w:ascii="宋体" w:eastAsia="宋体" w:hAnsi="宋体" w:hint="eastAsia"/>
                <w:sz w:val="24"/>
                <w:szCs w:val="48"/>
              </w:rPr>
            </w:pPr>
          </w:p>
        </w:tc>
        <w:tc>
          <w:tcPr>
            <w:tcW w:w="616" w:type="dxa"/>
            <w:vAlign w:val="center"/>
          </w:tcPr>
          <w:p w14:paraId="71D9EA20" w14:textId="77777777" w:rsidR="007F28A1" w:rsidRDefault="007F28A1">
            <w:pPr>
              <w:spacing w:line="360" w:lineRule="exact"/>
              <w:jc w:val="center"/>
              <w:rPr>
                <w:rFonts w:ascii="宋体" w:eastAsia="宋体" w:hAnsi="宋体" w:hint="eastAsia"/>
                <w:sz w:val="24"/>
                <w:szCs w:val="48"/>
              </w:rPr>
            </w:pPr>
          </w:p>
        </w:tc>
        <w:tc>
          <w:tcPr>
            <w:tcW w:w="1260" w:type="dxa"/>
            <w:vAlign w:val="center"/>
          </w:tcPr>
          <w:p w14:paraId="4FF7C309" w14:textId="77777777" w:rsidR="007F28A1" w:rsidRDefault="007F28A1">
            <w:pPr>
              <w:spacing w:line="360" w:lineRule="exact"/>
              <w:jc w:val="center"/>
              <w:rPr>
                <w:rFonts w:ascii="宋体" w:eastAsia="宋体" w:hAnsi="宋体" w:hint="eastAsia"/>
                <w:sz w:val="24"/>
                <w:szCs w:val="48"/>
              </w:rPr>
            </w:pPr>
          </w:p>
        </w:tc>
      </w:tr>
      <w:tr w:rsidR="007F28A1" w14:paraId="5740DF98" w14:textId="77777777">
        <w:tblPrEx>
          <w:tblCellMar>
            <w:top w:w="0" w:type="dxa"/>
            <w:bottom w:w="0" w:type="dxa"/>
          </w:tblCellMar>
        </w:tblPrEx>
        <w:trPr>
          <w:cantSplit/>
          <w:trHeight w:hRule="exact" w:val="539"/>
        </w:trPr>
        <w:tc>
          <w:tcPr>
            <w:tcW w:w="910" w:type="dxa"/>
            <w:vAlign w:val="center"/>
          </w:tcPr>
          <w:p w14:paraId="3FEDFBF1" w14:textId="77777777" w:rsidR="007F28A1" w:rsidRDefault="007F28A1">
            <w:pPr>
              <w:spacing w:line="360" w:lineRule="exact"/>
              <w:rPr>
                <w:rFonts w:ascii="宋体" w:eastAsia="宋体" w:hAnsi="宋体" w:hint="eastAsia"/>
                <w:sz w:val="24"/>
                <w:szCs w:val="48"/>
              </w:rPr>
            </w:pPr>
          </w:p>
        </w:tc>
        <w:tc>
          <w:tcPr>
            <w:tcW w:w="2310" w:type="dxa"/>
            <w:vAlign w:val="center"/>
          </w:tcPr>
          <w:p w14:paraId="27E72D96" w14:textId="77777777" w:rsidR="007F28A1" w:rsidRDefault="007F28A1">
            <w:pPr>
              <w:spacing w:line="360" w:lineRule="exact"/>
              <w:jc w:val="center"/>
              <w:rPr>
                <w:rFonts w:ascii="宋体" w:eastAsia="宋体" w:hAnsi="宋体" w:hint="eastAsia"/>
                <w:sz w:val="24"/>
                <w:szCs w:val="48"/>
              </w:rPr>
            </w:pPr>
          </w:p>
        </w:tc>
        <w:tc>
          <w:tcPr>
            <w:tcW w:w="2044" w:type="dxa"/>
            <w:vAlign w:val="center"/>
          </w:tcPr>
          <w:p w14:paraId="6ACC8F95" w14:textId="77777777" w:rsidR="007F28A1" w:rsidRDefault="007F28A1">
            <w:pPr>
              <w:spacing w:line="360" w:lineRule="exact"/>
              <w:jc w:val="center"/>
              <w:rPr>
                <w:rFonts w:ascii="宋体" w:eastAsia="宋体" w:hAnsi="宋体" w:hint="eastAsia"/>
                <w:sz w:val="24"/>
                <w:szCs w:val="48"/>
              </w:rPr>
            </w:pPr>
          </w:p>
        </w:tc>
        <w:tc>
          <w:tcPr>
            <w:tcW w:w="573" w:type="dxa"/>
            <w:vAlign w:val="center"/>
          </w:tcPr>
          <w:p w14:paraId="44AD3AE5"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44B92F18"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0F5085A3" w14:textId="77777777" w:rsidR="007F28A1" w:rsidRDefault="007F28A1">
            <w:pPr>
              <w:spacing w:line="360" w:lineRule="exact"/>
              <w:jc w:val="center"/>
              <w:rPr>
                <w:rFonts w:ascii="宋体" w:eastAsia="宋体" w:hAnsi="宋体" w:hint="eastAsia"/>
                <w:sz w:val="24"/>
                <w:szCs w:val="48"/>
              </w:rPr>
            </w:pPr>
          </w:p>
        </w:tc>
        <w:tc>
          <w:tcPr>
            <w:tcW w:w="616" w:type="dxa"/>
            <w:vAlign w:val="center"/>
          </w:tcPr>
          <w:p w14:paraId="1F23707E" w14:textId="77777777" w:rsidR="007F28A1" w:rsidRDefault="007F28A1">
            <w:pPr>
              <w:spacing w:line="360" w:lineRule="exact"/>
              <w:jc w:val="center"/>
              <w:rPr>
                <w:rFonts w:ascii="宋体" w:eastAsia="宋体" w:hAnsi="宋体" w:hint="eastAsia"/>
                <w:sz w:val="24"/>
                <w:szCs w:val="48"/>
              </w:rPr>
            </w:pPr>
          </w:p>
        </w:tc>
        <w:tc>
          <w:tcPr>
            <w:tcW w:w="1260" w:type="dxa"/>
            <w:vAlign w:val="center"/>
          </w:tcPr>
          <w:p w14:paraId="2D9F670B" w14:textId="77777777" w:rsidR="007F28A1" w:rsidRDefault="007F28A1">
            <w:pPr>
              <w:spacing w:line="360" w:lineRule="exact"/>
              <w:jc w:val="center"/>
              <w:rPr>
                <w:rFonts w:ascii="宋体" w:eastAsia="宋体" w:hAnsi="宋体" w:hint="eastAsia"/>
                <w:sz w:val="24"/>
                <w:szCs w:val="48"/>
              </w:rPr>
            </w:pPr>
          </w:p>
        </w:tc>
      </w:tr>
      <w:tr w:rsidR="007F28A1" w14:paraId="2D895037" w14:textId="77777777">
        <w:tblPrEx>
          <w:tblCellMar>
            <w:top w:w="0" w:type="dxa"/>
            <w:bottom w:w="0" w:type="dxa"/>
          </w:tblCellMar>
        </w:tblPrEx>
        <w:trPr>
          <w:cantSplit/>
          <w:trHeight w:hRule="exact" w:val="539"/>
        </w:trPr>
        <w:tc>
          <w:tcPr>
            <w:tcW w:w="910" w:type="dxa"/>
            <w:vAlign w:val="center"/>
          </w:tcPr>
          <w:p w14:paraId="6ECEB8CF" w14:textId="77777777" w:rsidR="007F28A1" w:rsidRDefault="007F28A1">
            <w:pPr>
              <w:spacing w:line="360" w:lineRule="exact"/>
              <w:rPr>
                <w:rFonts w:ascii="宋体" w:eastAsia="宋体" w:hAnsi="宋体" w:hint="eastAsia"/>
                <w:sz w:val="24"/>
                <w:szCs w:val="48"/>
              </w:rPr>
            </w:pPr>
          </w:p>
        </w:tc>
        <w:tc>
          <w:tcPr>
            <w:tcW w:w="2310" w:type="dxa"/>
            <w:vAlign w:val="center"/>
          </w:tcPr>
          <w:p w14:paraId="0B94E14D" w14:textId="77777777" w:rsidR="007F28A1" w:rsidRDefault="007F28A1">
            <w:pPr>
              <w:spacing w:line="360" w:lineRule="exact"/>
              <w:jc w:val="center"/>
              <w:rPr>
                <w:rFonts w:ascii="宋体" w:eastAsia="宋体" w:hAnsi="宋体" w:hint="eastAsia"/>
                <w:sz w:val="24"/>
                <w:szCs w:val="48"/>
              </w:rPr>
            </w:pPr>
          </w:p>
        </w:tc>
        <w:tc>
          <w:tcPr>
            <w:tcW w:w="2044" w:type="dxa"/>
            <w:vAlign w:val="center"/>
          </w:tcPr>
          <w:p w14:paraId="69940370" w14:textId="77777777" w:rsidR="007F28A1" w:rsidRDefault="007F28A1">
            <w:pPr>
              <w:spacing w:line="360" w:lineRule="exact"/>
              <w:jc w:val="center"/>
              <w:rPr>
                <w:rFonts w:ascii="宋体" w:eastAsia="宋体" w:hAnsi="宋体" w:hint="eastAsia"/>
                <w:sz w:val="24"/>
                <w:szCs w:val="48"/>
              </w:rPr>
            </w:pPr>
          </w:p>
        </w:tc>
        <w:tc>
          <w:tcPr>
            <w:tcW w:w="573" w:type="dxa"/>
            <w:vAlign w:val="center"/>
          </w:tcPr>
          <w:p w14:paraId="6E54CFED"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46B9BB0C"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5E499040" w14:textId="77777777" w:rsidR="007F28A1" w:rsidRDefault="007F28A1">
            <w:pPr>
              <w:spacing w:line="360" w:lineRule="exact"/>
              <w:jc w:val="center"/>
              <w:rPr>
                <w:rFonts w:ascii="宋体" w:eastAsia="宋体" w:hAnsi="宋体" w:hint="eastAsia"/>
                <w:sz w:val="24"/>
                <w:szCs w:val="48"/>
              </w:rPr>
            </w:pPr>
          </w:p>
        </w:tc>
        <w:tc>
          <w:tcPr>
            <w:tcW w:w="616" w:type="dxa"/>
            <w:vAlign w:val="center"/>
          </w:tcPr>
          <w:p w14:paraId="472FDFBC" w14:textId="77777777" w:rsidR="007F28A1" w:rsidRDefault="007F28A1">
            <w:pPr>
              <w:spacing w:line="360" w:lineRule="exact"/>
              <w:jc w:val="center"/>
              <w:rPr>
                <w:rFonts w:ascii="宋体" w:eastAsia="宋体" w:hAnsi="宋体" w:hint="eastAsia"/>
                <w:sz w:val="24"/>
                <w:szCs w:val="48"/>
              </w:rPr>
            </w:pPr>
          </w:p>
        </w:tc>
        <w:tc>
          <w:tcPr>
            <w:tcW w:w="1260" w:type="dxa"/>
            <w:vAlign w:val="center"/>
          </w:tcPr>
          <w:p w14:paraId="12A70C23" w14:textId="77777777" w:rsidR="007F28A1" w:rsidRDefault="007F28A1">
            <w:pPr>
              <w:spacing w:line="360" w:lineRule="exact"/>
              <w:jc w:val="center"/>
              <w:rPr>
                <w:rFonts w:ascii="宋体" w:eastAsia="宋体" w:hAnsi="宋体" w:hint="eastAsia"/>
                <w:sz w:val="24"/>
                <w:szCs w:val="48"/>
              </w:rPr>
            </w:pPr>
          </w:p>
        </w:tc>
      </w:tr>
      <w:tr w:rsidR="007F28A1" w14:paraId="22A02B71" w14:textId="77777777">
        <w:tblPrEx>
          <w:tblCellMar>
            <w:top w:w="0" w:type="dxa"/>
            <w:bottom w:w="0" w:type="dxa"/>
          </w:tblCellMar>
        </w:tblPrEx>
        <w:trPr>
          <w:cantSplit/>
          <w:trHeight w:hRule="exact" w:val="539"/>
        </w:trPr>
        <w:tc>
          <w:tcPr>
            <w:tcW w:w="910" w:type="dxa"/>
            <w:vAlign w:val="center"/>
          </w:tcPr>
          <w:p w14:paraId="07D71BFC" w14:textId="77777777" w:rsidR="007F28A1" w:rsidRDefault="007F28A1">
            <w:pPr>
              <w:spacing w:line="360" w:lineRule="exact"/>
              <w:rPr>
                <w:rFonts w:ascii="宋体" w:eastAsia="宋体" w:hAnsi="宋体" w:hint="eastAsia"/>
                <w:sz w:val="24"/>
                <w:szCs w:val="48"/>
              </w:rPr>
            </w:pPr>
          </w:p>
        </w:tc>
        <w:tc>
          <w:tcPr>
            <w:tcW w:w="2310" w:type="dxa"/>
            <w:vAlign w:val="center"/>
          </w:tcPr>
          <w:p w14:paraId="62594965" w14:textId="77777777" w:rsidR="007F28A1" w:rsidRDefault="007F28A1">
            <w:pPr>
              <w:spacing w:line="360" w:lineRule="exact"/>
              <w:jc w:val="center"/>
              <w:rPr>
                <w:rFonts w:ascii="宋体" w:eastAsia="宋体" w:hAnsi="宋体" w:hint="eastAsia"/>
                <w:sz w:val="24"/>
                <w:szCs w:val="48"/>
              </w:rPr>
            </w:pPr>
          </w:p>
        </w:tc>
        <w:tc>
          <w:tcPr>
            <w:tcW w:w="2044" w:type="dxa"/>
            <w:vAlign w:val="center"/>
          </w:tcPr>
          <w:p w14:paraId="16618009" w14:textId="77777777" w:rsidR="007F28A1" w:rsidRDefault="007F28A1">
            <w:pPr>
              <w:spacing w:line="360" w:lineRule="exact"/>
              <w:jc w:val="center"/>
              <w:rPr>
                <w:rFonts w:ascii="宋体" w:eastAsia="宋体" w:hAnsi="宋体" w:hint="eastAsia"/>
                <w:sz w:val="24"/>
                <w:szCs w:val="48"/>
              </w:rPr>
            </w:pPr>
          </w:p>
        </w:tc>
        <w:tc>
          <w:tcPr>
            <w:tcW w:w="573" w:type="dxa"/>
            <w:vAlign w:val="center"/>
          </w:tcPr>
          <w:p w14:paraId="357992AA"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13FC62D8"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5468BF33" w14:textId="77777777" w:rsidR="007F28A1" w:rsidRDefault="007F28A1">
            <w:pPr>
              <w:spacing w:line="360" w:lineRule="exact"/>
              <w:jc w:val="center"/>
              <w:rPr>
                <w:rFonts w:ascii="宋体" w:eastAsia="宋体" w:hAnsi="宋体" w:hint="eastAsia"/>
                <w:sz w:val="24"/>
                <w:szCs w:val="48"/>
              </w:rPr>
            </w:pPr>
          </w:p>
        </w:tc>
        <w:tc>
          <w:tcPr>
            <w:tcW w:w="616" w:type="dxa"/>
            <w:vAlign w:val="center"/>
          </w:tcPr>
          <w:p w14:paraId="517BF359" w14:textId="77777777" w:rsidR="007F28A1" w:rsidRDefault="007F28A1">
            <w:pPr>
              <w:spacing w:line="360" w:lineRule="exact"/>
              <w:jc w:val="center"/>
              <w:rPr>
                <w:rFonts w:ascii="宋体" w:eastAsia="宋体" w:hAnsi="宋体" w:hint="eastAsia"/>
                <w:sz w:val="24"/>
                <w:szCs w:val="48"/>
              </w:rPr>
            </w:pPr>
          </w:p>
        </w:tc>
        <w:tc>
          <w:tcPr>
            <w:tcW w:w="1260" w:type="dxa"/>
            <w:vAlign w:val="center"/>
          </w:tcPr>
          <w:p w14:paraId="1B3385C9" w14:textId="77777777" w:rsidR="007F28A1" w:rsidRDefault="007F28A1">
            <w:pPr>
              <w:spacing w:line="360" w:lineRule="exact"/>
              <w:jc w:val="center"/>
              <w:rPr>
                <w:rFonts w:ascii="宋体" w:eastAsia="宋体" w:hAnsi="宋体" w:hint="eastAsia"/>
                <w:sz w:val="24"/>
                <w:szCs w:val="48"/>
              </w:rPr>
            </w:pPr>
          </w:p>
        </w:tc>
      </w:tr>
      <w:tr w:rsidR="007F28A1" w14:paraId="6C2F7C3C" w14:textId="77777777">
        <w:tblPrEx>
          <w:tblCellMar>
            <w:top w:w="0" w:type="dxa"/>
            <w:bottom w:w="0" w:type="dxa"/>
          </w:tblCellMar>
        </w:tblPrEx>
        <w:trPr>
          <w:cantSplit/>
          <w:trHeight w:hRule="exact" w:val="539"/>
        </w:trPr>
        <w:tc>
          <w:tcPr>
            <w:tcW w:w="910" w:type="dxa"/>
            <w:vAlign w:val="center"/>
          </w:tcPr>
          <w:p w14:paraId="75AF4319" w14:textId="77777777" w:rsidR="007F28A1" w:rsidRDefault="007F28A1">
            <w:pPr>
              <w:spacing w:line="360" w:lineRule="exact"/>
              <w:rPr>
                <w:rFonts w:ascii="宋体" w:eastAsia="宋体" w:hAnsi="宋体" w:hint="eastAsia"/>
                <w:sz w:val="24"/>
                <w:szCs w:val="48"/>
              </w:rPr>
            </w:pPr>
          </w:p>
        </w:tc>
        <w:tc>
          <w:tcPr>
            <w:tcW w:w="2310" w:type="dxa"/>
            <w:vAlign w:val="center"/>
          </w:tcPr>
          <w:p w14:paraId="5FAE06FF" w14:textId="77777777" w:rsidR="007F28A1" w:rsidRDefault="007F28A1">
            <w:pPr>
              <w:spacing w:line="360" w:lineRule="exact"/>
              <w:jc w:val="center"/>
              <w:rPr>
                <w:rFonts w:ascii="宋体" w:eastAsia="宋体" w:hAnsi="宋体" w:hint="eastAsia"/>
                <w:sz w:val="24"/>
                <w:szCs w:val="48"/>
              </w:rPr>
            </w:pPr>
          </w:p>
        </w:tc>
        <w:tc>
          <w:tcPr>
            <w:tcW w:w="2044" w:type="dxa"/>
            <w:vAlign w:val="center"/>
          </w:tcPr>
          <w:p w14:paraId="324F5AA6" w14:textId="77777777" w:rsidR="007F28A1" w:rsidRDefault="007F28A1">
            <w:pPr>
              <w:spacing w:line="360" w:lineRule="exact"/>
              <w:jc w:val="center"/>
              <w:rPr>
                <w:rFonts w:ascii="宋体" w:eastAsia="宋体" w:hAnsi="宋体" w:hint="eastAsia"/>
                <w:sz w:val="24"/>
                <w:szCs w:val="48"/>
              </w:rPr>
            </w:pPr>
          </w:p>
        </w:tc>
        <w:tc>
          <w:tcPr>
            <w:tcW w:w="573" w:type="dxa"/>
            <w:vAlign w:val="center"/>
          </w:tcPr>
          <w:p w14:paraId="29556F5E"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4D9E338D"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492C9039" w14:textId="77777777" w:rsidR="007F28A1" w:rsidRDefault="007F28A1">
            <w:pPr>
              <w:spacing w:line="360" w:lineRule="exact"/>
              <w:jc w:val="center"/>
              <w:rPr>
                <w:rFonts w:ascii="宋体" w:eastAsia="宋体" w:hAnsi="宋体" w:hint="eastAsia"/>
                <w:sz w:val="24"/>
                <w:szCs w:val="48"/>
              </w:rPr>
            </w:pPr>
          </w:p>
        </w:tc>
        <w:tc>
          <w:tcPr>
            <w:tcW w:w="616" w:type="dxa"/>
            <w:vAlign w:val="center"/>
          </w:tcPr>
          <w:p w14:paraId="4DA5B90B" w14:textId="77777777" w:rsidR="007F28A1" w:rsidRDefault="007F28A1">
            <w:pPr>
              <w:spacing w:line="360" w:lineRule="exact"/>
              <w:jc w:val="center"/>
              <w:rPr>
                <w:rFonts w:ascii="宋体" w:eastAsia="宋体" w:hAnsi="宋体" w:hint="eastAsia"/>
                <w:sz w:val="24"/>
                <w:szCs w:val="48"/>
              </w:rPr>
            </w:pPr>
          </w:p>
        </w:tc>
        <w:tc>
          <w:tcPr>
            <w:tcW w:w="1260" w:type="dxa"/>
            <w:vAlign w:val="center"/>
          </w:tcPr>
          <w:p w14:paraId="69B8A8C5" w14:textId="77777777" w:rsidR="007F28A1" w:rsidRDefault="007F28A1">
            <w:pPr>
              <w:spacing w:line="360" w:lineRule="exact"/>
              <w:jc w:val="center"/>
              <w:rPr>
                <w:rFonts w:ascii="宋体" w:eastAsia="宋体" w:hAnsi="宋体" w:hint="eastAsia"/>
                <w:sz w:val="24"/>
                <w:szCs w:val="48"/>
              </w:rPr>
            </w:pPr>
          </w:p>
        </w:tc>
      </w:tr>
      <w:tr w:rsidR="007F28A1" w14:paraId="39E65EC7" w14:textId="77777777">
        <w:tblPrEx>
          <w:tblCellMar>
            <w:top w:w="0" w:type="dxa"/>
            <w:bottom w:w="0" w:type="dxa"/>
          </w:tblCellMar>
        </w:tblPrEx>
        <w:trPr>
          <w:cantSplit/>
          <w:trHeight w:hRule="exact" w:val="539"/>
        </w:trPr>
        <w:tc>
          <w:tcPr>
            <w:tcW w:w="910" w:type="dxa"/>
            <w:vAlign w:val="center"/>
          </w:tcPr>
          <w:p w14:paraId="74BDEE7F" w14:textId="77777777" w:rsidR="007F28A1" w:rsidRDefault="007F28A1">
            <w:pPr>
              <w:spacing w:line="360" w:lineRule="exact"/>
              <w:rPr>
                <w:rFonts w:ascii="宋体" w:eastAsia="宋体" w:hAnsi="宋体" w:hint="eastAsia"/>
                <w:sz w:val="24"/>
                <w:szCs w:val="48"/>
              </w:rPr>
            </w:pPr>
          </w:p>
        </w:tc>
        <w:tc>
          <w:tcPr>
            <w:tcW w:w="2310" w:type="dxa"/>
            <w:vAlign w:val="center"/>
          </w:tcPr>
          <w:p w14:paraId="35738323" w14:textId="77777777" w:rsidR="007F28A1" w:rsidRDefault="007F28A1">
            <w:pPr>
              <w:spacing w:line="360" w:lineRule="exact"/>
              <w:jc w:val="center"/>
              <w:rPr>
                <w:rFonts w:ascii="宋体" w:eastAsia="宋体" w:hAnsi="宋体" w:hint="eastAsia"/>
                <w:sz w:val="24"/>
                <w:szCs w:val="48"/>
              </w:rPr>
            </w:pPr>
          </w:p>
        </w:tc>
        <w:tc>
          <w:tcPr>
            <w:tcW w:w="2044" w:type="dxa"/>
            <w:vAlign w:val="center"/>
          </w:tcPr>
          <w:p w14:paraId="2B7A9914" w14:textId="77777777" w:rsidR="007F28A1" w:rsidRDefault="007F28A1">
            <w:pPr>
              <w:spacing w:line="360" w:lineRule="exact"/>
              <w:jc w:val="center"/>
              <w:rPr>
                <w:rFonts w:ascii="宋体" w:eastAsia="宋体" w:hAnsi="宋体" w:hint="eastAsia"/>
                <w:sz w:val="24"/>
                <w:szCs w:val="48"/>
              </w:rPr>
            </w:pPr>
          </w:p>
        </w:tc>
        <w:tc>
          <w:tcPr>
            <w:tcW w:w="573" w:type="dxa"/>
            <w:vAlign w:val="center"/>
          </w:tcPr>
          <w:p w14:paraId="194F530F"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1332222C"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05559C8C" w14:textId="77777777" w:rsidR="007F28A1" w:rsidRDefault="007F28A1">
            <w:pPr>
              <w:spacing w:line="360" w:lineRule="exact"/>
              <w:jc w:val="center"/>
              <w:rPr>
                <w:rFonts w:ascii="宋体" w:eastAsia="宋体" w:hAnsi="宋体" w:hint="eastAsia"/>
                <w:sz w:val="24"/>
                <w:szCs w:val="48"/>
              </w:rPr>
            </w:pPr>
          </w:p>
        </w:tc>
        <w:tc>
          <w:tcPr>
            <w:tcW w:w="616" w:type="dxa"/>
            <w:vAlign w:val="center"/>
          </w:tcPr>
          <w:p w14:paraId="406360EE" w14:textId="77777777" w:rsidR="007F28A1" w:rsidRDefault="007F28A1">
            <w:pPr>
              <w:spacing w:line="360" w:lineRule="exact"/>
              <w:jc w:val="center"/>
              <w:rPr>
                <w:rFonts w:ascii="宋体" w:eastAsia="宋体" w:hAnsi="宋体" w:hint="eastAsia"/>
                <w:sz w:val="24"/>
                <w:szCs w:val="48"/>
              </w:rPr>
            </w:pPr>
          </w:p>
        </w:tc>
        <w:tc>
          <w:tcPr>
            <w:tcW w:w="1260" w:type="dxa"/>
            <w:vAlign w:val="center"/>
          </w:tcPr>
          <w:p w14:paraId="3F8A5B89" w14:textId="77777777" w:rsidR="007F28A1" w:rsidRDefault="007F28A1">
            <w:pPr>
              <w:spacing w:line="360" w:lineRule="exact"/>
              <w:jc w:val="center"/>
              <w:rPr>
                <w:rFonts w:ascii="宋体" w:eastAsia="宋体" w:hAnsi="宋体" w:hint="eastAsia"/>
                <w:sz w:val="24"/>
                <w:szCs w:val="48"/>
              </w:rPr>
            </w:pPr>
          </w:p>
        </w:tc>
      </w:tr>
      <w:tr w:rsidR="007F28A1" w14:paraId="0F40FDEC" w14:textId="77777777">
        <w:tblPrEx>
          <w:tblCellMar>
            <w:top w:w="0" w:type="dxa"/>
            <w:bottom w:w="0" w:type="dxa"/>
          </w:tblCellMar>
        </w:tblPrEx>
        <w:trPr>
          <w:cantSplit/>
          <w:trHeight w:hRule="exact" w:val="539"/>
        </w:trPr>
        <w:tc>
          <w:tcPr>
            <w:tcW w:w="910" w:type="dxa"/>
            <w:vAlign w:val="center"/>
          </w:tcPr>
          <w:p w14:paraId="55CEC11F" w14:textId="77777777" w:rsidR="007F28A1" w:rsidRDefault="007F28A1">
            <w:pPr>
              <w:spacing w:line="360" w:lineRule="exact"/>
              <w:rPr>
                <w:rFonts w:ascii="宋体" w:eastAsia="宋体" w:hAnsi="宋体" w:hint="eastAsia"/>
                <w:sz w:val="24"/>
                <w:szCs w:val="48"/>
              </w:rPr>
            </w:pPr>
          </w:p>
        </w:tc>
        <w:tc>
          <w:tcPr>
            <w:tcW w:w="2310" w:type="dxa"/>
            <w:vAlign w:val="center"/>
          </w:tcPr>
          <w:p w14:paraId="77D3B161" w14:textId="77777777" w:rsidR="007F28A1" w:rsidRDefault="007F28A1">
            <w:pPr>
              <w:spacing w:line="360" w:lineRule="exact"/>
              <w:jc w:val="center"/>
              <w:rPr>
                <w:rFonts w:ascii="宋体" w:eastAsia="宋体" w:hAnsi="宋体" w:hint="eastAsia"/>
                <w:sz w:val="24"/>
                <w:szCs w:val="48"/>
              </w:rPr>
            </w:pPr>
          </w:p>
        </w:tc>
        <w:tc>
          <w:tcPr>
            <w:tcW w:w="2044" w:type="dxa"/>
            <w:vAlign w:val="center"/>
          </w:tcPr>
          <w:p w14:paraId="0F48BE64" w14:textId="77777777" w:rsidR="007F28A1" w:rsidRDefault="007F28A1">
            <w:pPr>
              <w:spacing w:line="360" w:lineRule="exact"/>
              <w:jc w:val="center"/>
              <w:rPr>
                <w:rFonts w:ascii="宋体" w:eastAsia="宋体" w:hAnsi="宋体" w:hint="eastAsia"/>
                <w:sz w:val="24"/>
                <w:szCs w:val="48"/>
              </w:rPr>
            </w:pPr>
          </w:p>
        </w:tc>
        <w:tc>
          <w:tcPr>
            <w:tcW w:w="573" w:type="dxa"/>
            <w:vAlign w:val="center"/>
          </w:tcPr>
          <w:p w14:paraId="74BCC862"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09605170"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4F20F6A6" w14:textId="77777777" w:rsidR="007F28A1" w:rsidRDefault="007F28A1">
            <w:pPr>
              <w:spacing w:line="360" w:lineRule="exact"/>
              <w:jc w:val="center"/>
              <w:rPr>
                <w:rFonts w:ascii="宋体" w:eastAsia="宋体" w:hAnsi="宋体" w:hint="eastAsia"/>
                <w:sz w:val="24"/>
                <w:szCs w:val="48"/>
              </w:rPr>
            </w:pPr>
          </w:p>
        </w:tc>
        <w:tc>
          <w:tcPr>
            <w:tcW w:w="616" w:type="dxa"/>
            <w:vAlign w:val="center"/>
          </w:tcPr>
          <w:p w14:paraId="3EA32AA7" w14:textId="77777777" w:rsidR="007F28A1" w:rsidRDefault="007F28A1">
            <w:pPr>
              <w:spacing w:line="360" w:lineRule="exact"/>
              <w:jc w:val="center"/>
              <w:rPr>
                <w:rFonts w:ascii="宋体" w:eastAsia="宋体" w:hAnsi="宋体" w:hint="eastAsia"/>
                <w:sz w:val="24"/>
                <w:szCs w:val="48"/>
              </w:rPr>
            </w:pPr>
          </w:p>
        </w:tc>
        <w:tc>
          <w:tcPr>
            <w:tcW w:w="1260" w:type="dxa"/>
            <w:vAlign w:val="center"/>
          </w:tcPr>
          <w:p w14:paraId="14A8152C" w14:textId="77777777" w:rsidR="007F28A1" w:rsidRDefault="007F28A1">
            <w:pPr>
              <w:spacing w:line="360" w:lineRule="exact"/>
              <w:jc w:val="center"/>
              <w:rPr>
                <w:rFonts w:ascii="宋体" w:eastAsia="宋体" w:hAnsi="宋体" w:hint="eastAsia"/>
                <w:sz w:val="24"/>
                <w:szCs w:val="48"/>
              </w:rPr>
            </w:pPr>
          </w:p>
        </w:tc>
      </w:tr>
      <w:tr w:rsidR="007F28A1" w14:paraId="17D6F511" w14:textId="77777777">
        <w:tblPrEx>
          <w:tblCellMar>
            <w:top w:w="0" w:type="dxa"/>
            <w:bottom w:w="0" w:type="dxa"/>
          </w:tblCellMar>
        </w:tblPrEx>
        <w:trPr>
          <w:cantSplit/>
          <w:trHeight w:hRule="exact" w:val="539"/>
        </w:trPr>
        <w:tc>
          <w:tcPr>
            <w:tcW w:w="910" w:type="dxa"/>
            <w:vAlign w:val="center"/>
          </w:tcPr>
          <w:p w14:paraId="4B59FE68" w14:textId="77777777" w:rsidR="007F28A1" w:rsidRDefault="007F28A1">
            <w:pPr>
              <w:spacing w:line="360" w:lineRule="exact"/>
              <w:rPr>
                <w:rFonts w:ascii="宋体" w:eastAsia="宋体" w:hAnsi="宋体" w:hint="eastAsia"/>
                <w:sz w:val="24"/>
                <w:szCs w:val="48"/>
              </w:rPr>
            </w:pPr>
          </w:p>
        </w:tc>
        <w:tc>
          <w:tcPr>
            <w:tcW w:w="2310" w:type="dxa"/>
            <w:vAlign w:val="center"/>
          </w:tcPr>
          <w:p w14:paraId="5681B40C" w14:textId="77777777" w:rsidR="007F28A1" w:rsidRDefault="007F28A1">
            <w:pPr>
              <w:spacing w:line="360" w:lineRule="exact"/>
              <w:jc w:val="center"/>
              <w:rPr>
                <w:rFonts w:ascii="宋体" w:eastAsia="宋体" w:hAnsi="宋体" w:hint="eastAsia"/>
                <w:sz w:val="24"/>
                <w:szCs w:val="48"/>
              </w:rPr>
            </w:pPr>
          </w:p>
        </w:tc>
        <w:tc>
          <w:tcPr>
            <w:tcW w:w="2044" w:type="dxa"/>
            <w:vAlign w:val="center"/>
          </w:tcPr>
          <w:p w14:paraId="48E50926" w14:textId="77777777" w:rsidR="007F28A1" w:rsidRDefault="007F28A1">
            <w:pPr>
              <w:spacing w:line="360" w:lineRule="exact"/>
              <w:jc w:val="center"/>
              <w:rPr>
                <w:rFonts w:ascii="宋体" w:eastAsia="宋体" w:hAnsi="宋体" w:hint="eastAsia"/>
                <w:sz w:val="24"/>
                <w:szCs w:val="48"/>
              </w:rPr>
            </w:pPr>
          </w:p>
        </w:tc>
        <w:tc>
          <w:tcPr>
            <w:tcW w:w="573" w:type="dxa"/>
            <w:vAlign w:val="center"/>
          </w:tcPr>
          <w:p w14:paraId="159CDA03"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3D646B73"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507AE3C2" w14:textId="77777777" w:rsidR="007F28A1" w:rsidRDefault="007F28A1">
            <w:pPr>
              <w:spacing w:line="360" w:lineRule="exact"/>
              <w:jc w:val="center"/>
              <w:rPr>
                <w:rFonts w:ascii="宋体" w:eastAsia="宋体" w:hAnsi="宋体" w:hint="eastAsia"/>
                <w:sz w:val="24"/>
                <w:szCs w:val="48"/>
              </w:rPr>
            </w:pPr>
          </w:p>
        </w:tc>
        <w:tc>
          <w:tcPr>
            <w:tcW w:w="616" w:type="dxa"/>
            <w:vAlign w:val="center"/>
          </w:tcPr>
          <w:p w14:paraId="1580602C" w14:textId="77777777" w:rsidR="007F28A1" w:rsidRDefault="007F28A1">
            <w:pPr>
              <w:spacing w:line="360" w:lineRule="exact"/>
              <w:jc w:val="center"/>
              <w:rPr>
                <w:rFonts w:ascii="宋体" w:eastAsia="宋体" w:hAnsi="宋体" w:hint="eastAsia"/>
                <w:sz w:val="24"/>
                <w:szCs w:val="48"/>
              </w:rPr>
            </w:pPr>
          </w:p>
        </w:tc>
        <w:tc>
          <w:tcPr>
            <w:tcW w:w="1260" w:type="dxa"/>
            <w:vAlign w:val="center"/>
          </w:tcPr>
          <w:p w14:paraId="78F63187" w14:textId="77777777" w:rsidR="007F28A1" w:rsidRDefault="007F28A1">
            <w:pPr>
              <w:spacing w:line="360" w:lineRule="exact"/>
              <w:jc w:val="center"/>
              <w:rPr>
                <w:rFonts w:ascii="宋体" w:eastAsia="宋体" w:hAnsi="宋体" w:hint="eastAsia"/>
                <w:sz w:val="24"/>
                <w:szCs w:val="48"/>
              </w:rPr>
            </w:pPr>
          </w:p>
        </w:tc>
      </w:tr>
      <w:tr w:rsidR="007F28A1" w14:paraId="4C882F88" w14:textId="77777777">
        <w:tblPrEx>
          <w:tblCellMar>
            <w:top w:w="0" w:type="dxa"/>
            <w:bottom w:w="0" w:type="dxa"/>
          </w:tblCellMar>
        </w:tblPrEx>
        <w:trPr>
          <w:cantSplit/>
          <w:trHeight w:hRule="exact" w:val="539"/>
        </w:trPr>
        <w:tc>
          <w:tcPr>
            <w:tcW w:w="910" w:type="dxa"/>
            <w:vAlign w:val="center"/>
          </w:tcPr>
          <w:p w14:paraId="2C844BBE" w14:textId="77777777" w:rsidR="007F28A1" w:rsidRDefault="007F28A1">
            <w:pPr>
              <w:spacing w:line="360" w:lineRule="exact"/>
              <w:rPr>
                <w:rFonts w:ascii="宋体" w:eastAsia="宋体" w:hAnsi="宋体" w:hint="eastAsia"/>
                <w:sz w:val="24"/>
                <w:szCs w:val="48"/>
              </w:rPr>
            </w:pPr>
          </w:p>
        </w:tc>
        <w:tc>
          <w:tcPr>
            <w:tcW w:w="2310" w:type="dxa"/>
            <w:vAlign w:val="center"/>
          </w:tcPr>
          <w:p w14:paraId="6A5A8533" w14:textId="77777777" w:rsidR="007F28A1" w:rsidRDefault="007F28A1">
            <w:pPr>
              <w:spacing w:line="360" w:lineRule="exact"/>
              <w:jc w:val="center"/>
              <w:rPr>
                <w:rFonts w:ascii="宋体" w:eastAsia="宋体" w:hAnsi="宋体" w:hint="eastAsia"/>
                <w:sz w:val="24"/>
                <w:szCs w:val="48"/>
              </w:rPr>
            </w:pPr>
          </w:p>
        </w:tc>
        <w:tc>
          <w:tcPr>
            <w:tcW w:w="2044" w:type="dxa"/>
            <w:vAlign w:val="center"/>
          </w:tcPr>
          <w:p w14:paraId="2DB4D2D1" w14:textId="77777777" w:rsidR="007F28A1" w:rsidRDefault="007F28A1">
            <w:pPr>
              <w:spacing w:line="360" w:lineRule="exact"/>
              <w:jc w:val="center"/>
              <w:rPr>
                <w:rFonts w:ascii="宋体" w:eastAsia="宋体" w:hAnsi="宋体" w:hint="eastAsia"/>
                <w:sz w:val="24"/>
                <w:szCs w:val="48"/>
              </w:rPr>
            </w:pPr>
          </w:p>
        </w:tc>
        <w:tc>
          <w:tcPr>
            <w:tcW w:w="573" w:type="dxa"/>
            <w:vAlign w:val="center"/>
          </w:tcPr>
          <w:p w14:paraId="0D0854E0"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13ACCAA7"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66E721C3" w14:textId="77777777" w:rsidR="007F28A1" w:rsidRDefault="007F28A1">
            <w:pPr>
              <w:spacing w:line="360" w:lineRule="exact"/>
              <w:jc w:val="center"/>
              <w:rPr>
                <w:rFonts w:ascii="宋体" w:eastAsia="宋体" w:hAnsi="宋体" w:hint="eastAsia"/>
                <w:sz w:val="24"/>
                <w:szCs w:val="48"/>
              </w:rPr>
            </w:pPr>
          </w:p>
        </w:tc>
        <w:tc>
          <w:tcPr>
            <w:tcW w:w="616" w:type="dxa"/>
            <w:vAlign w:val="center"/>
          </w:tcPr>
          <w:p w14:paraId="4C071F6A" w14:textId="77777777" w:rsidR="007F28A1" w:rsidRDefault="007F28A1">
            <w:pPr>
              <w:spacing w:line="360" w:lineRule="exact"/>
              <w:jc w:val="center"/>
              <w:rPr>
                <w:rFonts w:ascii="宋体" w:eastAsia="宋体" w:hAnsi="宋体" w:hint="eastAsia"/>
                <w:sz w:val="24"/>
                <w:szCs w:val="48"/>
              </w:rPr>
            </w:pPr>
          </w:p>
        </w:tc>
        <w:tc>
          <w:tcPr>
            <w:tcW w:w="1260" w:type="dxa"/>
            <w:vAlign w:val="center"/>
          </w:tcPr>
          <w:p w14:paraId="484CFCB9" w14:textId="77777777" w:rsidR="007F28A1" w:rsidRDefault="007F28A1">
            <w:pPr>
              <w:spacing w:line="360" w:lineRule="exact"/>
              <w:jc w:val="center"/>
              <w:rPr>
                <w:rFonts w:ascii="宋体" w:eastAsia="宋体" w:hAnsi="宋体" w:hint="eastAsia"/>
                <w:sz w:val="24"/>
                <w:szCs w:val="48"/>
              </w:rPr>
            </w:pPr>
          </w:p>
        </w:tc>
      </w:tr>
      <w:tr w:rsidR="007F28A1" w14:paraId="7A6C561F" w14:textId="77777777">
        <w:tblPrEx>
          <w:tblCellMar>
            <w:top w:w="0" w:type="dxa"/>
            <w:bottom w:w="0" w:type="dxa"/>
          </w:tblCellMar>
        </w:tblPrEx>
        <w:trPr>
          <w:cantSplit/>
          <w:trHeight w:hRule="exact" w:val="539"/>
        </w:trPr>
        <w:tc>
          <w:tcPr>
            <w:tcW w:w="910" w:type="dxa"/>
            <w:vAlign w:val="center"/>
          </w:tcPr>
          <w:p w14:paraId="1F944495" w14:textId="77777777" w:rsidR="007F28A1" w:rsidRDefault="007F28A1">
            <w:pPr>
              <w:spacing w:line="360" w:lineRule="exact"/>
              <w:rPr>
                <w:rFonts w:ascii="宋体" w:eastAsia="宋体" w:hAnsi="宋体" w:hint="eastAsia"/>
                <w:sz w:val="24"/>
                <w:szCs w:val="48"/>
              </w:rPr>
            </w:pPr>
          </w:p>
        </w:tc>
        <w:tc>
          <w:tcPr>
            <w:tcW w:w="2310" w:type="dxa"/>
            <w:vAlign w:val="center"/>
          </w:tcPr>
          <w:p w14:paraId="1617C93F" w14:textId="77777777" w:rsidR="007F28A1" w:rsidRDefault="007F28A1">
            <w:pPr>
              <w:spacing w:line="360" w:lineRule="exact"/>
              <w:jc w:val="center"/>
              <w:rPr>
                <w:rFonts w:ascii="宋体" w:eastAsia="宋体" w:hAnsi="宋体" w:hint="eastAsia"/>
                <w:sz w:val="24"/>
                <w:szCs w:val="48"/>
              </w:rPr>
            </w:pPr>
          </w:p>
        </w:tc>
        <w:tc>
          <w:tcPr>
            <w:tcW w:w="2044" w:type="dxa"/>
            <w:vAlign w:val="center"/>
          </w:tcPr>
          <w:p w14:paraId="29902372" w14:textId="77777777" w:rsidR="007F28A1" w:rsidRDefault="007F28A1">
            <w:pPr>
              <w:spacing w:line="360" w:lineRule="exact"/>
              <w:jc w:val="center"/>
              <w:rPr>
                <w:rFonts w:ascii="宋体" w:eastAsia="宋体" w:hAnsi="宋体" w:hint="eastAsia"/>
                <w:sz w:val="24"/>
                <w:szCs w:val="48"/>
              </w:rPr>
            </w:pPr>
          </w:p>
        </w:tc>
        <w:tc>
          <w:tcPr>
            <w:tcW w:w="573" w:type="dxa"/>
            <w:vAlign w:val="center"/>
          </w:tcPr>
          <w:p w14:paraId="19AC90AD"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0C370289"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3568F266" w14:textId="77777777" w:rsidR="007F28A1" w:rsidRDefault="007F28A1">
            <w:pPr>
              <w:spacing w:line="360" w:lineRule="exact"/>
              <w:jc w:val="center"/>
              <w:rPr>
                <w:rFonts w:ascii="宋体" w:eastAsia="宋体" w:hAnsi="宋体" w:hint="eastAsia"/>
                <w:sz w:val="24"/>
                <w:szCs w:val="48"/>
              </w:rPr>
            </w:pPr>
          </w:p>
        </w:tc>
        <w:tc>
          <w:tcPr>
            <w:tcW w:w="616" w:type="dxa"/>
            <w:vAlign w:val="center"/>
          </w:tcPr>
          <w:p w14:paraId="1628087A" w14:textId="77777777" w:rsidR="007F28A1" w:rsidRDefault="007F28A1">
            <w:pPr>
              <w:spacing w:line="360" w:lineRule="exact"/>
              <w:jc w:val="center"/>
              <w:rPr>
                <w:rFonts w:ascii="宋体" w:eastAsia="宋体" w:hAnsi="宋体" w:hint="eastAsia"/>
                <w:sz w:val="24"/>
                <w:szCs w:val="48"/>
              </w:rPr>
            </w:pPr>
          </w:p>
        </w:tc>
        <w:tc>
          <w:tcPr>
            <w:tcW w:w="1260" w:type="dxa"/>
            <w:vAlign w:val="center"/>
          </w:tcPr>
          <w:p w14:paraId="18D9E67F" w14:textId="77777777" w:rsidR="007F28A1" w:rsidRDefault="007F28A1">
            <w:pPr>
              <w:spacing w:line="360" w:lineRule="exact"/>
              <w:jc w:val="center"/>
              <w:rPr>
                <w:rFonts w:ascii="宋体" w:eastAsia="宋体" w:hAnsi="宋体" w:hint="eastAsia"/>
                <w:sz w:val="24"/>
                <w:szCs w:val="48"/>
              </w:rPr>
            </w:pPr>
          </w:p>
        </w:tc>
      </w:tr>
      <w:tr w:rsidR="007F28A1" w14:paraId="3928BCE7" w14:textId="77777777">
        <w:tblPrEx>
          <w:tblCellMar>
            <w:top w:w="0" w:type="dxa"/>
            <w:bottom w:w="0" w:type="dxa"/>
          </w:tblCellMar>
        </w:tblPrEx>
        <w:trPr>
          <w:cantSplit/>
          <w:trHeight w:hRule="exact" w:val="539"/>
        </w:trPr>
        <w:tc>
          <w:tcPr>
            <w:tcW w:w="910" w:type="dxa"/>
            <w:vAlign w:val="center"/>
          </w:tcPr>
          <w:p w14:paraId="2930E81C" w14:textId="77777777" w:rsidR="007F28A1" w:rsidRDefault="007F28A1">
            <w:pPr>
              <w:spacing w:line="360" w:lineRule="exact"/>
              <w:rPr>
                <w:rFonts w:ascii="宋体" w:eastAsia="宋体" w:hAnsi="宋体" w:hint="eastAsia"/>
                <w:sz w:val="24"/>
                <w:szCs w:val="48"/>
              </w:rPr>
            </w:pPr>
          </w:p>
        </w:tc>
        <w:tc>
          <w:tcPr>
            <w:tcW w:w="2310" w:type="dxa"/>
            <w:vAlign w:val="center"/>
          </w:tcPr>
          <w:p w14:paraId="544555F5" w14:textId="77777777" w:rsidR="007F28A1" w:rsidRDefault="007F28A1">
            <w:pPr>
              <w:spacing w:line="360" w:lineRule="exact"/>
              <w:jc w:val="center"/>
              <w:rPr>
                <w:rFonts w:ascii="宋体" w:eastAsia="宋体" w:hAnsi="宋体" w:hint="eastAsia"/>
                <w:sz w:val="24"/>
                <w:szCs w:val="48"/>
              </w:rPr>
            </w:pPr>
          </w:p>
        </w:tc>
        <w:tc>
          <w:tcPr>
            <w:tcW w:w="2044" w:type="dxa"/>
            <w:vAlign w:val="center"/>
          </w:tcPr>
          <w:p w14:paraId="02FF8567" w14:textId="77777777" w:rsidR="007F28A1" w:rsidRDefault="007F28A1">
            <w:pPr>
              <w:spacing w:line="360" w:lineRule="exact"/>
              <w:jc w:val="center"/>
              <w:rPr>
                <w:rFonts w:ascii="宋体" w:eastAsia="宋体" w:hAnsi="宋体" w:hint="eastAsia"/>
                <w:sz w:val="24"/>
                <w:szCs w:val="48"/>
              </w:rPr>
            </w:pPr>
          </w:p>
        </w:tc>
        <w:tc>
          <w:tcPr>
            <w:tcW w:w="573" w:type="dxa"/>
            <w:vAlign w:val="center"/>
          </w:tcPr>
          <w:p w14:paraId="1FAD7B64"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5D635CEE"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47F110BE" w14:textId="77777777" w:rsidR="007F28A1" w:rsidRDefault="007F28A1">
            <w:pPr>
              <w:spacing w:line="360" w:lineRule="exact"/>
              <w:jc w:val="center"/>
              <w:rPr>
                <w:rFonts w:ascii="宋体" w:eastAsia="宋体" w:hAnsi="宋体" w:hint="eastAsia"/>
                <w:sz w:val="24"/>
                <w:szCs w:val="48"/>
              </w:rPr>
            </w:pPr>
          </w:p>
        </w:tc>
        <w:tc>
          <w:tcPr>
            <w:tcW w:w="616" w:type="dxa"/>
            <w:vAlign w:val="center"/>
          </w:tcPr>
          <w:p w14:paraId="061C33A6" w14:textId="77777777" w:rsidR="007F28A1" w:rsidRDefault="007F28A1">
            <w:pPr>
              <w:spacing w:line="360" w:lineRule="exact"/>
              <w:jc w:val="center"/>
              <w:rPr>
                <w:rFonts w:ascii="宋体" w:eastAsia="宋体" w:hAnsi="宋体" w:hint="eastAsia"/>
                <w:sz w:val="24"/>
                <w:szCs w:val="48"/>
              </w:rPr>
            </w:pPr>
          </w:p>
        </w:tc>
        <w:tc>
          <w:tcPr>
            <w:tcW w:w="1260" w:type="dxa"/>
            <w:vAlign w:val="center"/>
          </w:tcPr>
          <w:p w14:paraId="02F62CFE" w14:textId="77777777" w:rsidR="007F28A1" w:rsidRDefault="007F28A1">
            <w:pPr>
              <w:spacing w:line="360" w:lineRule="exact"/>
              <w:jc w:val="center"/>
              <w:rPr>
                <w:rFonts w:ascii="宋体" w:eastAsia="宋体" w:hAnsi="宋体" w:hint="eastAsia"/>
                <w:sz w:val="24"/>
                <w:szCs w:val="48"/>
              </w:rPr>
            </w:pPr>
          </w:p>
        </w:tc>
      </w:tr>
      <w:tr w:rsidR="007F28A1" w14:paraId="3D737B36" w14:textId="77777777">
        <w:tblPrEx>
          <w:tblCellMar>
            <w:top w:w="0" w:type="dxa"/>
            <w:bottom w:w="0" w:type="dxa"/>
          </w:tblCellMar>
        </w:tblPrEx>
        <w:trPr>
          <w:cantSplit/>
          <w:trHeight w:hRule="exact" w:val="539"/>
        </w:trPr>
        <w:tc>
          <w:tcPr>
            <w:tcW w:w="910" w:type="dxa"/>
            <w:vAlign w:val="center"/>
          </w:tcPr>
          <w:p w14:paraId="6AE3BF56" w14:textId="77777777" w:rsidR="007F28A1" w:rsidRDefault="007F28A1">
            <w:pPr>
              <w:spacing w:line="360" w:lineRule="exact"/>
              <w:rPr>
                <w:rFonts w:ascii="宋体" w:eastAsia="宋体" w:hAnsi="宋体" w:hint="eastAsia"/>
                <w:sz w:val="24"/>
                <w:szCs w:val="48"/>
              </w:rPr>
            </w:pPr>
          </w:p>
        </w:tc>
        <w:tc>
          <w:tcPr>
            <w:tcW w:w="2310" w:type="dxa"/>
            <w:vAlign w:val="center"/>
          </w:tcPr>
          <w:p w14:paraId="3E3039C8" w14:textId="77777777" w:rsidR="007F28A1" w:rsidRDefault="007F28A1">
            <w:pPr>
              <w:spacing w:line="360" w:lineRule="exact"/>
              <w:jc w:val="center"/>
              <w:rPr>
                <w:rFonts w:ascii="宋体" w:eastAsia="宋体" w:hAnsi="宋体" w:hint="eastAsia"/>
                <w:sz w:val="24"/>
                <w:szCs w:val="48"/>
              </w:rPr>
            </w:pPr>
          </w:p>
        </w:tc>
        <w:tc>
          <w:tcPr>
            <w:tcW w:w="2044" w:type="dxa"/>
            <w:vAlign w:val="center"/>
          </w:tcPr>
          <w:p w14:paraId="5B258B17" w14:textId="77777777" w:rsidR="007F28A1" w:rsidRDefault="007F28A1">
            <w:pPr>
              <w:spacing w:line="360" w:lineRule="exact"/>
              <w:jc w:val="center"/>
              <w:rPr>
                <w:rFonts w:ascii="宋体" w:eastAsia="宋体" w:hAnsi="宋体" w:hint="eastAsia"/>
                <w:sz w:val="24"/>
                <w:szCs w:val="48"/>
              </w:rPr>
            </w:pPr>
          </w:p>
        </w:tc>
        <w:tc>
          <w:tcPr>
            <w:tcW w:w="573" w:type="dxa"/>
            <w:vAlign w:val="center"/>
          </w:tcPr>
          <w:p w14:paraId="4A55DE9A"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5B498D57"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2FC022D1" w14:textId="77777777" w:rsidR="007F28A1" w:rsidRDefault="007F28A1">
            <w:pPr>
              <w:spacing w:line="360" w:lineRule="exact"/>
              <w:jc w:val="center"/>
              <w:rPr>
                <w:rFonts w:ascii="宋体" w:eastAsia="宋体" w:hAnsi="宋体" w:hint="eastAsia"/>
                <w:sz w:val="24"/>
                <w:szCs w:val="48"/>
              </w:rPr>
            </w:pPr>
          </w:p>
        </w:tc>
        <w:tc>
          <w:tcPr>
            <w:tcW w:w="616" w:type="dxa"/>
            <w:vAlign w:val="center"/>
          </w:tcPr>
          <w:p w14:paraId="79046817" w14:textId="77777777" w:rsidR="007F28A1" w:rsidRDefault="007F28A1">
            <w:pPr>
              <w:spacing w:line="360" w:lineRule="exact"/>
              <w:jc w:val="center"/>
              <w:rPr>
                <w:rFonts w:ascii="宋体" w:eastAsia="宋体" w:hAnsi="宋体" w:hint="eastAsia"/>
                <w:sz w:val="24"/>
                <w:szCs w:val="48"/>
              </w:rPr>
            </w:pPr>
          </w:p>
        </w:tc>
        <w:tc>
          <w:tcPr>
            <w:tcW w:w="1260" w:type="dxa"/>
            <w:vAlign w:val="center"/>
          </w:tcPr>
          <w:p w14:paraId="391A3517" w14:textId="77777777" w:rsidR="007F28A1" w:rsidRDefault="007F28A1">
            <w:pPr>
              <w:spacing w:line="360" w:lineRule="exact"/>
              <w:jc w:val="center"/>
              <w:rPr>
                <w:rFonts w:ascii="宋体" w:eastAsia="宋体" w:hAnsi="宋体" w:hint="eastAsia"/>
                <w:sz w:val="24"/>
                <w:szCs w:val="48"/>
              </w:rPr>
            </w:pPr>
          </w:p>
        </w:tc>
      </w:tr>
      <w:tr w:rsidR="007F28A1" w14:paraId="0B0817CC" w14:textId="77777777">
        <w:tblPrEx>
          <w:tblCellMar>
            <w:top w:w="0" w:type="dxa"/>
            <w:bottom w:w="0" w:type="dxa"/>
          </w:tblCellMar>
        </w:tblPrEx>
        <w:trPr>
          <w:cantSplit/>
          <w:trHeight w:hRule="exact" w:val="539"/>
        </w:trPr>
        <w:tc>
          <w:tcPr>
            <w:tcW w:w="910" w:type="dxa"/>
            <w:vAlign w:val="center"/>
          </w:tcPr>
          <w:p w14:paraId="124AA7E1" w14:textId="77777777" w:rsidR="007F28A1" w:rsidRDefault="007F28A1">
            <w:pPr>
              <w:spacing w:line="360" w:lineRule="exact"/>
              <w:rPr>
                <w:rFonts w:ascii="宋体" w:eastAsia="宋体" w:hAnsi="宋体" w:hint="eastAsia"/>
                <w:sz w:val="24"/>
                <w:szCs w:val="48"/>
              </w:rPr>
            </w:pPr>
          </w:p>
        </w:tc>
        <w:tc>
          <w:tcPr>
            <w:tcW w:w="2310" w:type="dxa"/>
            <w:vAlign w:val="center"/>
          </w:tcPr>
          <w:p w14:paraId="55170D5F" w14:textId="77777777" w:rsidR="007F28A1" w:rsidRDefault="007F28A1">
            <w:pPr>
              <w:spacing w:line="360" w:lineRule="exact"/>
              <w:jc w:val="center"/>
              <w:rPr>
                <w:rFonts w:ascii="宋体" w:eastAsia="宋体" w:hAnsi="宋体" w:hint="eastAsia"/>
                <w:sz w:val="24"/>
                <w:szCs w:val="48"/>
              </w:rPr>
            </w:pPr>
          </w:p>
        </w:tc>
        <w:tc>
          <w:tcPr>
            <w:tcW w:w="2044" w:type="dxa"/>
            <w:vAlign w:val="center"/>
          </w:tcPr>
          <w:p w14:paraId="7068DCE9" w14:textId="77777777" w:rsidR="007F28A1" w:rsidRDefault="007F28A1">
            <w:pPr>
              <w:spacing w:line="360" w:lineRule="exact"/>
              <w:jc w:val="center"/>
              <w:rPr>
                <w:rFonts w:ascii="宋体" w:eastAsia="宋体" w:hAnsi="宋体" w:hint="eastAsia"/>
                <w:sz w:val="24"/>
                <w:szCs w:val="48"/>
              </w:rPr>
            </w:pPr>
          </w:p>
        </w:tc>
        <w:tc>
          <w:tcPr>
            <w:tcW w:w="573" w:type="dxa"/>
            <w:vAlign w:val="center"/>
          </w:tcPr>
          <w:p w14:paraId="01EFC9F7"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6723AAD2"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5E5D2CEE" w14:textId="77777777" w:rsidR="007F28A1" w:rsidRDefault="007F28A1">
            <w:pPr>
              <w:spacing w:line="360" w:lineRule="exact"/>
              <w:jc w:val="center"/>
              <w:rPr>
                <w:rFonts w:ascii="宋体" w:eastAsia="宋体" w:hAnsi="宋体" w:hint="eastAsia"/>
                <w:sz w:val="24"/>
                <w:szCs w:val="48"/>
              </w:rPr>
            </w:pPr>
          </w:p>
        </w:tc>
        <w:tc>
          <w:tcPr>
            <w:tcW w:w="616" w:type="dxa"/>
            <w:vAlign w:val="center"/>
          </w:tcPr>
          <w:p w14:paraId="379193DB" w14:textId="77777777" w:rsidR="007F28A1" w:rsidRDefault="007F28A1">
            <w:pPr>
              <w:spacing w:line="360" w:lineRule="exact"/>
              <w:jc w:val="center"/>
              <w:rPr>
                <w:rFonts w:ascii="宋体" w:eastAsia="宋体" w:hAnsi="宋体" w:hint="eastAsia"/>
                <w:sz w:val="24"/>
                <w:szCs w:val="48"/>
              </w:rPr>
            </w:pPr>
          </w:p>
        </w:tc>
        <w:tc>
          <w:tcPr>
            <w:tcW w:w="1260" w:type="dxa"/>
            <w:vAlign w:val="center"/>
          </w:tcPr>
          <w:p w14:paraId="66E219E3" w14:textId="77777777" w:rsidR="007F28A1" w:rsidRDefault="007F28A1">
            <w:pPr>
              <w:spacing w:line="360" w:lineRule="exact"/>
              <w:jc w:val="center"/>
              <w:rPr>
                <w:rFonts w:ascii="宋体" w:eastAsia="宋体" w:hAnsi="宋体" w:hint="eastAsia"/>
                <w:sz w:val="24"/>
                <w:szCs w:val="48"/>
              </w:rPr>
            </w:pPr>
          </w:p>
        </w:tc>
      </w:tr>
      <w:tr w:rsidR="007F28A1" w14:paraId="4D726D49" w14:textId="77777777">
        <w:tblPrEx>
          <w:tblCellMar>
            <w:top w:w="0" w:type="dxa"/>
            <w:bottom w:w="0" w:type="dxa"/>
          </w:tblCellMar>
        </w:tblPrEx>
        <w:trPr>
          <w:cantSplit/>
          <w:trHeight w:hRule="exact" w:val="539"/>
        </w:trPr>
        <w:tc>
          <w:tcPr>
            <w:tcW w:w="910" w:type="dxa"/>
            <w:vAlign w:val="center"/>
          </w:tcPr>
          <w:p w14:paraId="5085AA07" w14:textId="77777777" w:rsidR="007F28A1" w:rsidRDefault="007F28A1">
            <w:pPr>
              <w:spacing w:line="360" w:lineRule="exact"/>
              <w:rPr>
                <w:rFonts w:ascii="宋体" w:eastAsia="宋体" w:hAnsi="宋体" w:hint="eastAsia"/>
                <w:sz w:val="24"/>
                <w:szCs w:val="48"/>
              </w:rPr>
            </w:pPr>
          </w:p>
        </w:tc>
        <w:tc>
          <w:tcPr>
            <w:tcW w:w="2310" w:type="dxa"/>
            <w:vAlign w:val="center"/>
          </w:tcPr>
          <w:p w14:paraId="32D89BDF" w14:textId="77777777" w:rsidR="007F28A1" w:rsidRDefault="007F28A1">
            <w:pPr>
              <w:spacing w:line="360" w:lineRule="exact"/>
              <w:jc w:val="center"/>
              <w:rPr>
                <w:rFonts w:ascii="宋体" w:eastAsia="宋体" w:hAnsi="宋体" w:hint="eastAsia"/>
                <w:sz w:val="24"/>
                <w:szCs w:val="48"/>
              </w:rPr>
            </w:pPr>
          </w:p>
        </w:tc>
        <w:tc>
          <w:tcPr>
            <w:tcW w:w="2044" w:type="dxa"/>
            <w:vAlign w:val="center"/>
          </w:tcPr>
          <w:p w14:paraId="3AE07EDF" w14:textId="77777777" w:rsidR="007F28A1" w:rsidRDefault="007F28A1">
            <w:pPr>
              <w:spacing w:line="360" w:lineRule="exact"/>
              <w:jc w:val="center"/>
              <w:rPr>
                <w:rFonts w:ascii="宋体" w:eastAsia="宋体" w:hAnsi="宋体" w:hint="eastAsia"/>
                <w:sz w:val="24"/>
                <w:szCs w:val="48"/>
              </w:rPr>
            </w:pPr>
          </w:p>
        </w:tc>
        <w:tc>
          <w:tcPr>
            <w:tcW w:w="573" w:type="dxa"/>
            <w:vAlign w:val="center"/>
          </w:tcPr>
          <w:p w14:paraId="51700814"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51F2C3A7" w14:textId="77777777" w:rsidR="007F28A1" w:rsidRDefault="007F28A1">
            <w:pPr>
              <w:spacing w:line="360" w:lineRule="exact"/>
              <w:jc w:val="center"/>
              <w:rPr>
                <w:rFonts w:ascii="宋体" w:eastAsia="宋体" w:hAnsi="宋体" w:hint="eastAsia"/>
                <w:sz w:val="24"/>
                <w:szCs w:val="48"/>
              </w:rPr>
            </w:pPr>
          </w:p>
        </w:tc>
        <w:tc>
          <w:tcPr>
            <w:tcW w:w="546" w:type="dxa"/>
            <w:vAlign w:val="center"/>
          </w:tcPr>
          <w:p w14:paraId="6948B615" w14:textId="77777777" w:rsidR="007F28A1" w:rsidRDefault="007F28A1">
            <w:pPr>
              <w:spacing w:line="360" w:lineRule="exact"/>
              <w:jc w:val="center"/>
              <w:rPr>
                <w:rFonts w:ascii="宋体" w:eastAsia="宋体" w:hAnsi="宋体" w:hint="eastAsia"/>
                <w:sz w:val="24"/>
                <w:szCs w:val="48"/>
              </w:rPr>
            </w:pPr>
          </w:p>
        </w:tc>
        <w:tc>
          <w:tcPr>
            <w:tcW w:w="616" w:type="dxa"/>
            <w:vAlign w:val="center"/>
          </w:tcPr>
          <w:p w14:paraId="257E2A5C" w14:textId="77777777" w:rsidR="007F28A1" w:rsidRDefault="007F28A1">
            <w:pPr>
              <w:spacing w:line="360" w:lineRule="exact"/>
              <w:jc w:val="center"/>
              <w:rPr>
                <w:rFonts w:ascii="宋体" w:eastAsia="宋体" w:hAnsi="宋体" w:hint="eastAsia"/>
                <w:sz w:val="24"/>
                <w:szCs w:val="48"/>
              </w:rPr>
            </w:pPr>
          </w:p>
        </w:tc>
        <w:tc>
          <w:tcPr>
            <w:tcW w:w="1260" w:type="dxa"/>
            <w:vAlign w:val="center"/>
          </w:tcPr>
          <w:p w14:paraId="742BC005" w14:textId="77777777" w:rsidR="007F28A1" w:rsidRDefault="007F28A1">
            <w:pPr>
              <w:spacing w:line="360" w:lineRule="exact"/>
              <w:jc w:val="center"/>
              <w:rPr>
                <w:rFonts w:ascii="宋体" w:eastAsia="宋体" w:hAnsi="宋体" w:hint="eastAsia"/>
                <w:sz w:val="24"/>
                <w:szCs w:val="48"/>
              </w:rPr>
            </w:pPr>
          </w:p>
        </w:tc>
      </w:tr>
    </w:tbl>
    <w:p w14:paraId="39D771E5" w14:textId="77777777" w:rsidR="007F28A1" w:rsidRDefault="007F28A1">
      <w:pPr>
        <w:spacing w:line="120" w:lineRule="exact"/>
        <w:jc w:val="center"/>
        <w:rPr>
          <w:rFonts w:eastAsia="宋体" w:hint="eastAsia"/>
          <w:sz w:val="44"/>
        </w:rPr>
      </w:pPr>
    </w:p>
    <w:tbl>
      <w:tblPr>
        <w:tblW w:w="88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6"/>
        <w:gridCol w:w="3620"/>
        <w:gridCol w:w="4099"/>
      </w:tblGrid>
      <w:tr w:rsidR="007F28A1" w14:paraId="71AAD3BB" w14:textId="77777777">
        <w:tblPrEx>
          <w:tblCellMar>
            <w:top w:w="0" w:type="dxa"/>
            <w:bottom w:w="0" w:type="dxa"/>
          </w:tblCellMar>
        </w:tblPrEx>
        <w:trPr>
          <w:cantSplit/>
          <w:trHeight w:val="4826"/>
        </w:trPr>
        <w:tc>
          <w:tcPr>
            <w:tcW w:w="1086" w:type="dxa"/>
            <w:vAlign w:val="center"/>
          </w:tcPr>
          <w:p w14:paraId="19393902" w14:textId="77777777" w:rsidR="007F28A1" w:rsidRDefault="007F28A1">
            <w:pPr>
              <w:jc w:val="center"/>
              <w:rPr>
                <w:rFonts w:ascii="宋体" w:eastAsia="宋体" w:hint="eastAsia"/>
                <w:sz w:val="24"/>
                <w:szCs w:val="48"/>
              </w:rPr>
            </w:pPr>
            <w:r>
              <w:rPr>
                <w:rFonts w:ascii="宋体" w:eastAsia="宋体" w:hint="eastAsia"/>
                <w:sz w:val="24"/>
                <w:szCs w:val="48"/>
              </w:rPr>
              <w:t>其他需要说明的情况</w:t>
            </w:r>
          </w:p>
        </w:tc>
        <w:tc>
          <w:tcPr>
            <w:tcW w:w="7719" w:type="dxa"/>
            <w:gridSpan w:val="2"/>
          </w:tcPr>
          <w:p w14:paraId="434CBAE6" w14:textId="77777777" w:rsidR="007F28A1" w:rsidRDefault="007F28A1">
            <w:pPr>
              <w:rPr>
                <w:rFonts w:ascii="仿宋_GB2312" w:eastAsia="宋体" w:hint="eastAsia"/>
                <w:sz w:val="24"/>
                <w:szCs w:val="48"/>
              </w:rPr>
            </w:pPr>
          </w:p>
        </w:tc>
      </w:tr>
      <w:tr w:rsidR="007F28A1" w14:paraId="1B0FC8EF" w14:textId="77777777">
        <w:tblPrEx>
          <w:tblCellMar>
            <w:top w:w="0" w:type="dxa"/>
            <w:bottom w:w="0" w:type="dxa"/>
          </w:tblCellMar>
        </w:tblPrEx>
        <w:trPr>
          <w:cantSplit/>
          <w:trHeight w:val="3230"/>
        </w:trPr>
        <w:tc>
          <w:tcPr>
            <w:tcW w:w="4706" w:type="dxa"/>
            <w:gridSpan w:val="2"/>
            <w:tcBorders>
              <w:top w:val="single" w:sz="4" w:space="0" w:color="auto"/>
              <w:left w:val="single" w:sz="4" w:space="0" w:color="auto"/>
              <w:right w:val="nil"/>
            </w:tcBorders>
          </w:tcPr>
          <w:p w14:paraId="4189A665" w14:textId="77777777" w:rsidR="007F28A1" w:rsidRDefault="007F28A1">
            <w:pPr>
              <w:rPr>
                <w:rFonts w:ascii="宋体" w:eastAsia="宋体" w:hAnsi="宋体" w:hint="eastAsia"/>
                <w:sz w:val="24"/>
                <w:szCs w:val="48"/>
              </w:rPr>
            </w:pPr>
            <w:r>
              <w:rPr>
                <w:rFonts w:ascii="宋体" w:eastAsia="宋体" w:hAnsi="宋体" w:hint="eastAsia"/>
                <w:sz w:val="24"/>
                <w:szCs w:val="48"/>
              </w:rPr>
              <w:t xml:space="preserve">鉴定专用章： </w:t>
            </w:r>
          </w:p>
          <w:p w14:paraId="58C1351A" w14:textId="77777777" w:rsidR="007F28A1" w:rsidRDefault="007F28A1">
            <w:pPr>
              <w:rPr>
                <w:rFonts w:ascii="宋体" w:eastAsia="宋体" w:hAnsi="宋体" w:hint="eastAsia"/>
                <w:sz w:val="24"/>
                <w:szCs w:val="48"/>
              </w:rPr>
            </w:pPr>
          </w:p>
        </w:tc>
        <w:tc>
          <w:tcPr>
            <w:tcW w:w="4099" w:type="dxa"/>
          </w:tcPr>
          <w:p w14:paraId="071EFA12" w14:textId="77777777" w:rsidR="007F28A1" w:rsidRDefault="007F28A1">
            <w:pPr>
              <w:widowControl/>
              <w:spacing w:line="400" w:lineRule="exact"/>
              <w:jc w:val="left"/>
              <w:rPr>
                <w:rFonts w:ascii="宋体" w:eastAsia="宋体" w:hAnsi="宋体" w:cs="宋体" w:hint="eastAsia"/>
                <w:kern w:val="0"/>
                <w:sz w:val="24"/>
                <w:szCs w:val="28"/>
              </w:rPr>
            </w:pPr>
            <w:r>
              <w:rPr>
                <w:rFonts w:ascii="宋体" w:eastAsia="宋体" w:hAnsi="宋体" w:cs="宋体" w:hint="eastAsia"/>
                <w:kern w:val="0"/>
                <w:sz w:val="24"/>
                <w:szCs w:val="28"/>
              </w:rPr>
              <w:t>所在单位意见：</w:t>
            </w:r>
          </w:p>
          <w:p w14:paraId="4A6C2CED" w14:textId="77777777" w:rsidR="007F28A1" w:rsidRDefault="007F28A1">
            <w:pPr>
              <w:widowControl/>
              <w:spacing w:line="400" w:lineRule="exact"/>
              <w:jc w:val="left"/>
              <w:rPr>
                <w:rFonts w:ascii="宋体" w:eastAsia="宋体" w:hAnsi="宋体" w:cs="宋体" w:hint="eastAsia"/>
                <w:kern w:val="0"/>
                <w:sz w:val="24"/>
                <w:szCs w:val="28"/>
              </w:rPr>
            </w:pPr>
          </w:p>
          <w:p w14:paraId="33045644" w14:textId="77777777" w:rsidR="007F28A1" w:rsidRDefault="007F28A1">
            <w:pPr>
              <w:widowControl/>
              <w:spacing w:line="400" w:lineRule="exact"/>
              <w:jc w:val="left"/>
              <w:rPr>
                <w:rFonts w:ascii="宋体" w:eastAsia="宋体" w:hAnsi="宋体" w:cs="宋体" w:hint="eastAsia"/>
                <w:kern w:val="0"/>
                <w:sz w:val="24"/>
                <w:szCs w:val="28"/>
              </w:rPr>
            </w:pPr>
          </w:p>
          <w:p w14:paraId="486E4432" w14:textId="77777777" w:rsidR="007F28A1" w:rsidRDefault="007F28A1">
            <w:pPr>
              <w:widowControl/>
              <w:spacing w:line="400" w:lineRule="exact"/>
              <w:jc w:val="left"/>
              <w:rPr>
                <w:rFonts w:ascii="宋体" w:eastAsia="宋体" w:hAnsi="宋体" w:cs="宋体" w:hint="eastAsia"/>
                <w:kern w:val="0"/>
                <w:sz w:val="24"/>
                <w:szCs w:val="28"/>
              </w:rPr>
            </w:pPr>
          </w:p>
          <w:p w14:paraId="493B15AB" w14:textId="77777777" w:rsidR="007F28A1" w:rsidRDefault="007F28A1">
            <w:pPr>
              <w:widowControl/>
              <w:spacing w:line="400" w:lineRule="exact"/>
              <w:jc w:val="left"/>
              <w:rPr>
                <w:rFonts w:ascii="宋体" w:eastAsia="宋体" w:hAnsi="宋体" w:cs="宋体" w:hint="eastAsia"/>
                <w:kern w:val="0"/>
                <w:sz w:val="24"/>
                <w:szCs w:val="28"/>
              </w:rPr>
            </w:pPr>
          </w:p>
          <w:p w14:paraId="7ABB2359" w14:textId="77777777" w:rsidR="007F28A1" w:rsidRDefault="007F28A1">
            <w:pPr>
              <w:widowControl/>
              <w:spacing w:line="400" w:lineRule="exact"/>
              <w:jc w:val="left"/>
              <w:rPr>
                <w:rFonts w:ascii="宋体" w:eastAsia="宋体" w:hAnsi="宋体" w:cs="宋体" w:hint="eastAsia"/>
                <w:kern w:val="0"/>
                <w:sz w:val="24"/>
                <w:szCs w:val="28"/>
              </w:rPr>
            </w:pPr>
          </w:p>
          <w:p w14:paraId="7848128D" w14:textId="77777777" w:rsidR="007F28A1" w:rsidRDefault="007F28A1">
            <w:pPr>
              <w:widowControl/>
              <w:spacing w:line="400" w:lineRule="exact"/>
              <w:jc w:val="left"/>
              <w:rPr>
                <w:rFonts w:ascii="宋体" w:eastAsia="宋体" w:hAnsi="宋体" w:cs="宋体" w:hint="eastAsia"/>
                <w:kern w:val="0"/>
                <w:sz w:val="24"/>
                <w:szCs w:val="28"/>
              </w:rPr>
            </w:pPr>
            <w:r>
              <w:rPr>
                <w:rFonts w:ascii="宋体" w:eastAsia="宋体" w:hAnsi="宋体" w:cs="宋体" w:hint="eastAsia"/>
                <w:kern w:val="0"/>
                <w:sz w:val="24"/>
                <w:szCs w:val="28"/>
              </w:rPr>
              <w:t xml:space="preserve">                 （公  章）</w:t>
            </w:r>
          </w:p>
          <w:p w14:paraId="7FFCA9EC" w14:textId="77777777" w:rsidR="007F28A1" w:rsidRDefault="007F28A1">
            <w:pPr>
              <w:ind w:firstLineChars="794" w:firstLine="1873"/>
              <w:rPr>
                <w:rFonts w:ascii="宋体" w:eastAsia="宋体" w:hAnsi="宋体" w:hint="eastAsia"/>
                <w:sz w:val="24"/>
                <w:szCs w:val="48"/>
              </w:rPr>
            </w:pPr>
            <w:r>
              <w:rPr>
                <w:rFonts w:ascii="宋体" w:eastAsia="宋体" w:hAnsi="宋体" w:cs="宋体" w:hint="eastAsia"/>
                <w:kern w:val="0"/>
                <w:sz w:val="24"/>
                <w:szCs w:val="28"/>
              </w:rPr>
              <w:t>年    月    日</w:t>
            </w:r>
          </w:p>
        </w:tc>
      </w:tr>
      <w:tr w:rsidR="007F28A1" w14:paraId="252C839D" w14:textId="77777777">
        <w:tblPrEx>
          <w:tblCellMar>
            <w:top w:w="0" w:type="dxa"/>
            <w:bottom w:w="0" w:type="dxa"/>
          </w:tblCellMar>
        </w:tblPrEx>
        <w:trPr>
          <w:cantSplit/>
          <w:trHeight w:val="3426"/>
        </w:trPr>
        <w:tc>
          <w:tcPr>
            <w:tcW w:w="8805" w:type="dxa"/>
            <w:gridSpan w:val="3"/>
            <w:tcBorders>
              <w:bottom w:val="single" w:sz="4" w:space="0" w:color="auto"/>
            </w:tcBorders>
          </w:tcPr>
          <w:p w14:paraId="479C3897" w14:textId="77777777" w:rsidR="007F28A1" w:rsidRDefault="007F28A1">
            <w:pPr>
              <w:widowControl/>
              <w:spacing w:line="400" w:lineRule="exact"/>
              <w:jc w:val="left"/>
              <w:rPr>
                <w:rFonts w:ascii="宋体" w:eastAsia="宋体" w:hAnsi="宋体" w:cs="宋体"/>
                <w:kern w:val="0"/>
                <w:sz w:val="24"/>
                <w:szCs w:val="28"/>
              </w:rPr>
            </w:pPr>
            <w:r>
              <w:rPr>
                <w:rFonts w:ascii="宋体" w:eastAsia="宋体" w:hAnsi="宋体" w:cs="宋体" w:hint="eastAsia"/>
                <w:kern w:val="0"/>
                <w:sz w:val="24"/>
                <w:szCs w:val="28"/>
              </w:rPr>
              <w:t>登记管理部门</w:t>
            </w:r>
            <w:r>
              <w:rPr>
                <w:rFonts w:ascii="宋体" w:eastAsia="宋体" w:hAnsi="宋体" w:hint="eastAsia"/>
                <w:sz w:val="24"/>
                <w:szCs w:val="48"/>
              </w:rPr>
              <w:t>核准鉴定业务范围</w:t>
            </w:r>
            <w:r>
              <w:rPr>
                <w:rFonts w:ascii="宋体" w:eastAsia="宋体" w:hAnsi="宋体" w:cs="宋体" w:hint="eastAsia"/>
                <w:kern w:val="0"/>
                <w:sz w:val="24"/>
                <w:szCs w:val="28"/>
              </w:rPr>
              <w:t>：</w:t>
            </w:r>
          </w:p>
          <w:p w14:paraId="4F33C26F" w14:textId="77777777" w:rsidR="007F28A1" w:rsidRDefault="007F28A1">
            <w:pPr>
              <w:widowControl/>
              <w:spacing w:line="400" w:lineRule="exact"/>
              <w:jc w:val="left"/>
              <w:rPr>
                <w:rFonts w:ascii="宋体" w:eastAsia="宋体" w:hAnsi="宋体" w:cs="宋体" w:hint="eastAsia"/>
                <w:kern w:val="0"/>
                <w:sz w:val="24"/>
                <w:szCs w:val="28"/>
              </w:rPr>
            </w:pPr>
          </w:p>
          <w:p w14:paraId="0FB70467" w14:textId="77777777" w:rsidR="007F28A1" w:rsidRDefault="007F28A1">
            <w:pPr>
              <w:widowControl/>
              <w:spacing w:line="400" w:lineRule="exact"/>
              <w:jc w:val="left"/>
              <w:rPr>
                <w:rFonts w:ascii="宋体" w:eastAsia="宋体" w:hAnsi="宋体" w:cs="宋体" w:hint="eastAsia"/>
                <w:kern w:val="0"/>
                <w:sz w:val="24"/>
                <w:szCs w:val="28"/>
              </w:rPr>
            </w:pPr>
          </w:p>
          <w:p w14:paraId="7B30A25B" w14:textId="77777777" w:rsidR="007F28A1" w:rsidRDefault="007F28A1">
            <w:pPr>
              <w:widowControl/>
              <w:spacing w:line="400" w:lineRule="exact"/>
              <w:jc w:val="left"/>
              <w:rPr>
                <w:rFonts w:ascii="宋体" w:eastAsia="宋体" w:hAnsi="宋体" w:cs="宋体" w:hint="eastAsia"/>
                <w:kern w:val="0"/>
                <w:sz w:val="24"/>
                <w:szCs w:val="28"/>
              </w:rPr>
            </w:pPr>
          </w:p>
          <w:p w14:paraId="13D16D14" w14:textId="77777777" w:rsidR="007F28A1" w:rsidRDefault="007F28A1">
            <w:pPr>
              <w:widowControl/>
              <w:spacing w:line="400" w:lineRule="exact"/>
              <w:jc w:val="left"/>
              <w:rPr>
                <w:rFonts w:ascii="宋体" w:eastAsia="宋体" w:hAnsi="宋体" w:cs="宋体" w:hint="eastAsia"/>
                <w:kern w:val="0"/>
                <w:sz w:val="24"/>
                <w:szCs w:val="28"/>
              </w:rPr>
            </w:pPr>
          </w:p>
          <w:p w14:paraId="64526105" w14:textId="77777777" w:rsidR="007F28A1" w:rsidRDefault="007F28A1">
            <w:pPr>
              <w:widowControl/>
              <w:spacing w:line="400" w:lineRule="exact"/>
              <w:jc w:val="left"/>
              <w:rPr>
                <w:rFonts w:ascii="宋体" w:eastAsia="宋体" w:hAnsi="宋体" w:cs="宋体" w:hint="eastAsia"/>
                <w:kern w:val="0"/>
                <w:sz w:val="24"/>
                <w:szCs w:val="28"/>
              </w:rPr>
            </w:pPr>
          </w:p>
          <w:p w14:paraId="4760E4F7" w14:textId="77777777" w:rsidR="007F28A1" w:rsidRDefault="007F28A1">
            <w:pPr>
              <w:widowControl/>
              <w:spacing w:line="400" w:lineRule="exact"/>
              <w:jc w:val="left"/>
              <w:rPr>
                <w:rFonts w:ascii="宋体" w:eastAsia="宋体" w:hAnsi="宋体" w:cs="宋体" w:hint="eastAsia"/>
                <w:kern w:val="0"/>
                <w:sz w:val="24"/>
                <w:szCs w:val="28"/>
              </w:rPr>
            </w:pPr>
          </w:p>
          <w:p w14:paraId="6B3CC400" w14:textId="77777777" w:rsidR="007F28A1" w:rsidRDefault="007F28A1">
            <w:pPr>
              <w:widowControl/>
              <w:spacing w:line="400" w:lineRule="exact"/>
              <w:ind w:firstLineChars="2000" w:firstLine="4717"/>
              <w:jc w:val="left"/>
              <w:rPr>
                <w:rFonts w:ascii="宋体" w:eastAsia="宋体" w:hAnsi="宋体" w:cs="宋体" w:hint="eastAsia"/>
                <w:kern w:val="0"/>
                <w:sz w:val="24"/>
                <w:szCs w:val="28"/>
              </w:rPr>
            </w:pPr>
            <w:r>
              <w:rPr>
                <w:rFonts w:ascii="宋体" w:eastAsia="宋体" w:hAnsi="宋体" w:cs="宋体" w:hint="eastAsia"/>
                <w:kern w:val="0"/>
                <w:sz w:val="24"/>
                <w:szCs w:val="28"/>
              </w:rPr>
              <w:t xml:space="preserve">              （公  章）</w:t>
            </w:r>
          </w:p>
          <w:p w14:paraId="15381FE6" w14:textId="77777777" w:rsidR="007F28A1" w:rsidRDefault="007F28A1">
            <w:pPr>
              <w:ind w:firstLineChars="2596" w:firstLine="6123"/>
              <w:rPr>
                <w:rFonts w:ascii="宋体" w:eastAsia="宋体" w:hAnsi="宋体" w:cs="宋体" w:hint="eastAsia"/>
                <w:kern w:val="0"/>
                <w:sz w:val="24"/>
                <w:szCs w:val="28"/>
              </w:rPr>
            </w:pPr>
            <w:r>
              <w:rPr>
                <w:rFonts w:ascii="宋体" w:eastAsia="宋体" w:hAnsi="宋体" w:cs="宋体" w:hint="eastAsia"/>
                <w:kern w:val="0"/>
                <w:sz w:val="24"/>
                <w:szCs w:val="28"/>
              </w:rPr>
              <w:t>年    月    日</w:t>
            </w:r>
          </w:p>
        </w:tc>
      </w:tr>
      <w:tr w:rsidR="007F28A1" w14:paraId="2221F9AB" w14:textId="77777777">
        <w:tblPrEx>
          <w:tblCellMar>
            <w:top w:w="0" w:type="dxa"/>
            <w:bottom w:w="0" w:type="dxa"/>
          </w:tblCellMar>
        </w:tblPrEx>
        <w:trPr>
          <w:cantSplit/>
          <w:trHeight w:val="600"/>
        </w:trPr>
        <w:tc>
          <w:tcPr>
            <w:tcW w:w="8805" w:type="dxa"/>
            <w:gridSpan w:val="3"/>
            <w:tcBorders>
              <w:top w:val="single" w:sz="4" w:space="0" w:color="auto"/>
              <w:bottom w:val="single" w:sz="4" w:space="0" w:color="auto"/>
            </w:tcBorders>
          </w:tcPr>
          <w:p w14:paraId="37C1D555" w14:textId="77777777" w:rsidR="007F28A1" w:rsidRDefault="007F28A1">
            <w:pPr>
              <w:rPr>
                <w:rFonts w:ascii="宋体" w:eastAsia="宋体" w:hAnsi="宋体" w:cs="宋体" w:hint="eastAsia"/>
                <w:kern w:val="0"/>
                <w:sz w:val="24"/>
                <w:szCs w:val="28"/>
              </w:rPr>
            </w:pPr>
            <w:r>
              <w:rPr>
                <w:rFonts w:ascii="宋体" w:eastAsia="宋体" w:hAnsi="宋体" w:cs="宋体" w:hint="eastAsia"/>
                <w:kern w:val="0"/>
                <w:sz w:val="24"/>
                <w:szCs w:val="28"/>
              </w:rPr>
              <w:t>变更后鉴定机构资格证书编号：</w:t>
            </w:r>
          </w:p>
        </w:tc>
      </w:tr>
    </w:tbl>
    <w:p w14:paraId="0C73DC28" w14:textId="77777777" w:rsidR="007F28A1" w:rsidRDefault="007F28A1">
      <w:pPr>
        <w:rPr>
          <w:rFonts w:eastAsia="黑体" w:hint="eastAsia"/>
          <w:sz w:val="28"/>
        </w:rPr>
      </w:pPr>
      <w:r>
        <w:rPr>
          <w:rFonts w:eastAsia="黑体" w:hint="eastAsia"/>
          <w:sz w:val="28"/>
        </w:rPr>
        <w:t>编号：</w:t>
      </w:r>
    </w:p>
    <w:p w14:paraId="53D1A580" w14:textId="77777777" w:rsidR="007F28A1" w:rsidRDefault="007F28A1">
      <w:pPr>
        <w:rPr>
          <w:rFonts w:eastAsia="黑体" w:hint="eastAsia"/>
          <w:sz w:val="28"/>
        </w:rPr>
      </w:pPr>
    </w:p>
    <w:p w14:paraId="2CC6F778" w14:textId="77777777" w:rsidR="007F28A1" w:rsidRDefault="007F28A1">
      <w:pPr>
        <w:rPr>
          <w:rFonts w:eastAsia="黑体" w:hint="eastAsia"/>
          <w:sz w:val="28"/>
        </w:rPr>
      </w:pPr>
    </w:p>
    <w:p w14:paraId="68107382" w14:textId="77777777" w:rsidR="007F28A1" w:rsidRDefault="007F28A1">
      <w:pPr>
        <w:jc w:val="center"/>
        <w:rPr>
          <w:rFonts w:eastAsia="宋体" w:hint="eastAsia"/>
          <w:b/>
          <w:bCs/>
          <w:sz w:val="52"/>
        </w:rPr>
      </w:pPr>
      <w:r>
        <w:rPr>
          <w:rFonts w:eastAsia="宋体" w:hint="eastAsia"/>
          <w:b/>
          <w:bCs/>
          <w:sz w:val="52"/>
        </w:rPr>
        <w:t>人民检察院鉴定机构资格审核申请表</w:t>
      </w:r>
    </w:p>
    <w:p w14:paraId="5A2C35EA" w14:textId="77777777" w:rsidR="007F28A1" w:rsidRDefault="007F28A1">
      <w:pPr>
        <w:jc w:val="center"/>
        <w:rPr>
          <w:rFonts w:ascii="黑体" w:eastAsia="黑体" w:hint="eastAsia"/>
          <w:b/>
          <w:bCs/>
        </w:rPr>
      </w:pPr>
    </w:p>
    <w:p w14:paraId="6D1D3D3A" w14:textId="77777777" w:rsidR="007F28A1" w:rsidRDefault="007F28A1">
      <w:pPr>
        <w:jc w:val="center"/>
        <w:rPr>
          <w:rFonts w:ascii="黑体" w:eastAsia="黑体" w:hint="eastAsia"/>
          <w:b/>
          <w:bCs/>
        </w:rPr>
      </w:pPr>
    </w:p>
    <w:p w14:paraId="15C2D781" w14:textId="77777777" w:rsidR="007F28A1" w:rsidRDefault="007F28A1">
      <w:pPr>
        <w:jc w:val="center"/>
        <w:rPr>
          <w:rFonts w:ascii="黑体" w:eastAsia="黑体" w:hint="eastAsia"/>
          <w:b/>
          <w:bCs/>
        </w:rPr>
      </w:pPr>
    </w:p>
    <w:p w14:paraId="6ED22609" w14:textId="77777777" w:rsidR="007F28A1" w:rsidRDefault="007F28A1">
      <w:pPr>
        <w:jc w:val="center"/>
        <w:rPr>
          <w:rFonts w:ascii="黑体" w:eastAsia="黑体" w:hint="eastAsia"/>
          <w:b/>
          <w:bCs/>
        </w:rPr>
      </w:pPr>
    </w:p>
    <w:p w14:paraId="0F0A0DA0" w14:textId="77777777" w:rsidR="007F28A1" w:rsidRDefault="007F28A1">
      <w:pPr>
        <w:jc w:val="center"/>
        <w:rPr>
          <w:rFonts w:ascii="黑体" w:eastAsia="黑体" w:hint="eastAsia"/>
          <w:b/>
          <w:bCs/>
        </w:rPr>
      </w:pPr>
    </w:p>
    <w:p w14:paraId="0FB96B66" w14:textId="77777777" w:rsidR="007F28A1" w:rsidRDefault="007F28A1">
      <w:pPr>
        <w:jc w:val="center"/>
        <w:rPr>
          <w:rFonts w:ascii="黑体" w:eastAsia="黑体" w:hint="eastAsia"/>
          <w:b/>
          <w:bCs/>
        </w:rPr>
      </w:pPr>
    </w:p>
    <w:p w14:paraId="5759EB57" w14:textId="77777777" w:rsidR="007F28A1" w:rsidRDefault="007F28A1">
      <w:pPr>
        <w:jc w:val="center"/>
        <w:rPr>
          <w:rFonts w:ascii="黑体" w:eastAsia="黑体" w:hint="eastAsia"/>
          <w:b/>
          <w:bCs/>
        </w:rPr>
      </w:pPr>
    </w:p>
    <w:p w14:paraId="2FA646CB" w14:textId="77777777" w:rsidR="007F28A1" w:rsidRDefault="007F28A1">
      <w:pPr>
        <w:jc w:val="center"/>
        <w:rPr>
          <w:rFonts w:ascii="黑体" w:eastAsia="黑体" w:hint="eastAsia"/>
          <w:b/>
          <w:bCs/>
        </w:rPr>
      </w:pPr>
    </w:p>
    <w:p w14:paraId="18F69996" w14:textId="77777777" w:rsidR="007F28A1" w:rsidRDefault="007F28A1">
      <w:pPr>
        <w:jc w:val="center"/>
        <w:rPr>
          <w:rFonts w:ascii="黑体" w:eastAsia="黑体" w:hint="eastAsia"/>
          <w:b/>
          <w:bCs/>
        </w:rPr>
      </w:pPr>
    </w:p>
    <w:p w14:paraId="476EE00A" w14:textId="77777777" w:rsidR="007F28A1" w:rsidRDefault="007F28A1">
      <w:pPr>
        <w:ind w:firstLineChars="500" w:firstLine="1786"/>
        <w:rPr>
          <w:rFonts w:ascii="宋体" w:eastAsia="宋体" w:hAnsi="宋体" w:hint="eastAsia"/>
          <w:b/>
          <w:bCs/>
          <w:sz w:val="36"/>
        </w:rPr>
      </w:pPr>
      <w:r>
        <w:rPr>
          <w:rFonts w:ascii="宋体" w:eastAsia="宋体" w:hAnsi="宋体" w:hint="eastAsia"/>
          <w:b/>
          <w:bCs/>
          <w:sz w:val="36"/>
        </w:rPr>
        <w:t>填表单位：</w:t>
      </w:r>
      <w:r>
        <w:rPr>
          <w:rFonts w:ascii="宋体" w:eastAsia="宋体" w:hAnsi="宋体"/>
          <w:b/>
          <w:bCs/>
          <w:sz w:val="36"/>
          <w:u w:val="single"/>
        </w:rPr>
        <w:softHyphen/>
      </w:r>
      <w:r>
        <w:rPr>
          <w:rFonts w:ascii="宋体" w:eastAsia="宋体" w:hAnsi="宋体" w:hint="eastAsia"/>
          <w:b/>
          <w:bCs/>
          <w:sz w:val="36"/>
          <w:u w:val="single"/>
        </w:rPr>
        <w:t xml:space="preserve">                    </w:t>
      </w:r>
    </w:p>
    <w:p w14:paraId="0395C397" w14:textId="77777777" w:rsidR="007F28A1" w:rsidRDefault="007F28A1">
      <w:pPr>
        <w:ind w:firstLineChars="900" w:firstLine="3215"/>
        <w:rPr>
          <w:rFonts w:ascii="宋体" w:eastAsia="宋体" w:hAnsi="宋体" w:hint="eastAsia"/>
          <w:b/>
          <w:bCs/>
          <w:sz w:val="36"/>
        </w:rPr>
      </w:pPr>
    </w:p>
    <w:p w14:paraId="237D372C" w14:textId="77777777" w:rsidR="007F28A1" w:rsidRDefault="007F28A1">
      <w:pPr>
        <w:ind w:firstLineChars="500" w:firstLine="1786"/>
        <w:rPr>
          <w:rFonts w:ascii="宋体" w:eastAsia="宋体" w:hAnsi="宋体" w:hint="eastAsia"/>
          <w:b/>
          <w:bCs/>
          <w:sz w:val="36"/>
        </w:rPr>
      </w:pPr>
      <w:r>
        <w:rPr>
          <w:rFonts w:ascii="宋体" w:eastAsia="宋体" w:hAnsi="宋体" w:hint="eastAsia"/>
          <w:b/>
          <w:bCs/>
          <w:sz w:val="36"/>
        </w:rPr>
        <w:t>填表时间：</w:t>
      </w:r>
      <w:r>
        <w:rPr>
          <w:rFonts w:ascii="宋体" w:eastAsia="宋体" w:hAnsi="宋体" w:hint="eastAsia"/>
          <w:b/>
          <w:bCs/>
          <w:sz w:val="36"/>
          <w:u w:val="single"/>
        </w:rPr>
        <w:t xml:space="preserve">                    </w:t>
      </w:r>
    </w:p>
    <w:p w14:paraId="15BA591F" w14:textId="77777777" w:rsidR="007F28A1" w:rsidRDefault="007F28A1">
      <w:pPr>
        <w:rPr>
          <w:rFonts w:eastAsia="黑体" w:hint="eastAsia"/>
          <w:b/>
          <w:bCs/>
          <w:sz w:val="36"/>
        </w:rPr>
      </w:pPr>
    </w:p>
    <w:p w14:paraId="28F9AE57" w14:textId="77777777" w:rsidR="007F28A1" w:rsidRDefault="007F28A1">
      <w:pPr>
        <w:rPr>
          <w:rFonts w:eastAsia="黑体" w:hint="eastAsia"/>
          <w:b/>
          <w:bCs/>
          <w:sz w:val="36"/>
        </w:rPr>
      </w:pPr>
    </w:p>
    <w:p w14:paraId="0DA1FC4D" w14:textId="77777777" w:rsidR="007F28A1" w:rsidRDefault="007F28A1">
      <w:pPr>
        <w:rPr>
          <w:rFonts w:eastAsia="黑体" w:hint="eastAsia"/>
          <w:b/>
          <w:bCs/>
          <w:sz w:val="36"/>
        </w:rPr>
      </w:pPr>
    </w:p>
    <w:p w14:paraId="1A58CE65" w14:textId="77777777" w:rsidR="007F28A1" w:rsidRDefault="007F28A1">
      <w:pPr>
        <w:rPr>
          <w:rFonts w:eastAsia="黑体" w:hint="eastAsia"/>
          <w:b/>
          <w:bCs/>
          <w:sz w:val="36"/>
        </w:rPr>
      </w:pPr>
    </w:p>
    <w:p w14:paraId="5BF2C9EA" w14:textId="77777777" w:rsidR="007F28A1" w:rsidRDefault="007F28A1">
      <w:pPr>
        <w:jc w:val="center"/>
        <w:rPr>
          <w:rFonts w:eastAsia="楷体_GB2312" w:hint="eastAsia"/>
          <w:b/>
          <w:bCs/>
          <w:sz w:val="36"/>
        </w:rPr>
      </w:pPr>
      <w:r>
        <w:rPr>
          <w:rFonts w:eastAsia="楷体_GB2312" w:hint="eastAsia"/>
          <w:b/>
          <w:bCs/>
          <w:sz w:val="36"/>
        </w:rPr>
        <w:t>中华人民共和国最高人民检察院制定</w:t>
      </w:r>
    </w:p>
    <w:p w14:paraId="0C38EBF4" w14:textId="77777777" w:rsidR="007F28A1" w:rsidRDefault="007F28A1">
      <w:pPr>
        <w:jc w:val="center"/>
        <w:rPr>
          <w:rFonts w:ascii="黑体" w:eastAsia="黑体" w:hint="eastAsia"/>
          <w:b/>
          <w:bCs/>
          <w:sz w:val="44"/>
          <w:szCs w:val="48"/>
        </w:rPr>
      </w:pPr>
    </w:p>
    <w:p w14:paraId="7EC0B03A" w14:textId="77777777" w:rsidR="007F28A1" w:rsidRDefault="007F28A1">
      <w:pPr>
        <w:jc w:val="center"/>
        <w:rPr>
          <w:rFonts w:ascii="黑体" w:eastAsia="黑体" w:hint="eastAsia"/>
          <w:b/>
          <w:bCs/>
          <w:sz w:val="44"/>
          <w:szCs w:val="48"/>
        </w:rPr>
      </w:pPr>
    </w:p>
    <w:p w14:paraId="413590F0" w14:textId="77777777" w:rsidR="007F28A1" w:rsidRDefault="007F28A1">
      <w:pPr>
        <w:jc w:val="center"/>
        <w:rPr>
          <w:rFonts w:ascii="宋体" w:eastAsia="宋体" w:hint="eastAsia"/>
          <w:sz w:val="44"/>
          <w:szCs w:val="48"/>
        </w:rPr>
      </w:pPr>
      <w:r>
        <w:rPr>
          <w:rFonts w:ascii="宋体" w:eastAsia="宋体" w:hint="eastAsia"/>
          <w:sz w:val="44"/>
          <w:szCs w:val="48"/>
        </w:rPr>
        <w:t>说    明</w:t>
      </w:r>
    </w:p>
    <w:p w14:paraId="3F06285F" w14:textId="77777777" w:rsidR="007F28A1" w:rsidRDefault="007F28A1">
      <w:pPr>
        <w:jc w:val="center"/>
        <w:rPr>
          <w:rFonts w:ascii="黑体" w:eastAsia="黑体" w:hint="eastAsia"/>
          <w:b/>
          <w:bCs/>
          <w:sz w:val="44"/>
          <w:szCs w:val="48"/>
        </w:rPr>
      </w:pPr>
    </w:p>
    <w:p w14:paraId="6A478E8A" w14:textId="77777777" w:rsidR="007F28A1" w:rsidRDefault="007F28A1">
      <w:pPr>
        <w:jc w:val="center"/>
        <w:rPr>
          <w:rFonts w:ascii="黑体" w:eastAsia="黑体" w:hint="eastAsia"/>
          <w:b/>
          <w:bCs/>
          <w:sz w:val="28"/>
          <w:szCs w:val="48"/>
        </w:rPr>
      </w:pPr>
    </w:p>
    <w:p w14:paraId="56342FA7" w14:textId="77777777" w:rsidR="007F28A1" w:rsidRDefault="007F28A1">
      <w:pPr>
        <w:ind w:firstLineChars="200" w:firstLine="632"/>
        <w:rPr>
          <w:rFonts w:ascii="仿宋_GB2312" w:hint="eastAsia"/>
          <w:szCs w:val="48"/>
        </w:rPr>
      </w:pPr>
      <w:r>
        <w:rPr>
          <w:rFonts w:ascii="仿宋_GB2312" w:hint="eastAsia"/>
          <w:szCs w:val="48"/>
        </w:rPr>
        <w:t>1、本表所列项目应认真填写，所填内容应真实、准确、完整。</w:t>
      </w:r>
    </w:p>
    <w:p w14:paraId="2B150C9C" w14:textId="77777777" w:rsidR="007F28A1" w:rsidRDefault="007F28A1">
      <w:pPr>
        <w:ind w:firstLineChars="200" w:firstLine="632"/>
        <w:rPr>
          <w:rFonts w:ascii="仿宋_GB2312" w:hint="eastAsia"/>
          <w:szCs w:val="48"/>
        </w:rPr>
      </w:pPr>
      <w:r>
        <w:rPr>
          <w:rFonts w:ascii="仿宋_GB2312" w:hint="eastAsia"/>
          <w:szCs w:val="48"/>
        </w:rPr>
        <w:t>2、本表请用黑色或蓝黑色墨水填写，字迹清晰、工整、不得涂改。</w:t>
      </w:r>
    </w:p>
    <w:p w14:paraId="61918893" w14:textId="77777777" w:rsidR="007F28A1" w:rsidRDefault="007F28A1">
      <w:pPr>
        <w:ind w:firstLineChars="200" w:firstLine="632"/>
        <w:rPr>
          <w:rFonts w:ascii="仿宋_GB2312" w:hint="eastAsia"/>
          <w:szCs w:val="48"/>
        </w:rPr>
      </w:pPr>
      <w:r>
        <w:rPr>
          <w:rFonts w:ascii="仿宋_GB2312" w:hint="eastAsia"/>
          <w:szCs w:val="48"/>
        </w:rPr>
        <w:t>3、表内数字一律用阿拉伯数字填写。</w:t>
      </w:r>
    </w:p>
    <w:p w14:paraId="27314951" w14:textId="77777777" w:rsidR="007F28A1" w:rsidRDefault="007F28A1">
      <w:pPr>
        <w:ind w:firstLineChars="200" w:firstLine="632"/>
        <w:rPr>
          <w:rFonts w:ascii="仿宋_GB2312" w:hint="eastAsia"/>
          <w:szCs w:val="48"/>
        </w:rPr>
      </w:pPr>
      <w:r>
        <w:rPr>
          <w:rFonts w:ascii="仿宋_GB2312" w:hint="eastAsia"/>
          <w:szCs w:val="48"/>
        </w:rPr>
        <w:t>4、表内填写不下的内容，可另加A4纸作为附页。</w:t>
      </w:r>
    </w:p>
    <w:p w14:paraId="28D68111" w14:textId="77777777" w:rsidR="007F28A1" w:rsidRDefault="007F28A1">
      <w:pPr>
        <w:ind w:firstLineChars="200" w:firstLine="632"/>
        <w:rPr>
          <w:rFonts w:ascii="仿宋_GB2312" w:hint="eastAsia"/>
          <w:szCs w:val="48"/>
        </w:rPr>
      </w:pPr>
      <w:r>
        <w:rPr>
          <w:rFonts w:ascii="仿宋_GB2312" w:hint="eastAsia"/>
          <w:szCs w:val="48"/>
        </w:rPr>
        <w:t>5、本表填写一式三份。</w:t>
      </w:r>
    </w:p>
    <w:p w14:paraId="48223E72" w14:textId="77777777" w:rsidR="007F28A1" w:rsidRDefault="007F28A1">
      <w:pPr>
        <w:jc w:val="center"/>
        <w:rPr>
          <w:rFonts w:ascii="黑体" w:eastAsia="黑体" w:hint="eastAsia"/>
          <w:sz w:val="52"/>
          <w:szCs w:val="48"/>
        </w:rPr>
      </w:pPr>
    </w:p>
    <w:p w14:paraId="64C26A03" w14:textId="77777777" w:rsidR="007F28A1" w:rsidRDefault="007F28A1">
      <w:pPr>
        <w:spacing w:line="240" w:lineRule="exact"/>
        <w:rPr>
          <w:rFonts w:eastAsia="宋体" w:hint="eastAsia"/>
          <w:sz w:val="44"/>
        </w:rPr>
      </w:pPr>
    </w:p>
    <w:p w14:paraId="1169E3B0" w14:textId="77777777" w:rsidR="007F28A1" w:rsidRDefault="007F28A1">
      <w:pPr>
        <w:spacing w:line="240" w:lineRule="exact"/>
        <w:rPr>
          <w:rFonts w:eastAsia="宋体" w:hint="eastAsia"/>
          <w:sz w:val="44"/>
        </w:rPr>
      </w:pPr>
    </w:p>
    <w:p w14:paraId="26508E50" w14:textId="77777777" w:rsidR="007F28A1" w:rsidRDefault="007F28A1">
      <w:pPr>
        <w:spacing w:line="240" w:lineRule="exact"/>
        <w:rPr>
          <w:rFonts w:eastAsia="宋体" w:hint="eastAsia"/>
          <w:sz w:val="44"/>
        </w:rPr>
      </w:pPr>
    </w:p>
    <w:p w14:paraId="7B704F74" w14:textId="77777777" w:rsidR="007F28A1" w:rsidRDefault="007F28A1">
      <w:pPr>
        <w:spacing w:line="240" w:lineRule="exact"/>
        <w:rPr>
          <w:rFonts w:eastAsia="宋体" w:hint="eastAsia"/>
          <w:sz w:val="44"/>
        </w:rPr>
      </w:pPr>
    </w:p>
    <w:p w14:paraId="1EA4FE6B" w14:textId="77777777" w:rsidR="007F28A1" w:rsidRDefault="007F28A1">
      <w:pPr>
        <w:spacing w:line="240" w:lineRule="exact"/>
        <w:rPr>
          <w:rFonts w:eastAsia="宋体" w:hint="eastAsia"/>
          <w:sz w:val="44"/>
        </w:rPr>
      </w:pPr>
    </w:p>
    <w:p w14:paraId="3AC10A4A" w14:textId="77777777" w:rsidR="007F28A1" w:rsidRDefault="007F28A1">
      <w:pPr>
        <w:spacing w:line="240" w:lineRule="exact"/>
        <w:rPr>
          <w:rFonts w:eastAsia="宋体" w:hint="eastAsia"/>
          <w:sz w:val="44"/>
        </w:rPr>
      </w:pPr>
    </w:p>
    <w:p w14:paraId="1AB4944C" w14:textId="77777777" w:rsidR="007F28A1" w:rsidRDefault="007F28A1">
      <w:pPr>
        <w:spacing w:line="240" w:lineRule="exact"/>
        <w:rPr>
          <w:rFonts w:eastAsia="宋体" w:hint="eastAsia"/>
          <w:sz w:val="44"/>
        </w:rPr>
      </w:pPr>
    </w:p>
    <w:p w14:paraId="1CA9F22A" w14:textId="77777777" w:rsidR="007F28A1" w:rsidRDefault="007F28A1">
      <w:pPr>
        <w:spacing w:line="240" w:lineRule="exact"/>
        <w:rPr>
          <w:rFonts w:eastAsia="宋体" w:hint="eastAsia"/>
          <w:sz w:val="44"/>
        </w:rPr>
      </w:pPr>
    </w:p>
    <w:p w14:paraId="3EBC04D5" w14:textId="77777777" w:rsidR="007F28A1" w:rsidRDefault="007F28A1">
      <w:pPr>
        <w:spacing w:line="240" w:lineRule="exact"/>
        <w:rPr>
          <w:rFonts w:eastAsia="宋体" w:hint="eastAsia"/>
          <w:sz w:val="44"/>
        </w:rPr>
      </w:pPr>
    </w:p>
    <w:p w14:paraId="4E123579" w14:textId="77777777" w:rsidR="007F28A1" w:rsidRDefault="007F28A1">
      <w:pPr>
        <w:spacing w:line="240" w:lineRule="exact"/>
        <w:rPr>
          <w:rFonts w:eastAsia="宋体" w:hint="eastAsia"/>
          <w:sz w:val="44"/>
        </w:rPr>
      </w:pPr>
    </w:p>
    <w:p w14:paraId="2B9A317C" w14:textId="77777777" w:rsidR="007F28A1" w:rsidRDefault="007F28A1">
      <w:pPr>
        <w:spacing w:line="240" w:lineRule="exact"/>
        <w:rPr>
          <w:rFonts w:eastAsia="宋体" w:hint="eastAsia"/>
          <w:sz w:val="44"/>
        </w:rPr>
      </w:pPr>
    </w:p>
    <w:p w14:paraId="5569234F" w14:textId="77777777" w:rsidR="007F28A1" w:rsidRDefault="007F28A1">
      <w:pPr>
        <w:spacing w:line="240" w:lineRule="exact"/>
        <w:rPr>
          <w:rFonts w:eastAsia="宋体" w:hint="eastAsia"/>
          <w:sz w:val="44"/>
        </w:rPr>
      </w:pPr>
    </w:p>
    <w:p w14:paraId="3D7C6F8E" w14:textId="77777777" w:rsidR="007F28A1" w:rsidRDefault="007F28A1">
      <w:pPr>
        <w:spacing w:line="240" w:lineRule="exact"/>
        <w:rPr>
          <w:rFonts w:eastAsia="宋体" w:hint="eastAsia"/>
          <w:sz w:val="44"/>
        </w:rPr>
      </w:pPr>
    </w:p>
    <w:p w14:paraId="69D07CF7" w14:textId="77777777" w:rsidR="007F28A1" w:rsidRDefault="007F28A1">
      <w:pPr>
        <w:spacing w:line="240" w:lineRule="exact"/>
        <w:rPr>
          <w:rFonts w:eastAsia="宋体" w:hint="eastAsia"/>
          <w:sz w:val="44"/>
        </w:rPr>
      </w:pPr>
    </w:p>
    <w:p w14:paraId="7E56FC86" w14:textId="77777777" w:rsidR="007F28A1" w:rsidRDefault="007F28A1">
      <w:pPr>
        <w:spacing w:line="240" w:lineRule="exact"/>
        <w:rPr>
          <w:rFonts w:eastAsia="宋体" w:hint="eastAsia"/>
          <w:sz w:val="44"/>
        </w:rPr>
      </w:pPr>
    </w:p>
    <w:p w14:paraId="6A2296FD" w14:textId="77777777" w:rsidR="007F28A1" w:rsidRDefault="007F28A1">
      <w:pPr>
        <w:spacing w:line="240" w:lineRule="exact"/>
        <w:rPr>
          <w:rFonts w:eastAsia="宋体" w:hint="eastAsia"/>
          <w:sz w:val="44"/>
        </w:rPr>
      </w:pPr>
    </w:p>
    <w:p w14:paraId="4C0760EB" w14:textId="77777777" w:rsidR="007F28A1" w:rsidRDefault="007F28A1">
      <w:pPr>
        <w:spacing w:line="240" w:lineRule="exact"/>
        <w:rPr>
          <w:rFonts w:eastAsia="宋体" w:hint="eastAsia"/>
          <w:sz w:val="44"/>
        </w:rPr>
      </w:pPr>
    </w:p>
    <w:p w14:paraId="521DFE9F" w14:textId="77777777" w:rsidR="007F28A1" w:rsidRDefault="007F28A1">
      <w:pPr>
        <w:spacing w:line="240" w:lineRule="exact"/>
        <w:rPr>
          <w:rFonts w:eastAsia="宋体" w:hint="eastAsia"/>
          <w:sz w:val="44"/>
        </w:rPr>
      </w:pPr>
    </w:p>
    <w:p w14:paraId="63BDFF23" w14:textId="77777777" w:rsidR="007F28A1" w:rsidRDefault="007F28A1">
      <w:pPr>
        <w:spacing w:line="240" w:lineRule="exact"/>
        <w:rPr>
          <w:rFonts w:eastAsia="宋体" w:hint="eastAsia"/>
          <w:sz w:val="44"/>
        </w:rPr>
      </w:pPr>
    </w:p>
    <w:p w14:paraId="0AF1D8B4" w14:textId="77777777" w:rsidR="007F28A1" w:rsidRDefault="007F28A1">
      <w:pPr>
        <w:spacing w:line="140" w:lineRule="exact"/>
        <w:rPr>
          <w:rFonts w:eastAsia="宋体" w:hint="eastAsia"/>
          <w:sz w:val="44"/>
        </w:rPr>
      </w:pPr>
    </w:p>
    <w:tbl>
      <w:tblPr>
        <w:tblW w:w="88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
        <w:gridCol w:w="183"/>
        <w:gridCol w:w="2649"/>
        <w:gridCol w:w="900"/>
        <w:gridCol w:w="1665"/>
        <w:gridCol w:w="780"/>
        <w:gridCol w:w="1664"/>
      </w:tblGrid>
      <w:tr w:rsidR="007F28A1" w14:paraId="286CB467" w14:textId="77777777">
        <w:tblPrEx>
          <w:tblCellMar>
            <w:top w:w="0" w:type="dxa"/>
            <w:bottom w:w="0" w:type="dxa"/>
          </w:tblCellMar>
        </w:tblPrEx>
        <w:trPr>
          <w:cantSplit/>
          <w:trHeight w:val="567"/>
        </w:trPr>
        <w:tc>
          <w:tcPr>
            <w:tcW w:w="3852" w:type="dxa"/>
            <w:gridSpan w:val="3"/>
            <w:tcBorders>
              <w:bottom w:val="single" w:sz="4" w:space="0" w:color="auto"/>
            </w:tcBorders>
            <w:vAlign w:val="center"/>
          </w:tcPr>
          <w:p w14:paraId="7B1335F2" w14:textId="77777777" w:rsidR="007F28A1" w:rsidRDefault="007F28A1">
            <w:pPr>
              <w:rPr>
                <w:rFonts w:ascii="宋体" w:eastAsia="宋体" w:hAnsi="宋体" w:hint="eastAsia"/>
                <w:sz w:val="24"/>
                <w:szCs w:val="48"/>
              </w:rPr>
            </w:pPr>
            <w:r>
              <w:rPr>
                <w:rFonts w:ascii="宋体" w:eastAsia="宋体" w:hAnsi="宋体" w:hint="eastAsia"/>
                <w:sz w:val="24"/>
                <w:szCs w:val="48"/>
              </w:rPr>
              <w:t>鉴定机构名称</w:t>
            </w:r>
          </w:p>
        </w:tc>
        <w:tc>
          <w:tcPr>
            <w:tcW w:w="5009" w:type="dxa"/>
            <w:gridSpan w:val="4"/>
            <w:tcBorders>
              <w:bottom w:val="single" w:sz="4" w:space="0" w:color="auto"/>
            </w:tcBorders>
            <w:vAlign w:val="center"/>
          </w:tcPr>
          <w:p w14:paraId="2B098CD6" w14:textId="77777777" w:rsidR="007F28A1" w:rsidRDefault="007F28A1">
            <w:pPr>
              <w:rPr>
                <w:rFonts w:ascii="宋体" w:eastAsia="宋体" w:hAnsi="宋体" w:hint="eastAsia"/>
                <w:sz w:val="24"/>
                <w:szCs w:val="48"/>
              </w:rPr>
            </w:pPr>
          </w:p>
        </w:tc>
      </w:tr>
      <w:tr w:rsidR="007F28A1" w14:paraId="4BB855AD" w14:textId="77777777">
        <w:tblPrEx>
          <w:tblCellMar>
            <w:top w:w="0" w:type="dxa"/>
            <w:bottom w:w="0" w:type="dxa"/>
          </w:tblCellMar>
        </w:tblPrEx>
        <w:trPr>
          <w:cantSplit/>
          <w:trHeight w:val="567"/>
        </w:trPr>
        <w:tc>
          <w:tcPr>
            <w:tcW w:w="3852" w:type="dxa"/>
            <w:gridSpan w:val="3"/>
            <w:tcBorders>
              <w:bottom w:val="single" w:sz="4" w:space="0" w:color="auto"/>
            </w:tcBorders>
            <w:vAlign w:val="center"/>
          </w:tcPr>
          <w:p w14:paraId="6D5191E8" w14:textId="77777777" w:rsidR="007F28A1" w:rsidRDefault="007F28A1">
            <w:pPr>
              <w:rPr>
                <w:rFonts w:ascii="宋体" w:eastAsia="宋体" w:hAnsi="宋体" w:hint="eastAsia"/>
                <w:sz w:val="24"/>
                <w:szCs w:val="48"/>
              </w:rPr>
            </w:pPr>
            <w:r>
              <w:rPr>
                <w:rFonts w:ascii="宋体" w:eastAsia="宋体" w:hAnsi="宋体" w:hint="eastAsia"/>
                <w:sz w:val="24"/>
                <w:szCs w:val="48"/>
              </w:rPr>
              <w:t>鉴定机构资格证书编号</w:t>
            </w:r>
          </w:p>
        </w:tc>
        <w:tc>
          <w:tcPr>
            <w:tcW w:w="5009" w:type="dxa"/>
            <w:gridSpan w:val="4"/>
            <w:tcBorders>
              <w:bottom w:val="single" w:sz="4" w:space="0" w:color="auto"/>
            </w:tcBorders>
            <w:vAlign w:val="center"/>
          </w:tcPr>
          <w:p w14:paraId="6D575DDA" w14:textId="77777777" w:rsidR="007F28A1" w:rsidRDefault="007F28A1">
            <w:pPr>
              <w:rPr>
                <w:rFonts w:ascii="宋体" w:eastAsia="宋体" w:hAnsi="宋体" w:hint="eastAsia"/>
                <w:sz w:val="24"/>
                <w:szCs w:val="48"/>
              </w:rPr>
            </w:pPr>
          </w:p>
        </w:tc>
      </w:tr>
      <w:tr w:rsidR="007F28A1" w14:paraId="02C84F2B" w14:textId="77777777">
        <w:tblPrEx>
          <w:tblCellMar>
            <w:top w:w="0" w:type="dxa"/>
            <w:bottom w:w="0" w:type="dxa"/>
          </w:tblCellMar>
        </w:tblPrEx>
        <w:trPr>
          <w:cantSplit/>
          <w:trHeight w:val="567"/>
        </w:trPr>
        <w:tc>
          <w:tcPr>
            <w:tcW w:w="1203" w:type="dxa"/>
            <w:gridSpan w:val="2"/>
            <w:tcBorders>
              <w:bottom w:val="single" w:sz="4" w:space="0" w:color="auto"/>
            </w:tcBorders>
            <w:vAlign w:val="center"/>
          </w:tcPr>
          <w:p w14:paraId="79BBB3D2" w14:textId="77777777" w:rsidR="007F28A1" w:rsidRDefault="007F28A1">
            <w:pPr>
              <w:rPr>
                <w:rFonts w:ascii="宋体" w:eastAsia="宋体" w:hAnsi="宋体" w:hint="eastAsia"/>
                <w:sz w:val="24"/>
                <w:szCs w:val="48"/>
              </w:rPr>
            </w:pPr>
            <w:r>
              <w:rPr>
                <w:rFonts w:ascii="宋体" w:eastAsia="宋体" w:hAnsi="宋体" w:hint="eastAsia"/>
                <w:sz w:val="24"/>
                <w:szCs w:val="48"/>
              </w:rPr>
              <w:t>负责人</w:t>
            </w:r>
          </w:p>
        </w:tc>
        <w:tc>
          <w:tcPr>
            <w:tcW w:w="2649" w:type="dxa"/>
            <w:tcBorders>
              <w:bottom w:val="single" w:sz="4" w:space="0" w:color="auto"/>
            </w:tcBorders>
            <w:vAlign w:val="center"/>
          </w:tcPr>
          <w:p w14:paraId="30EE87A9" w14:textId="77777777" w:rsidR="007F28A1" w:rsidRDefault="007F28A1">
            <w:pPr>
              <w:rPr>
                <w:rFonts w:ascii="宋体" w:eastAsia="宋体" w:hAnsi="宋体" w:hint="eastAsia"/>
                <w:sz w:val="24"/>
                <w:szCs w:val="48"/>
              </w:rPr>
            </w:pPr>
          </w:p>
        </w:tc>
        <w:tc>
          <w:tcPr>
            <w:tcW w:w="900" w:type="dxa"/>
            <w:tcBorders>
              <w:bottom w:val="single" w:sz="4" w:space="0" w:color="auto"/>
            </w:tcBorders>
            <w:vAlign w:val="center"/>
          </w:tcPr>
          <w:p w14:paraId="49D72859" w14:textId="77777777" w:rsidR="007F28A1" w:rsidRDefault="007F28A1">
            <w:pPr>
              <w:rPr>
                <w:rFonts w:ascii="宋体" w:eastAsia="宋体" w:hAnsi="宋体" w:hint="eastAsia"/>
                <w:sz w:val="24"/>
                <w:szCs w:val="48"/>
              </w:rPr>
            </w:pPr>
            <w:r>
              <w:rPr>
                <w:rFonts w:ascii="宋体" w:eastAsia="宋体" w:hAnsi="宋体" w:hint="eastAsia"/>
                <w:sz w:val="24"/>
                <w:szCs w:val="48"/>
              </w:rPr>
              <w:t>地址</w:t>
            </w:r>
          </w:p>
        </w:tc>
        <w:tc>
          <w:tcPr>
            <w:tcW w:w="4109" w:type="dxa"/>
            <w:gridSpan w:val="3"/>
            <w:tcBorders>
              <w:bottom w:val="single" w:sz="4" w:space="0" w:color="auto"/>
            </w:tcBorders>
            <w:vAlign w:val="center"/>
          </w:tcPr>
          <w:p w14:paraId="5E33C2E2" w14:textId="77777777" w:rsidR="007F28A1" w:rsidRDefault="007F28A1">
            <w:pPr>
              <w:rPr>
                <w:rFonts w:ascii="宋体" w:eastAsia="宋体" w:hAnsi="宋体" w:hint="eastAsia"/>
                <w:sz w:val="24"/>
                <w:szCs w:val="48"/>
              </w:rPr>
            </w:pPr>
          </w:p>
        </w:tc>
      </w:tr>
      <w:tr w:rsidR="007F28A1" w14:paraId="3A095B78" w14:textId="77777777">
        <w:tblPrEx>
          <w:tblCellMar>
            <w:top w:w="0" w:type="dxa"/>
            <w:bottom w:w="0" w:type="dxa"/>
          </w:tblCellMar>
        </w:tblPrEx>
        <w:trPr>
          <w:cantSplit/>
          <w:trHeight w:val="567"/>
        </w:trPr>
        <w:tc>
          <w:tcPr>
            <w:tcW w:w="1203" w:type="dxa"/>
            <w:gridSpan w:val="2"/>
            <w:tcBorders>
              <w:bottom w:val="single" w:sz="4" w:space="0" w:color="auto"/>
            </w:tcBorders>
            <w:vAlign w:val="center"/>
          </w:tcPr>
          <w:p w14:paraId="5991C9C9" w14:textId="77777777" w:rsidR="007F28A1" w:rsidRDefault="007F28A1">
            <w:pPr>
              <w:rPr>
                <w:rFonts w:ascii="宋体" w:eastAsia="宋体" w:hAnsi="宋体" w:hint="eastAsia"/>
                <w:sz w:val="24"/>
                <w:szCs w:val="48"/>
              </w:rPr>
            </w:pPr>
            <w:r>
              <w:rPr>
                <w:rFonts w:ascii="宋体" w:eastAsia="宋体" w:hAnsi="宋体" w:hint="eastAsia"/>
                <w:sz w:val="24"/>
                <w:szCs w:val="48"/>
              </w:rPr>
              <w:t>电  话</w:t>
            </w:r>
          </w:p>
        </w:tc>
        <w:tc>
          <w:tcPr>
            <w:tcW w:w="2649" w:type="dxa"/>
            <w:tcBorders>
              <w:bottom w:val="single" w:sz="4" w:space="0" w:color="auto"/>
            </w:tcBorders>
            <w:vAlign w:val="center"/>
          </w:tcPr>
          <w:p w14:paraId="48F70175" w14:textId="77777777" w:rsidR="007F28A1" w:rsidRDefault="007F28A1">
            <w:pPr>
              <w:rPr>
                <w:rFonts w:ascii="宋体" w:eastAsia="宋体" w:hAnsi="宋体" w:hint="eastAsia"/>
                <w:sz w:val="24"/>
                <w:szCs w:val="48"/>
              </w:rPr>
            </w:pPr>
          </w:p>
        </w:tc>
        <w:tc>
          <w:tcPr>
            <w:tcW w:w="900" w:type="dxa"/>
            <w:tcBorders>
              <w:bottom w:val="single" w:sz="4" w:space="0" w:color="auto"/>
            </w:tcBorders>
            <w:vAlign w:val="center"/>
          </w:tcPr>
          <w:p w14:paraId="46FFC364" w14:textId="77777777" w:rsidR="007F28A1" w:rsidRDefault="007F28A1">
            <w:pPr>
              <w:rPr>
                <w:rFonts w:ascii="宋体" w:eastAsia="宋体" w:hAnsi="宋体" w:hint="eastAsia"/>
                <w:sz w:val="24"/>
                <w:szCs w:val="48"/>
              </w:rPr>
            </w:pPr>
            <w:r>
              <w:rPr>
                <w:rFonts w:ascii="宋体" w:eastAsia="宋体" w:hAnsi="宋体" w:hint="eastAsia"/>
                <w:sz w:val="24"/>
                <w:szCs w:val="48"/>
              </w:rPr>
              <w:t>传真</w:t>
            </w:r>
          </w:p>
        </w:tc>
        <w:tc>
          <w:tcPr>
            <w:tcW w:w="1665" w:type="dxa"/>
            <w:tcBorders>
              <w:bottom w:val="single" w:sz="4" w:space="0" w:color="auto"/>
            </w:tcBorders>
            <w:vAlign w:val="center"/>
          </w:tcPr>
          <w:p w14:paraId="5CF79DA8" w14:textId="77777777" w:rsidR="007F28A1" w:rsidRDefault="007F28A1">
            <w:pPr>
              <w:rPr>
                <w:rFonts w:ascii="宋体" w:eastAsia="宋体" w:hAnsi="宋体" w:hint="eastAsia"/>
                <w:sz w:val="24"/>
                <w:szCs w:val="48"/>
              </w:rPr>
            </w:pPr>
          </w:p>
        </w:tc>
        <w:tc>
          <w:tcPr>
            <w:tcW w:w="780" w:type="dxa"/>
            <w:tcBorders>
              <w:bottom w:val="single" w:sz="4" w:space="0" w:color="auto"/>
            </w:tcBorders>
            <w:vAlign w:val="center"/>
          </w:tcPr>
          <w:p w14:paraId="22681711" w14:textId="77777777" w:rsidR="007F28A1" w:rsidRDefault="007F28A1">
            <w:pPr>
              <w:rPr>
                <w:rFonts w:ascii="宋体" w:eastAsia="宋体" w:hAnsi="宋体" w:hint="eastAsia"/>
                <w:sz w:val="24"/>
                <w:szCs w:val="48"/>
              </w:rPr>
            </w:pPr>
            <w:r>
              <w:rPr>
                <w:rFonts w:ascii="宋体" w:eastAsia="宋体" w:hAnsi="宋体" w:hint="eastAsia"/>
                <w:sz w:val="24"/>
                <w:szCs w:val="48"/>
              </w:rPr>
              <w:t>邮编</w:t>
            </w:r>
          </w:p>
        </w:tc>
        <w:tc>
          <w:tcPr>
            <w:tcW w:w="1664" w:type="dxa"/>
            <w:tcBorders>
              <w:bottom w:val="single" w:sz="4" w:space="0" w:color="auto"/>
            </w:tcBorders>
            <w:vAlign w:val="center"/>
          </w:tcPr>
          <w:p w14:paraId="0E49A346" w14:textId="77777777" w:rsidR="007F28A1" w:rsidRDefault="007F28A1">
            <w:pPr>
              <w:rPr>
                <w:rFonts w:ascii="宋体" w:eastAsia="宋体" w:hAnsi="宋体" w:hint="eastAsia"/>
                <w:sz w:val="24"/>
                <w:szCs w:val="48"/>
              </w:rPr>
            </w:pPr>
          </w:p>
        </w:tc>
      </w:tr>
      <w:tr w:rsidR="007F28A1" w14:paraId="073E1444" w14:textId="77777777">
        <w:tblPrEx>
          <w:tblCellMar>
            <w:top w:w="0" w:type="dxa"/>
            <w:bottom w:w="0" w:type="dxa"/>
          </w:tblCellMar>
        </w:tblPrEx>
        <w:trPr>
          <w:cantSplit/>
          <w:trHeight w:val="2630"/>
        </w:trPr>
        <w:tc>
          <w:tcPr>
            <w:tcW w:w="8861" w:type="dxa"/>
            <w:gridSpan w:val="7"/>
            <w:vAlign w:val="center"/>
          </w:tcPr>
          <w:p w14:paraId="1406D66D" w14:textId="77777777" w:rsidR="007F28A1" w:rsidRDefault="007F28A1">
            <w:pPr>
              <w:widowControl/>
              <w:rPr>
                <w:rFonts w:ascii="宋体" w:eastAsia="宋体" w:hAnsi="宋体" w:cs="宋体" w:hint="eastAsia"/>
                <w:kern w:val="0"/>
                <w:sz w:val="24"/>
                <w:szCs w:val="28"/>
              </w:rPr>
            </w:pPr>
            <w:r>
              <w:rPr>
                <w:rFonts w:ascii="宋体" w:eastAsia="宋体" w:hAnsi="宋体" w:cs="宋体" w:hint="eastAsia"/>
                <w:kern w:val="0"/>
                <w:sz w:val="24"/>
                <w:szCs w:val="28"/>
              </w:rPr>
              <w:t>申请审核的鉴定业务类别（括号内填写“</w:t>
            </w:r>
            <w:r>
              <w:rPr>
                <w:rFonts w:ascii="宋体" w:eastAsia="宋体" w:hAnsi="宋体" w:cs="宋体"/>
                <w:kern w:val="0"/>
                <w:sz w:val="24"/>
                <w:szCs w:val="28"/>
              </w:rPr>
              <w:t>√”）</w:t>
            </w:r>
            <w:r>
              <w:rPr>
                <w:rFonts w:ascii="宋体" w:eastAsia="宋体" w:hAnsi="宋体" w:cs="宋体" w:hint="eastAsia"/>
                <w:kern w:val="0"/>
                <w:sz w:val="24"/>
                <w:szCs w:val="28"/>
              </w:rPr>
              <w:t>：</w:t>
            </w:r>
          </w:p>
          <w:p w14:paraId="655CC02E" w14:textId="77777777" w:rsidR="007F28A1" w:rsidRDefault="007F28A1">
            <w:pPr>
              <w:widowControl/>
              <w:rPr>
                <w:rFonts w:ascii="宋体" w:eastAsia="宋体" w:hAnsi="宋体" w:cs="宋体" w:hint="eastAsia"/>
                <w:kern w:val="0"/>
                <w:sz w:val="24"/>
                <w:szCs w:val="28"/>
              </w:rPr>
            </w:pPr>
            <w:r>
              <w:rPr>
                <w:rFonts w:ascii="宋体" w:eastAsia="宋体" w:hAnsi="宋体" w:cs="宋体"/>
                <w:kern w:val="0"/>
                <w:sz w:val="24"/>
                <w:szCs w:val="28"/>
              </w:rPr>
              <w:t xml:space="preserve">A 法 医 类 [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A1法医病理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A2 法医临床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A3 法医精神病</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32458179" w14:textId="77777777" w:rsidR="007F28A1" w:rsidRDefault="007F28A1">
            <w:pPr>
              <w:widowControl/>
              <w:ind w:leftChars="640" w:left="2113" w:hangingChars="39" w:hanging="92"/>
              <w:rPr>
                <w:rFonts w:ascii="宋体" w:eastAsia="宋体" w:hAnsi="宋体" w:cs="宋体" w:hint="eastAsia"/>
                <w:kern w:val="0"/>
                <w:sz w:val="24"/>
                <w:szCs w:val="28"/>
              </w:rPr>
            </w:pPr>
            <w:r>
              <w:rPr>
                <w:rFonts w:ascii="宋体" w:eastAsia="宋体" w:hAnsi="宋体" w:cs="宋体" w:hint="eastAsia"/>
                <w:kern w:val="0"/>
                <w:sz w:val="24"/>
                <w:szCs w:val="28"/>
              </w:rPr>
              <w:t xml:space="preserve">A4法医物证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A5 法医毒物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2F84D3DA" w14:textId="77777777" w:rsidR="007F28A1" w:rsidRDefault="007F28A1">
            <w:pPr>
              <w:widowControl/>
              <w:rPr>
                <w:rFonts w:ascii="宋体" w:eastAsia="宋体" w:hAnsi="宋体" w:cs="宋体" w:hint="eastAsia"/>
                <w:kern w:val="0"/>
                <w:sz w:val="24"/>
                <w:szCs w:val="28"/>
              </w:rPr>
            </w:pPr>
            <w:r>
              <w:rPr>
                <w:rFonts w:ascii="宋体" w:eastAsia="宋体" w:hAnsi="宋体" w:cs="宋体"/>
                <w:kern w:val="0"/>
                <w:sz w:val="24"/>
                <w:szCs w:val="28"/>
              </w:rPr>
              <w:t xml:space="preserve">B </w:t>
            </w:r>
            <w:r>
              <w:rPr>
                <w:rFonts w:ascii="宋体" w:eastAsia="宋体" w:hAnsi="宋体" w:cs="宋体" w:hint="eastAsia"/>
                <w:kern w:val="0"/>
                <w:sz w:val="24"/>
                <w:szCs w:val="28"/>
              </w:rPr>
              <w:t xml:space="preserve">物 证 类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B1</w:t>
            </w:r>
            <w:r>
              <w:rPr>
                <w:rFonts w:ascii="宋体" w:eastAsia="宋体" w:hAnsi="宋体" w:cs="宋体"/>
                <w:kern w:val="0"/>
                <w:sz w:val="24"/>
                <w:szCs w:val="28"/>
              </w:rPr>
              <w:t>文件检验</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B2</w:t>
            </w:r>
            <w:r>
              <w:rPr>
                <w:rFonts w:ascii="宋体" w:eastAsia="宋体" w:hAnsi="宋体" w:cs="宋体"/>
                <w:kern w:val="0"/>
                <w:sz w:val="24"/>
                <w:szCs w:val="28"/>
              </w:rPr>
              <w:t xml:space="preserve"> 痕迹检验 [ </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B3</w:t>
            </w:r>
            <w:r>
              <w:rPr>
                <w:rFonts w:ascii="宋体" w:eastAsia="宋体" w:hAnsi="宋体" w:cs="宋体"/>
                <w:kern w:val="0"/>
                <w:sz w:val="24"/>
                <w:szCs w:val="28"/>
              </w:rPr>
              <w:t xml:space="preserve"> </w:t>
            </w:r>
            <w:r>
              <w:rPr>
                <w:rFonts w:ascii="宋体" w:eastAsia="宋体" w:hAnsi="宋体" w:cs="宋体" w:hint="eastAsia"/>
                <w:kern w:val="0"/>
                <w:sz w:val="24"/>
                <w:szCs w:val="28"/>
              </w:rPr>
              <w:t>理化检验</w:t>
            </w:r>
            <w:r>
              <w:rPr>
                <w:rFonts w:ascii="宋体" w:eastAsia="宋体" w:hAnsi="宋体" w:cs="宋体"/>
                <w:kern w:val="0"/>
                <w:sz w:val="24"/>
                <w:szCs w:val="28"/>
              </w:rPr>
              <w:t xml:space="preserve"> [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15C02452" w14:textId="77777777" w:rsidR="007F28A1" w:rsidRDefault="007F28A1">
            <w:pPr>
              <w:rPr>
                <w:rFonts w:ascii="宋体" w:eastAsia="宋体" w:hAnsi="宋体" w:cs="宋体" w:hint="eastAsia"/>
                <w:kern w:val="0"/>
                <w:sz w:val="24"/>
                <w:szCs w:val="28"/>
              </w:rPr>
            </w:pPr>
            <w:r>
              <w:rPr>
                <w:rFonts w:ascii="宋体" w:eastAsia="宋体" w:hAnsi="宋体" w:cs="宋体" w:hint="eastAsia"/>
                <w:kern w:val="0"/>
                <w:sz w:val="24"/>
                <w:szCs w:val="28"/>
              </w:rPr>
              <w:t>C</w:t>
            </w:r>
            <w:r>
              <w:rPr>
                <w:rFonts w:ascii="宋体" w:eastAsia="宋体" w:hAnsi="宋体" w:cs="宋体"/>
                <w:kern w:val="0"/>
                <w:sz w:val="24"/>
                <w:szCs w:val="28"/>
              </w:rPr>
              <w:t xml:space="preserve"> 声像资料 [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D 司法会计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E</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心理测试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tc>
      </w:tr>
      <w:tr w:rsidR="007F28A1" w14:paraId="01A5BFB8" w14:textId="77777777">
        <w:tblPrEx>
          <w:tblCellMar>
            <w:top w:w="0" w:type="dxa"/>
            <w:bottom w:w="0" w:type="dxa"/>
          </w:tblCellMar>
        </w:tblPrEx>
        <w:trPr>
          <w:cantSplit/>
          <w:trHeight w:val="2630"/>
        </w:trPr>
        <w:tc>
          <w:tcPr>
            <w:tcW w:w="1020" w:type="dxa"/>
            <w:vAlign w:val="center"/>
          </w:tcPr>
          <w:p w14:paraId="739C2A33" w14:textId="77777777" w:rsidR="007F28A1" w:rsidRDefault="007F28A1">
            <w:pPr>
              <w:widowControl/>
              <w:jc w:val="center"/>
              <w:rPr>
                <w:rFonts w:ascii="宋体" w:eastAsia="宋体" w:hAnsi="宋体" w:cs="宋体" w:hint="eastAsia"/>
                <w:kern w:val="0"/>
                <w:sz w:val="24"/>
                <w:szCs w:val="28"/>
              </w:rPr>
            </w:pPr>
            <w:r>
              <w:rPr>
                <w:rFonts w:ascii="宋体" w:eastAsia="宋体" w:hAnsi="宋体" w:cs="宋体" w:hint="eastAsia"/>
                <w:kern w:val="0"/>
                <w:sz w:val="24"/>
                <w:szCs w:val="28"/>
              </w:rPr>
              <w:t>鉴定</w:t>
            </w:r>
          </w:p>
          <w:p w14:paraId="490BDAE4" w14:textId="77777777" w:rsidR="007F28A1" w:rsidRDefault="007F28A1">
            <w:pPr>
              <w:widowControl/>
              <w:jc w:val="center"/>
              <w:rPr>
                <w:rFonts w:ascii="宋体" w:eastAsia="宋体" w:hAnsi="宋体" w:cs="宋体" w:hint="eastAsia"/>
                <w:kern w:val="0"/>
                <w:sz w:val="24"/>
                <w:szCs w:val="28"/>
              </w:rPr>
            </w:pPr>
            <w:r>
              <w:rPr>
                <w:rFonts w:ascii="宋体" w:eastAsia="宋体" w:hAnsi="宋体" w:cs="宋体" w:hint="eastAsia"/>
                <w:kern w:val="0"/>
                <w:sz w:val="24"/>
                <w:szCs w:val="28"/>
              </w:rPr>
              <w:t>工作</w:t>
            </w:r>
          </w:p>
          <w:p w14:paraId="66D93A1D" w14:textId="77777777" w:rsidR="007F28A1" w:rsidRDefault="007F28A1">
            <w:pPr>
              <w:widowControl/>
              <w:jc w:val="center"/>
              <w:rPr>
                <w:rFonts w:ascii="宋体" w:eastAsia="宋体" w:hAnsi="宋体" w:cs="宋体" w:hint="eastAsia"/>
                <w:kern w:val="0"/>
                <w:sz w:val="24"/>
                <w:szCs w:val="28"/>
              </w:rPr>
            </w:pPr>
            <w:r>
              <w:rPr>
                <w:rFonts w:ascii="宋体" w:eastAsia="宋体" w:hAnsi="宋体" w:cs="宋体" w:hint="eastAsia"/>
                <w:kern w:val="0"/>
                <w:sz w:val="24"/>
                <w:szCs w:val="28"/>
              </w:rPr>
              <w:t>小结</w:t>
            </w:r>
          </w:p>
          <w:p w14:paraId="369749D8" w14:textId="77777777" w:rsidR="007F28A1" w:rsidRDefault="007F28A1">
            <w:pPr>
              <w:widowControl/>
              <w:rPr>
                <w:rFonts w:ascii="宋体" w:eastAsia="宋体" w:hAnsi="宋体" w:cs="宋体" w:hint="eastAsia"/>
                <w:kern w:val="0"/>
                <w:sz w:val="24"/>
                <w:szCs w:val="28"/>
              </w:rPr>
            </w:pPr>
          </w:p>
        </w:tc>
        <w:tc>
          <w:tcPr>
            <w:tcW w:w="7841" w:type="dxa"/>
            <w:gridSpan w:val="6"/>
            <w:vAlign w:val="center"/>
          </w:tcPr>
          <w:p w14:paraId="64F8BF1B" w14:textId="77777777" w:rsidR="007F28A1" w:rsidRDefault="007F28A1">
            <w:pPr>
              <w:widowControl/>
              <w:spacing w:line="240" w:lineRule="exact"/>
              <w:rPr>
                <w:rFonts w:ascii="宋体" w:eastAsia="宋体" w:hAnsi="宋体" w:cs="宋体" w:hint="eastAsia"/>
                <w:kern w:val="0"/>
                <w:sz w:val="24"/>
                <w:szCs w:val="28"/>
              </w:rPr>
            </w:pPr>
          </w:p>
          <w:p w14:paraId="35C84E45" w14:textId="77777777" w:rsidR="007F28A1" w:rsidRDefault="007F28A1">
            <w:pPr>
              <w:widowControl/>
              <w:spacing w:line="240" w:lineRule="exact"/>
              <w:rPr>
                <w:rFonts w:ascii="宋体" w:eastAsia="宋体" w:hAnsi="宋体" w:cs="宋体" w:hint="eastAsia"/>
                <w:kern w:val="0"/>
                <w:sz w:val="24"/>
                <w:szCs w:val="28"/>
              </w:rPr>
            </w:pPr>
          </w:p>
          <w:p w14:paraId="606F7047" w14:textId="77777777" w:rsidR="007F28A1" w:rsidRDefault="007F28A1">
            <w:pPr>
              <w:widowControl/>
              <w:spacing w:line="240" w:lineRule="exact"/>
              <w:rPr>
                <w:rFonts w:ascii="宋体" w:eastAsia="宋体" w:hAnsi="宋体" w:cs="宋体" w:hint="eastAsia"/>
                <w:kern w:val="0"/>
                <w:sz w:val="24"/>
                <w:szCs w:val="28"/>
              </w:rPr>
            </w:pPr>
          </w:p>
          <w:p w14:paraId="2E332B03" w14:textId="77777777" w:rsidR="007F28A1" w:rsidRDefault="007F28A1">
            <w:pPr>
              <w:widowControl/>
              <w:spacing w:line="240" w:lineRule="exact"/>
              <w:rPr>
                <w:rFonts w:ascii="宋体" w:eastAsia="宋体" w:hAnsi="宋体" w:cs="宋体" w:hint="eastAsia"/>
                <w:kern w:val="0"/>
                <w:sz w:val="24"/>
                <w:szCs w:val="28"/>
              </w:rPr>
            </w:pPr>
          </w:p>
          <w:p w14:paraId="7C05D60C" w14:textId="77777777" w:rsidR="007F28A1" w:rsidRDefault="007F28A1">
            <w:pPr>
              <w:widowControl/>
              <w:spacing w:line="240" w:lineRule="exact"/>
              <w:rPr>
                <w:rFonts w:ascii="宋体" w:eastAsia="宋体" w:hAnsi="宋体" w:cs="宋体" w:hint="eastAsia"/>
                <w:kern w:val="0"/>
                <w:sz w:val="24"/>
                <w:szCs w:val="28"/>
              </w:rPr>
            </w:pPr>
          </w:p>
          <w:p w14:paraId="06F180E6" w14:textId="77777777" w:rsidR="007F28A1" w:rsidRDefault="007F28A1">
            <w:pPr>
              <w:widowControl/>
              <w:spacing w:line="240" w:lineRule="exact"/>
              <w:rPr>
                <w:rFonts w:ascii="宋体" w:eastAsia="宋体" w:hAnsi="宋体" w:cs="宋体" w:hint="eastAsia"/>
                <w:kern w:val="0"/>
                <w:sz w:val="24"/>
                <w:szCs w:val="28"/>
              </w:rPr>
            </w:pPr>
          </w:p>
          <w:p w14:paraId="79EAB8D0" w14:textId="77777777" w:rsidR="007F28A1" w:rsidRDefault="007F28A1">
            <w:pPr>
              <w:widowControl/>
              <w:spacing w:line="240" w:lineRule="exact"/>
              <w:rPr>
                <w:rFonts w:ascii="宋体" w:eastAsia="宋体" w:hAnsi="宋体" w:cs="宋体" w:hint="eastAsia"/>
                <w:kern w:val="0"/>
                <w:sz w:val="24"/>
                <w:szCs w:val="28"/>
              </w:rPr>
            </w:pPr>
          </w:p>
          <w:p w14:paraId="3CC10BC8" w14:textId="77777777" w:rsidR="007F28A1" w:rsidRDefault="007F28A1">
            <w:pPr>
              <w:widowControl/>
              <w:spacing w:line="240" w:lineRule="exact"/>
              <w:rPr>
                <w:rFonts w:ascii="宋体" w:eastAsia="宋体" w:hAnsi="宋体" w:cs="宋体" w:hint="eastAsia"/>
                <w:kern w:val="0"/>
                <w:sz w:val="24"/>
                <w:szCs w:val="28"/>
              </w:rPr>
            </w:pPr>
          </w:p>
          <w:p w14:paraId="54EDDA30" w14:textId="77777777" w:rsidR="007F28A1" w:rsidRDefault="007F28A1">
            <w:pPr>
              <w:widowControl/>
              <w:spacing w:line="240" w:lineRule="exact"/>
              <w:rPr>
                <w:rFonts w:ascii="宋体" w:eastAsia="宋体" w:hAnsi="宋体" w:cs="宋体" w:hint="eastAsia"/>
                <w:kern w:val="0"/>
                <w:sz w:val="24"/>
                <w:szCs w:val="28"/>
              </w:rPr>
            </w:pPr>
          </w:p>
          <w:p w14:paraId="43D837CF" w14:textId="77777777" w:rsidR="007F28A1" w:rsidRDefault="007F28A1">
            <w:pPr>
              <w:widowControl/>
              <w:spacing w:line="240" w:lineRule="exact"/>
              <w:rPr>
                <w:rFonts w:ascii="宋体" w:eastAsia="宋体" w:hAnsi="宋体" w:cs="宋体" w:hint="eastAsia"/>
                <w:kern w:val="0"/>
                <w:sz w:val="24"/>
                <w:szCs w:val="28"/>
              </w:rPr>
            </w:pPr>
          </w:p>
          <w:p w14:paraId="58E1C7E8" w14:textId="77777777" w:rsidR="007F28A1" w:rsidRDefault="007F28A1">
            <w:pPr>
              <w:widowControl/>
              <w:spacing w:line="240" w:lineRule="exact"/>
              <w:rPr>
                <w:rFonts w:ascii="宋体" w:eastAsia="宋体" w:hAnsi="宋体" w:cs="宋体" w:hint="eastAsia"/>
                <w:kern w:val="0"/>
                <w:sz w:val="24"/>
                <w:szCs w:val="28"/>
              </w:rPr>
            </w:pPr>
          </w:p>
          <w:p w14:paraId="68BEE299" w14:textId="77777777" w:rsidR="007F28A1" w:rsidRDefault="007F28A1">
            <w:pPr>
              <w:widowControl/>
              <w:spacing w:line="240" w:lineRule="exact"/>
              <w:rPr>
                <w:rFonts w:ascii="宋体" w:eastAsia="宋体" w:hAnsi="宋体" w:cs="宋体" w:hint="eastAsia"/>
                <w:kern w:val="0"/>
                <w:sz w:val="24"/>
                <w:szCs w:val="28"/>
              </w:rPr>
            </w:pPr>
          </w:p>
          <w:p w14:paraId="7E08072E" w14:textId="77777777" w:rsidR="007F28A1" w:rsidRDefault="007F28A1">
            <w:pPr>
              <w:widowControl/>
              <w:spacing w:line="240" w:lineRule="exact"/>
              <w:rPr>
                <w:rFonts w:ascii="宋体" w:eastAsia="宋体" w:hAnsi="宋体" w:cs="宋体" w:hint="eastAsia"/>
                <w:kern w:val="0"/>
                <w:sz w:val="24"/>
                <w:szCs w:val="28"/>
              </w:rPr>
            </w:pPr>
          </w:p>
          <w:p w14:paraId="15087CBB" w14:textId="77777777" w:rsidR="007F28A1" w:rsidRDefault="007F28A1">
            <w:pPr>
              <w:widowControl/>
              <w:rPr>
                <w:rFonts w:ascii="宋体" w:eastAsia="宋体" w:hAnsi="宋体" w:cs="宋体" w:hint="eastAsia"/>
                <w:kern w:val="0"/>
                <w:sz w:val="24"/>
                <w:szCs w:val="28"/>
              </w:rPr>
            </w:pPr>
          </w:p>
        </w:tc>
      </w:tr>
      <w:tr w:rsidR="007F28A1" w14:paraId="57710730" w14:textId="77777777">
        <w:tblPrEx>
          <w:tblCellMar>
            <w:top w:w="0" w:type="dxa"/>
            <w:bottom w:w="0" w:type="dxa"/>
          </w:tblCellMar>
        </w:tblPrEx>
        <w:trPr>
          <w:cantSplit/>
          <w:trHeight w:val="2630"/>
        </w:trPr>
        <w:tc>
          <w:tcPr>
            <w:tcW w:w="8861" w:type="dxa"/>
            <w:gridSpan w:val="7"/>
          </w:tcPr>
          <w:p w14:paraId="4EB8A8A5" w14:textId="77777777" w:rsidR="007F28A1" w:rsidRDefault="007F28A1">
            <w:pPr>
              <w:widowControl/>
              <w:rPr>
                <w:rFonts w:ascii="宋体" w:eastAsia="宋体" w:hAnsi="宋体" w:cs="宋体" w:hint="eastAsia"/>
                <w:kern w:val="0"/>
                <w:sz w:val="24"/>
                <w:szCs w:val="28"/>
              </w:rPr>
            </w:pPr>
            <w:r>
              <w:rPr>
                <w:rFonts w:ascii="宋体" w:eastAsia="宋体" w:hAnsi="宋体" w:cs="宋体" w:hint="eastAsia"/>
                <w:kern w:val="0"/>
                <w:sz w:val="24"/>
                <w:szCs w:val="28"/>
              </w:rPr>
              <w:t>登记管理部门审核意见：</w:t>
            </w:r>
          </w:p>
          <w:p w14:paraId="1D2AA1A1" w14:textId="77777777" w:rsidR="007F28A1" w:rsidRDefault="007F28A1">
            <w:pPr>
              <w:widowControl/>
              <w:rPr>
                <w:rFonts w:ascii="宋体" w:eastAsia="宋体" w:hAnsi="宋体" w:cs="宋体" w:hint="eastAsia"/>
                <w:kern w:val="0"/>
                <w:sz w:val="24"/>
                <w:szCs w:val="28"/>
              </w:rPr>
            </w:pPr>
          </w:p>
          <w:p w14:paraId="07875AB5" w14:textId="77777777" w:rsidR="007F28A1" w:rsidRDefault="007F28A1">
            <w:pPr>
              <w:widowControl/>
              <w:rPr>
                <w:rFonts w:ascii="宋体" w:eastAsia="宋体" w:hAnsi="宋体" w:cs="宋体" w:hint="eastAsia"/>
                <w:kern w:val="0"/>
                <w:sz w:val="24"/>
                <w:szCs w:val="28"/>
              </w:rPr>
            </w:pPr>
          </w:p>
          <w:p w14:paraId="6EAF9496" w14:textId="77777777" w:rsidR="007F28A1" w:rsidRDefault="007F28A1">
            <w:pPr>
              <w:widowControl/>
              <w:rPr>
                <w:rFonts w:ascii="宋体" w:eastAsia="宋体" w:hAnsi="宋体" w:cs="宋体" w:hint="eastAsia"/>
                <w:kern w:val="0"/>
                <w:sz w:val="24"/>
                <w:szCs w:val="28"/>
              </w:rPr>
            </w:pPr>
          </w:p>
          <w:p w14:paraId="60E43F98" w14:textId="77777777" w:rsidR="007F28A1" w:rsidRDefault="007F28A1">
            <w:pPr>
              <w:widowControl/>
              <w:ind w:firstLineChars="2957" w:firstLine="6974"/>
              <w:rPr>
                <w:rFonts w:ascii="宋体" w:eastAsia="宋体" w:hAnsi="宋体" w:cs="宋体" w:hint="eastAsia"/>
                <w:kern w:val="0"/>
                <w:sz w:val="24"/>
                <w:szCs w:val="28"/>
              </w:rPr>
            </w:pPr>
            <w:r>
              <w:rPr>
                <w:rFonts w:ascii="宋体" w:eastAsia="宋体" w:hAnsi="宋体" w:cs="宋体" w:hint="eastAsia"/>
                <w:kern w:val="0"/>
                <w:sz w:val="24"/>
                <w:szCs w:val="28"/>
              </w:rPr>
              <w:t>（公  章）</w:t>
            </w:r>
          </w:p>
          <w:p w14:paraId="2F6882DC" w14:textId="77777777" w:rsidR="007F28A1" w:rsidRDefault="007F28A1">
            <w:pPr>
              <w:widowControl/>
              <w:ind w:firstLineChars="2863" w:firstLine="6753"/>
              <w:rPr>
                <w:rFonts w:ascii="宋体" w:eastAsia="宋体" w:hAnsi="宋体" w:cs="宋体" w:hint="eastAsia"/>
                <w:kern w:val="0"/>
                <w:sz w:val="24"/>
                <w:szCs w:val="28"/>
              </w:rPr>
            </w:pPr>
            <w:r>
              <w:rPr>
                <w:rFonts w:ascii="宋体" w:eastAsia="宋体" w:hAnsi="宋体" w:cs="宋体" w:hint="eastAsia"/>
                <w:kern w:val="0"/>
                <w:sz w:val="24"/>
                <w:szCs w:val="28"/>
              </w:rPr>
              <w:t>年    月    日</w:t>
            </w:r>
          </w:p>
        </w:tc>
      </w:tr>
    </w:tbl>
    <w:p w14:paraId="262DB167" w14:textId="77777777" w:rsidR="007F28A1" w:rsidRDefault="007F28A1">
      <w:pPr>
        <w:jc w:val="center"/>
        <w:rPr>
          <w:rFonts w:eastAsia="宋体" w:hint="eastAsia"/>
          <w:color w:val="000000"/>
          <w:sz w:val="44"/>
        </w:rPr>
      </w:pPr>
      <w:r>
        <w:rPr>
          <w:rFonts w:eastAsia="宋体" w:hint="eastAsia"/>
          <w:color w:val="000000"/>
          <w:sz w:val="44"/>
        </w:rPr>
        <w:t>鉴定人名册</w:t>
      </w:r>
    </w:p>
    <w:p w14:paraId="41FB84A6" w14:textId="77777777" w:rsidR="007F28A1" w:rsidRDefault="007F28A1">
      <w:pPr>
        <w:spacing w:line="240" w:lineRule="exact"/>
        <w:jc w:val="center"/>
        <w:rPr>
          <w:rFonts w:eastAsia="宋体" w:hint="eastAsia"/>
          <w:color w:val="000000"/>
          <w:sz w:val="44"/>
        </w:rPr>
      </w:pPr>
    </w:p>
    <w:tbl>
      <w:tblPr>
        <w:tblW w:w="88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4"/>
        <w:gridCol w:w="1218"/>
        <w:gridCol w:w="1050"/>
        <w:gridCol w:w="1414"/>
        <w:gridCol w:w="2225"/>
        <w:gridCol w:w="1540"/>
      </w:tblGrid>
      <w:tr w:rsidR="007F28A1" w14:paraId="2581DD77" w14:textId="77777777">
        <w:tblPrEx>
          <w:tblCellMar>
            <w:top w:w="0" w:type="dxa"/>
            <w:bottom w:w="0" w:type="dxa"/>
          </w:tblCellMar>
        </w:tblPrEx>
        <w:trPr>
          <w:trHeight w:val="567"/>
        </w:trPr>
        <w:tc>
          <w:tcPr>
            <w:tcW w:w="1414" w:type="dxa"/>
            <w:vAlign w:val="center"/>
          </w:tcPr>
          <w:p w14:paraId="691CB20A"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姓  名</w:t>
            </w:r>
          </w:p>
        </w:tc>
        <w:tc>
          <w:tcPr>
            <w:tcW w:w="1218" w:type="dxa"/>
            <w:vAlign w:val="center"/>
          </w:tcPr>
          <w:p w14:paraId="0CE70C64"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鉴定业</w:t>
            </w:r>
          </w:p>
          <w:p w14:paraId="16D31B3E"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务类别</w:t>
            </w:r>
          </w:p>
        </w:tc>
        <w:tc>
          <w:tcPr>
            <w:tcW w:w="1050" w:type="dxa"/>
            <w:vAlign w:val="center"/>
          </w:tcPr>
          <w:p w14:paraId="3BC8D4DE"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专业技</w:t>
            </w:r>
          </w:p>
          <w:p w14:paraId="229B1D18"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术职称</w:t>
            </w:r>
          </w:p>
        </w:tc>
        <w:tc>
          <w:tcPr>
            <w:tcW w:w="1414" w:type="dxa"/>
            <w:vAlign w:val="center"/>
          </w:tcPr>
          <w:p w14:paraId="33B7F065"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学历及学位</w:t>
            </w:r>
          </w:p>
        </w:tc>
        <w:tc>
          <w:tcPr>
            <w:tcW w:w="2225" w:type="dxa"/>
            <w:vAlign w:val="center"/>
          </w:tcPr>
          <w:p w14:paraId="328E21E4"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所在单位</w:t>
            </w:r>
          </w:p>
        </w:tc>
        <w:tc>
          <w:tcPr>
            <w:tcW w:w="1540" w:type="dxa"/>
            <w:vAlign w:val="center"/>
          </w:tcPr>
          <w:p w14:paraId="11B70172"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鉴定人资格</w:t>
            </w:r>
          </w:p>
          <w:p w14:paraId="34BF2F2F" w14:textId="77777777" w:rsidR="007F28A1" w:rsidRDefault="007F28A1">
            <w:pPr>
              <w:spacing w:line="280" w:lineRule="exact"/>
              <w:jc w:val="center"/>
              <w:rPr>
                <w:rFonts w:ascii="宋体" w:eastAsia="宋体" w:hAnsi="宋体" w:hint="eastAsia"/>
                <w:sz w:val="24"/>
                <w:szCs w:val="48"/>
              </w:rPr>
            </w:pPr>
            <w:r>
              <w:rPr>
                <w:rFonts w:ascii="宋体" w:eastAsia="宋体" w:hAnsi="宋体" w:hint="eastAsia"/>
                <w:sz w:val="24"/>
                <w:szCs w:val="48"/>
              </w:rPr>
              <w:t>证书编号</w:t>
            </w:r>
          </w:p>
        </w:tc>
      </w:tr>
      <w:tr w:rsidR="007F28A1" w14:paraId="6C0175FE" w14:textId="77777777">
        <w:tblPrEx>
          <w:tblCellMar>
            <w:top w:w="0" w:type="dxa"/>
            <w:bottom w:w="0" w:type="dxa"/>
          </w:tblCellMar>
        </w:tblPrEx>
        <w:trPr>
          <w:trHeight w:val="567"/>
        </w:trPr>
        <w:tc>
          <w:tcPr>
            <w:tcW w:w="1414" w:type="dxa"/>
            <w:vAlign w:val="center"/>
          </w:tcPr>
          <w:p w14:paraId="0219EB56" w14:textId="77777777" w:rsidR="007F28A1" w:rsidRDefault="007F28A1">
            <w:pPr>
              <w:rPr>
                <w:rFonts w:ascii="宋体" w:hAnsi="宋体" w:hint="eastAsia"/>
                <w:sz w:val="28"/>
                <w:szCs w:val="48"/>
              </w:rPr>
            </w:pPr>
          </w:p>
        </w:tc>
        <w:tc>
          <w:tcPr>
            <w:tcW w:w="1218" w:type="dxa"/>
            <w:vAlign w:val="center"/>
          </w:tcPr>
          <w:p w14:paraId="3765F232" w14:textId="77777777" w:rsidR="007F28A1" w:rsidRDefault="007F28A1">
            <w:pPr>
              <w:jc w:val="center"/>
              <w:rPr>
                <w:rFonts w:ascii="宋体" w:hAnsi="宋体" w:hint="eastAsia"/>
                <w:sz w:val="28"/>
                <w:szCs w:val="48"/>
              </w:rPr>
            </w:pPr>
          </w:p>
        </w:tc>
        <w:tc>
          <w:tcPr>
            <w:tcW w:w="1050" w:type="dxa"/>
            <w:vAlign w:val="center"/>
          </w:tcPr>
          <w:p w14:paraId="5D094B98" w14:textId="77777777" w:rsidR="007F28A1" w:rsidRDefault="007F28A1">
            <w:pPr>
              <w:jc w:val="center"/>
              <w:rPr>
                <w:rFonts w:ascii="宋体" w:hAnsi="宋体" w:hint="eastAsia"/>
                <w:sz w:val="28"/>
                <w:szCs w:val="48"/>
              </w:rPr>
            </w:pPr>
          </w:p>
        </w:tc>
        <w:tc>
          <w:tcPr>
            <w:tcW w:w="1414" w:type="dxa"/>
            <w:vAlign w:val="center"/>
          </w:tcPr>
          <w:p w14:paraId="48A5F87C" w14:textId="77777777" w:rsidR="007F28A1" w:rsidRDefault="007F28A1">
            <w:pPr>
              <w:jc w:val="center"/>
              <w:rPr>
                <w:rFonts w:ascii="宋体" w:hAnsi="宋体" w:hint="eastAsia"/>
                <w:sz w:val="28"/>
                <w:szCs w:val="48"/>
              </w:rPr>
            </w:pPr>
          </w:p>
        </w:tc>
        <w:tc>
          <w:tcPr>
            <w:tcW w:w="2225" w:type="dxa"/>
            <w:vAlign w:val="center"/>
          </w:tcPr>
          <w:p w14:paraId="223A86F7" w14:textId="77777777" w:rsidR="007F28A1" w:rsidRDefault="007F28A1">
            <w:pPr>
              <w:jc w:val="center"/>
              <w:rPr>
                <w:rFonts w:ascii="宋体" w:hAnsi="宋体" w:hint="eastAsia"/>
                <w:sz w:val="28"/>
                <w:szCs w:val="48"/>
              </w:rPr>
            </w:pPr>
          </w:p>
        </w:tc>
        <w:tc>
          <w:tcPr>
            <w:tcW w:w="1540" w:type="dxa"/>
            <w:vAlign w:val="center"/>
          </w:tcPr>
          <w:p w14:paraId="3A586402" w14:textId="77777777" w:rsidR="007F28A1" w:rsidRDefault="007F28A1">
            <w:pPr>
              <w:jc w:val="center"/>
              <w:rPr>
                <w:rFonts w:ascii="宋体" w:hAnsi="宋体" w:hint="eastAsia"/>
                <w:sz w:val="28"/>
                <w:szCs w:val="48"/>
              </w:rPr>
            </w:pPr>
          </w:p>
        </w:tc>
      </w:tr>
      <w:tr w:rsidR="007F28A1" w14:paraId="1211C8A4" w14:textId="77777777">
        <w:tblPrEx>
          <w:tblCellMar>
            <w:top w:w="0" w:type="dxa"/>
            <w:bottom w:w="0" w:type="dxa"/>
          </w:tblCellMar>
        </w:tblPrEx>
        <w:trPr>
          <w:trHeight w:val="567"/>
        </w:trPr>
        <w:tc>
          <w:tcPr>
            <w:tcW w:w="1414" w:type="dxa"/>
            <w:vAlign w:val="center"/>
          </w:tcPr>
          <w:p w14:paraId="0F18863D" w14:textId="77777777" w:rsidR="007F28A1" w:rsidRDefault="007F28A1">
            <w:pPr>
              <w:jc w:val="center"/>
              <w:rPr>
                <w:rFonts w:ascii="宋体" w:hAnsi="宋体" w:hint="eastAsia"/>
                <w:sz w:val="28"/>
                <w:szCs w:val="48"/>
              </w:rPr>
            </w:pPr>
          </w:p>
        </w:tc>
        <w:tc>
          <w:tcPr>
            <w:tcW w:w="1218" w:type="dxa"/>
            <w:vAlign w:val="center"/>
          </w:tcPr>
          <w:p w14:paraId="3AE29A77" w14:textId="77777777" w:rsidR="007F28A1" w:rsidRDefault="007F28A1">
            <w:pPr>
              <w:jc w:val="center"/>
              <w:rPr>
                <w:rFonts w:ascii="宋体" w:hAnsi="宋体" w:hint="eastAsia"/>
                <w:sz w:val="28"/>
                <w:szCs w:val="48"/>
              </w:rPr>
            </w:pPr>
          </w:p>
        </w:tc>
        <w:tc>
          <w:tcPr>
            <w:tcW w:w="1050" w:type="dxa"/>
            <w:vAlign w:val="center"/>
          </w:tcPr>
          <w:p w14:paraId="224CABF0" w14:textId="77777777" w:rsidR="007F28A1" w:rsidRDefault="007F28A1">
            <w:pPr>
              <w:jc w:val="center"/>
              <w:rPr>
                <w:rFonts w:ascii="宋体" w:hAnsi="宋体" w:hint="eastAsia"/>
                <w:sz w:val="28"/>
                <w:szCs w:val="48"/>
              </w:rPr>
            </w:pPr>
          </w:p>
        </w:tc>
        <w:tc>
          <w:tcPr>
            <w:tcW w:w="1414" w:type="dxa"/>
            <w:vAlign w:val="center"/>
          </w:tcPr>
          <w:p w14:paraId="726CCE75" w14:textId="77777777" w:rsidR="007F28A1" w:rsidRDefault="007F28A1">
            <w:pPr>
              <w:jc w:val="center"/>
              <w:rPr>
                <w:rFonts w:ascii="宋体" w:hAnsi="宋体" w:hint="eastAsia"/>
                <w:sz w:val="28"/>
                <w:szCs w:val="48"/>
              </w:rPr>
            </w:pPr>
          </w:p>
        </w:tc>
        <w:tc>
          <w:tcPr>
            <w:tcW w:w="2225" w:type="dxa"/>
            <w:vAlign w:val="center"/>
          </w:tcPr>
          <w:p w14:paraId="53394827" w14:textId="77777777" w:rsidR="007F28A1" w:rsidRDefault="007F28A1">
            <w:pPr>
              <w:jc w:val="center"/>
              <w:rPr>
                <w:rFonts w:ascii="宋体" w:hAnsi="宋体" w:hint="eastAsia"/>
                <w:sz w:val="28"/>
                <w:szCs w:val="48"/>
              </w:rPr>
            </w:pPr>
          </w:p>
        </w:tc>
        <w:tc>
          <w:tcPr>
            <w:tcW w:w="1540" w:type="dxa"/>
            <w:vAlign w:val="center"/>
          </w:tcPr>
          <w:p w14:paraId="5791DE80" w14:textId="77777777" w:rsidR="007F28A1" w:rsidRDefault="007F28A1">
            <w:pPr>
              <w:jc w:val="center"/>
              <w:rPr>
                <w:rFonts w:ascii="宋体" w:hAnsi="宋体" w:hint="eastAsia"/>
                <w:sz w:val="28"/>
                <w:szCs w:val="48"/>
              </w:rPr>
            </w:pPr>
          </w:p>
        </w:tc>
      </w:tr>
      <w:tr w:rsidR="007F28A1" w14:paraId="4F2E6B8D" w14:textId="77777777">
        <w:tblPrEx>
          <w:tblCellMar>
            <w:top w:w="0" w:type="dxa"/>
            <w:bottom w:w="0" w:type="dxa"/>
          </w:tblCellMar>
        </w:tblPrEx>
        <w:trPr>
          <w:trHeight w:val="567"/>
        </w:trPr>
        <w:tc>
          <w:tcPr>
            <w:tcW w:w="1414" w:type="dxa"/>
            <w:vAlign w:val="center"/>
          </w:tcPr>
          <w:p w14:paraId="4F4B03E2" w14:textId="77777777" w:rsidR="007F28A1" w:rsidRDefault="007F28A1">
            <w:pPr>
              <w:jc w:val="center"/>
              <w:rPr>
                <w:rFonts w:ascii="宋体" w:hAnsi="宋体" w:hint="eastAsia"/>
                <w:sz w:val="28"/>
                <w:szCs w:val="48"/>
              </w:rPr>
            </w:pPr>
          </w:p>
        </w:tc>
        <w:tc>
          <w:tcPr>
            <w:tcW w:w="1218" w:type="dxa"/>
            <w:vAlign w:val="center"/>
          </w:tcPr>
          <w:p w14:paraId="0BE0D9CF" w14:textId="77777777" w:rsidR="007F28A1" w:rsidRDefault="007F28A1">
            <w:pPr>
              <w:jc w:val="center"/>
              <w:rPr>
                <w:rFonts w:ascii="宋体" w:hAnsi="宋体" w:hint="eastAsia"/>
                <w:sz w:val="28"/>
                <w:szCs w:val="48"/>
              </w:rPr>
            </w:pPr>
          </w:p>
        </w:tc>
        <w:tc>
          <w:tcPr>
            <w:tcW w:w="1050" w:type="dxa"/>
            <w:vAlign w:val="center"/>
          </w:tcPr>
          <w:p w14:paraId="4C109278" w14:textId="77777777" w:rsidR="007F28A1" w:rsidRDefault="007F28A1">
            <w:pPr>
              <w:jc w:val="center"/>
              <w:rPr>
                <w:rFonts w:ascii="宋体" w:hAnsi="宋体" w:hint="eastAsia"/>
                <w:sz w:val="28"/>
                <w:szCs w:val="48"/>
              </w:rPr>
            </w:pPr>
          </w:p>
        </w:tc>
        <w:tc>
          <w:tcPr>
            <w:tcW w:w="1414" w:type="dxa"/>
            <w:vAlign w:val="center"/>
          </w:tcPr>
          <w:p w14:paraId="32CFEF3E" w14:textId="77777777" w:rsidR="007F28A1" w:rsidRDefault="007F28A1">
            <w:pPr>
              <w:jc w:val="center"/>
              <w:rPr>
                <w:rFonts w:ascii="宋体" w:hAnsi="宋体" w:hint="eastAsia"/>
                <w:sz w:val="28"/>
                <w:szCs w:val="48"/>
              </w:rPr>
            </w:pPr>
          </w:p>
        </w:tc>
        <w:tc>
          <w:tcPr>
            <w:tcW w:w="2225" w:type="dxa"/>
            <w:vAlign w:val="center"/>
          </w:tcPr>
          <w:p w14:paraId="6E19FBB5" w14:textId="77777777" w:rsidR="007F28A1" w:rsidRDefault="007F28A1">
            <w:pPr>
              <w:jc w:val="center"/>
              <w:rPr>
                <w:rFonts w:ascii="宋体" w:hAnsi="宋体" w:hint="eastAsia"/>
                <w:sz w:val="28"/>
                <w:szCs w:val="48"/>
              </w:rPr>
            </w:pPr>
          </w:p>
        </w:tc>
        <w:tc>
          <w:tcPr>
            <w:tcW w:w="1540" w:type="dxa"/>
            <w:vAlign w:val="center"/>
          </w:tcPr>
          <w:p w14:paraId="75DA34F4" w14:textId="77777777" w:rsidR="007F28A1" w:rsidRDefault="007F28A1">
            <w:pPr>
              <w:jc w:val="center"/>
              <w:rPr>
                <w:rFonts w:ascii="宋体" w:hAnsi="宋体" w:hint="eastAsia"/>
                <w:sz w:val="28"/>
                <w:szCs w:val="48"/>
              </w:rPr>
            </w:pPr>
          </w:p>
        </w:tc>
      </w:tr>
      <w:tr w:rsidR="007F28A1" w14:paraId="524B68D1" w14:textId="77777777">
        <w:tblPrEx>
          <w:tblCellMar>
            <w:top w:w="0" w:type="dxa"/>
            <w:bottom w:w="0" w:type="dxa"/>
          </w:tblCellMar>
        </w:tblPrEx>
        <w:trPr>
          <w:trHeight w:val="567"/>
        </w:trPr>
        <w:tc>
          <w:tcPr>
            <w:tcW w:w="1414" w:type="dxa"/>
            <w:vAlign w:val="center"/>
          </w:tcPr>
          <w:p w14:paraId="42E0E441" w14:textId="77777777" w:rsidR="007F28A1" w:rsidRDefault="007F28A1">
            <w:pPr>
              <w:jc w:val="center"/>
              <w:rPr>
                <w:rFonts w:ascii="宋体" w:hAnsi="宋体" w:hint="eastAsia"/>
                <w:sz w:val="28"/>
                <w:szCs w:val="48"/>
              </w:rPr>
            </w:pPr>
          </w:p>
        </w:tc>
        <w:tc>
          <w:tcPr>
            <w:tcW w:w="1218" w:type="dxa"/>
            <w:vAlign w:val="center"/>
          </w:tcPr>
          <w:p w14:paraId="48A157E5" w14:textId="77777777" w:rsidR="007F28A1" w:rsidRDefault="007F28A1">
            <w:pPr>
              <w:jc w:val="center"/>
              <w:rPr>
                <w:rFonts w:ascii="宋体" w:hAnsi="宋体" w:hint="eastAsia"/>
                <w:sz w:val="28"/>
                <w:szCs w:val="48"/>
              </w:rPr>
            </w:pPr>
          </w:p>
        </w:tc>
        <w:tc>
          <w:tcPr>
            <w:tcW w:w="1050" w:type="dxa"/>
            <w:vAlign w:val="center"/>
          </w:tcPr>
          <w:p w14:paraId="70B5D490" w14:textId="77777777" w:rsidR="007F28A1" w:rsidRDefault="007F28A1">
            <w:pPr>
              <w:jc w:val="center"/>
              <w:rPr>
                <w:rFonts w:ascii="宋体" w:hAnsi="宋体" w:hint="eastAsia"/>
                <w:sz w:val="28"/>
                <w:szCs w:val="48"/>
              </w:rPr>
            </w:pPr>
          </w:p>
        </w:tc>
        <w:tc>
          <w:tcPr>
            <w:tcW w:w="1414" w:type="dxa"/>
            <w:vAlign w:val="center"/>
          </w:tcPr>
          <w:p w14:paraId="0AA8997E" w14:textId="77777777" w:rsidR="007F28A1" w:rsidRDefault="007F28A1">
            <w:pPr>
              <w:jc w:val="center"/>
              <w:rPr>
                <w:rFonts w:ascii="宋体" w:hAnsi="宋体" w:hint="eastAsia"/>
                <w:sz w:val="28"/>
                <w:szCs w:val="48"/>
              </w:rPr>
            </w:pPr>
          </w:p>
        </w:tc>
        <w:tc>
          <w:tcPr>
            <w:tcW w:w="2225" w:type="dxa"/>
            <w:vAlign w:val="center"/>
          </w:tcPr>
          <w:p w14:paraId="01152FF3" w14:textId="77777777" w:rsidR="007F28A1" w:rsidRDefault="007F28A1">
            <w:pPr>
              <w:jc w:val="center"/>
              <w:rPr>
                <w:rFonts w:ascii="宋体" w:hAnsi="宋体" w:hint="eastAsia"/>
                <w:sz w:val="28"/>
                <w:szCs w:val="48"/>
              </w:rPr>
            </w:pPr>
          </w:p>
        </w:tc>
        <w:tc>
          <w:tcPr>
            <w:tcW w:w="1540" w:type="dxa"/>
            <w:vAlign w:val="center"/>
          </w:tcPr>
          <w:p w14:paraId="24DD2118" w14:textId="77777777" w:rsidR="007F28A1" w:rsidRDefault="007F28A1">
            <w:pPr>
              <w:jc w:val="center"/>
              <w:rPr>
                <w:rFonts w:ascii="宋体" w:hAnsi="宋体" w:hint="eastAsia"/>
                <w:sz w:val="28"/>
                <w:szCs w:val="48"/>
              </w:rPr>
            </w:pPr>
          </w:p>
        </w:tc>
      </w:tr>
      <w:tr w:rsidR="007F28A1" w14:paraId="554BA02F" w14:textId="77777777">
        <w:tblPrEx>
          <w:tblCellMar>
            <w:top w:w="0" w:type="dxa"/>
            <w:bottom w:w="0" w:type="dxa"/>
          </w:tblCellMar>
        </w:tblPrEx>
        <w:trPr>
          <w:trHeight w:val="567"/>
        </w:trPr>
        <w:tc>
          <w:tcPr>
            <w:tcW w:w="1414" w:type="dxa"/>
            <w:vAlign w:val="center"/>
          </w:tcPr>
          <w:p w14:paraId="3200E9C3" w14:textId="77777777" w:rsidR="007F28A1" w:rsidRDefault="007F28A1">
            <w:pPr>
              <w:jc w:val="center"/>
              <w:rPr>
                <w:rFonts w:ascii="宋体" w:hAnsi="宋体" w:hint="eastAsia"/>
                <w:sz w:val="28"/>
                <w:szCs w:val="48"/>
              </w:rPr>
            </w:pPr>
          </w:p>
        </w:tc>
        <w:tc>
          <w:tcPr>
            <w:tcW w:w="1218" w:type="dxa"/>
            <w:vAlign w:val="center"/>
          </w:tcPr>
          <w:p w14:paraId="6814B91A" w14:textId="77777777" w:rsidR="007F28A1" w:rsidRDefault="007F28A1">
            <w:pPr>
              <w:jc w:val="center"/>
              <w:rPr>
                <w:rFonts w:ascii="宋体" w:hAnsi="宋体" w:hint="eastAsia"/>
                <w:sz w:val="28"/>
                <w:szCs w:val="48"/>
              </w:rPr>
            </w:pPr>
          </w:p>
        </w:tc>
        <w:tc>
          <w:tcPr>
            <w:tcW w:w="1050" w:type="dxa"/>
            <w:vAlign w:val="center"/>
          </w:tcPr>
          <w:p w14:paraId="7E0DFD6C" w14:textId="77777777" w:rsidR="007F28A1" w:rsidRDefault="007F28A1">
            <w:pPr>
              <w:jc w:val="center"/>
              <w:rPr>
                <w:rFonts w:ascii="宋体" w:hAnsi="宋体" w:hint="eastAsia"/>
                <w:sz w:val="28"/>
                <w:szCs w:val="48"/>
              </w:rPr>
            </w:pPr>
          </w:p>
        </w:tc>
        <w:tc>
          <w:tcPr>
            <w:tcW w:w="1414" w:type="dxa"/>
            <w:vAlign w:val="center"/>
          </w:tcPr>
          <w:p w14:paraId="79C01669" w14:textId="77777777" w:rsidR="007F28A1" w:rsidRDefault="007F28A1">
            <w:pPr>
              <w:jc w:val="center"/>
              <w:rPr>
                <w:rFonts w:ascii="宋体" w:hAnsi="宋体" w:hint="eastAsia"/>
                <w:sz w:val="28"/>
                <w:szCs w:val="48"/>
              </w:rPr>
            </w:pPr>
          </w:p>
        </w:tc>
        <w:tc>
          <w:tcPr>
            <w:tcW w:w="2225" w:type="dxa"/>
            <w:vAlign w:val="center"/>
          </w:tcPr>
          <w:p w14:paraId="5928B5DA" w14:textId="77777777" w:rsidR="007F28A1" w:rsidRDefault="007F28A1">
            <w:pPr>
              <w:jc w:val="center"/>
              <w:rPr>
                <w:rFonts w:ascii="宋体" w:hAnsi="宋体" w:hint="eastAsia"/>
                <w:sz w:val="28"/>
                <w:szCs w:val="48"/>
              </w:rPr>
            </w:pPr>
          </w:p>
        </w:tc>
        <w:tc>
          <w:tcPr>
            <w:tcW w:w="1540" w:type="dxa"/>
            <w:vAlign w:val="center"/>
          </w:tcPr>
          <w:p w14:paraId="09D541D8" w14:textId="77777777" w:rsidR="007F28A1" w:rsidRDefault="007F28A1">
            <w:pPr>
              <w:jc w:val="center"/>
              <w:rPr>
                <w:rFonts w:ascii="宋体" w:hAnsi="宋体" w:hint="eastAsia"/>
                <w:sz w:val="28"/>
                <w:szCs w:val="48"/>
              </w:rPr>
            </w:pPr>
          </w:p>
        </w:tc>
      </w:tr>
      <w:tr w:rsidR="007F28A1" w14:paraId="2C122368" w14:textId="77777777">
        <w:tblPrEx>
          <w:tblCellMar>
            <w:top w:w="0" w:type="dxa"/>
            <w:bottom w:w="0" w:type="dxa"/>
          </w:tblCellMar>
        </w:tblPrEx>
        <w:trPr>
          <w:trHeight w:val="567"/>
        </w:trPr>
        <w:tc>
          <w:tcPr>
            <w:tcW w:w="1414" w:type="dxa"/>
            <w:vAlign w:val="center"/>
          </w:tcPr>
          <w:p w14:paraId="514D0510" w14:textId="77777777" w:rsidR="007F28A1" w:rsidRDefault="007F28A1">
            <w:pPr>
              <w:jc w:val="center"/>
              <w:rPr>
                <w:rFonts w:ascii="宋体" w:hAnsi="宋体" w:hint="eastAsia"/>
                <w:sz w:val="28"/>
                <w:szCs w:val="48"/>
              </w:rPr>
            </w:pPr>
          </w:p>
        </w:tc>
        <w:tc>
          <w:tcPr>
            <w:tcW w:w="1218" w:type="dxa"/>
            <w:vAlign w:val="center"/>
          </w:tcPr>
          <w:p w14:paraId="12C8166D" w14:textId="77777777" w:rsidR="007F28A1" w:rsidRDefault="007F28A1">
            <w:pPr>
              <w:jc w:val="center"/>
              <w:rPr>
                <w:rFonts w:ascii="宋体" w:hAnsi="宋体" w:hint="eastAsia"/>
                <w:sz w:val="28"/>
                <w:szCs w:val="48"/>
              </w:rPr>
            </w:pPr>
          </w:p>
        </w:tc>
        <w:tc>
          <w:tcPr>
            <w:tcW w:w="1050" w:type="dxa"/>
            <w:vAlign w:val="center"/>
          </w:tcPr>
          <w:p w14:paraId="2110FE62" w14:textId="77777777" w:rsidR="007F28A1" w:rsidRDefault="007F28A1">
            <w:pPr>
              <w:jc w:val="center"/>
              <w:rPr>
                <w:rFonts w:ascii="宋体" w:hAnsi="宋体" w:hint="eastAsia"/>
                <w:sz w:val="28"/>
                <w:szCs w:val="48"/>
              </w:rPr>
            </w:pPr>
          </w:p>
        </w:tc>
        <w:tc>
          <w:tcPr>
            <w:tcW w:w="1414" w:type="dxa"/>
            <w:vAlign w:val="center"/>
          </w:tcPr>
          <w:p w14:paraId="23FBC494" w14:textId="77777777" w:rsidR="007F28A1" w:rsidRDefault="007F28A1">
            <w:pPr>
              <w:jc w:val="center"/>
              <w:rPr>
                <w:rFonts w:ascii="宋体" w:hAnsi="宋体" w:hint="eastAsia"/>
                <w:sz w:val="28"/>
                <w:szCs w:val="48"/>
              </w:rPr>
            </w:pPr>
          </w:p>
        </w:tc>
        <w:tc>
          <w:tcPr>
            <w:tcW w:w="2225" w:type="dxa"/>
            <w:vAlign w:val="center"/>
          </w:tcPr>
          <w:p w14:paraId="0CB1267A" w14:textId="77777777" w:rsidR="007F28A1" w:rsidRDefault="007F28A1">
            <w:pPr>
              <w:jc w:val="center"/>
              <w:rPr>
                <w:rFonts w:ascii="宋体" w:hAnsi="宋体" w:hint="eastAsia"/>
                <w:sz w:val="28"/>
                <w:szCs w:val="48"/>
              </w:rPr>
            </w:pPr>
          </w:p>
        </w:tc>
        <w:tc>
          <w:tcPr>
            <w:tcW w:w="1540" w:type="dxa"/>
            <w:vAlign w:val="center"/>
          </w:tcPr>
          <w:p w14:paraId="031DDF74" w14:textId="77777777" w:rsidR="007F28A1" w:rsidRDefault="007F28A1">
            <w:pPr>
              <w:jc w:val="center"/>
              <w:rPr>
                <w:rFonts w:ascii="宋体" w:hAnsi="宋体" w:hint="eastAsia"/>
                <w:sz w:val="28"/>
                <w:szCs w:val="48"/>
              </w:rPr>
            </w:pPr>
          </w:p>
        </w:tc>
      </w:tr>
      <w:tr w:rsidR="007F28A1" w14:paraId="35787592" w14:textId="77777777">
        <w:tblPrEx>
          <w:tblCellMar>
            <w:top w:w="0" w:type="dxa"/>
            <w:bottom w:w="0" w:type="dxa"/>
          </w:tblCellMar>
        </w:tblPrEx>
        <w:trPr>
          <w:trHeight w:val="567"/>
        </w:trPr>
        <w:tc>
          <w:tcPr>
            <w:tcW w:w="1414" w:type="dxa"/>
            <w:vAlign w:val="center"/>
          </w:tcPr>
          <w:p w14:paraId="4EE52473" w14:textId="77777777" w:rsidR="007F28A1" w:rsidRDefault="007F28A1">
            <w:pPr>
              <w:jc w:val="center"/>
              <w:rPr>
                <w:rFonts w:ascii="宋体" w:hAnsi="宋体" w:hint="eastAsia"/>
                <w:sz w:val="28"/>
                <w:szCs w:val="48"/>
              </w:rPr>
            </w:pPr>
          </w:p>
        </w:tc>
        <w:tc>
          <w:tcPr>
            <w:tcW w:w="1218" w:type="dxa"/>
            <w:vAlign w:val="center"/>
          </w:tcPr>
          <w:p w14:paraId="47B42E30" w14:textId="77777777" w:rsidR="007F28A1" w:rsidRDefault="007F28A1">
            <w:pPr>
              <w:jc w:val="center"/>
              <w:rPr>
                <w:rFonts w:ascii="宋体" w:hAnsi="宋体" w:hint="eastAsia"/>
                <w:sz w:val="28"/>
                <w:szCs w:val="48"/>
              </w:rPr>
            </w:pPr>
          </w:p>
        </w:tc>
        <w:tc>
          <w:tcPr>
            <w:tcW w:w="1050" w:type="dxa"/>
            <w:vAlign w:val="center"/>
          </w:tcPr>
          <w:p w14:paraId="665CBC2E" w14:textId="77777777" w:rsidR="007F28A1" w:rsidRDefault="007F28A1">
            <w:pPr>
              <w:jc w:val="center"/>
              <w:rPr>
                <w:rFonts w:ascii="宋体" w:hAnsi="宋体" w:hint="eastAsia"/>
                <w:sz w:val="28"/>
                <w:szCs w:val="48"/>
              </w:rPr>
            </w:pPr>
          </w:p>
        </w:tc>
        <w:tc>
          <w:tcPr>
            <w:tcW w:w="1414" w:type="dxa"/>
            <w:vAlign w:val="center"/>
          </w:tcPr>
          <w:p w14:paraId="0EAC1B43" w14:textId="77777777" w:rsidR="007F28A1" w:rsidRDefault="007F28A1">
            <w:pPr>
              <w:jc w:val="center"/>
              <w:rPr>
                <w:rFonts w:ascii="宋体" w:hAnsi="宋体" w:hint="eastAsia"/>
                <w:sz w:val="28"/>
                <w:szCs w:val="48"/>
              </w:rPr>
            </w:pPr>
          </w:p>
        </w:tc>
        <w:tc>
          <w:tcPr>
            <w:tcW w:w="2225" w:type="dxa"/>
            <w:vAlign w:val="center"/>
          </w:tcPr>
          <w:p w14:paraId="7B9E980D" w14:textId="77777777" w:rsidR="007F28A1" w:rsidRDefault="007F28A1">
            <w:pPr>
              <w:jc w:val="center"/>
              <w:rPr>
                <w:rFonts w:ascii="宋体" w:hAnsi="宋体" w:hint="eastAsia"/>
                <w:sz w:val="28"/>
                <w:szCs w:val="48"/>
              </w:rPr>
            </w:pPr>
          </w:p>
        </w:tc>
        <w:tc>
          <w:tcPr>
            <w:tcW w:w="1540" w:type="dxa"/>
            <w:vAlign w:val="center"/>
          </w:tcPr>
          <w:p w14:paraId="0E3C2C34" w14:textId="77777777" w:rsidR="007F28A1" w:rsidRDefault="007F28A1">
            <w:pPr>
              <w:jc w:val="center"/>
              <w:rPr>
                <w:rFonts w:ascii="宋体" w:hAnsi="宋体" w:hint="eastAsia"/>
                <w:sz w:val="28"/>
                <w:szCs w:val="48"/>
              </w:rPr>
            </w:pPr>
          </w:p>
        </w:tc>
      </w:tr>
      <w:tr w:rsidR="007F28A1" w14:paraId="51F067EE" w14:textId="77777777">
        <w:tblPrEx>
          <w:tblCellMar>
            <w:top w:w="0" w:type="dxa"/>
            <w:bottom w:w="0" w:type="dxa"/>
          </w:tblCellMar>
        </w:tblPrEx>
        <w:trPr>
          <w:trHeight w:val="567"/>
        </w:trPr>
        <w:tc>
          <w:tcPr>
            <w:tcW w:w="1414" w:type="dxa"/>
            <w:vAlign w:val="center"/>
          </w:tcPr>
          <w:p w14:paraId="69434218" w14:textId="77777777" w:rsidR="007F28A1" w:rsidRDefault="007F28A1">
            <w:pPr>
              <w:jc w:val="center"/>
              <w:rPr>
                <w:rFonts w:ascii="宋体" w:hAnsi="宋体" w:hint="eastAsia"/>
                <w:sz w:val="28"/>
                <w:szCs w:val="48"/>
              </w:rPr>
            </w:pPr>
          </w:p>
        </w:tc>
        <w:tc>
          <w:tcPr>
            <w:tcW w:w="1218" w:type="dxa"/>
            <w:vAlign w:val="center"/>
          </w:tcPr>
          <w:p w14:paraId="544B8DAD" w14:textId="77777777" w:rsidR="007F28A1" w:rsidRDefault="007F28A1">
            <w:pPr>
              <w:jc w:val="center"/>
              <w:rPr>
                <w:rFonts w:ascii="宋体" w:hAnsi="宋体" w:hint="eastAsia"/>
                <w:sz w:val="28"/>
                <w:szCs w:val="48"/>
              </w:rPr>
            </w:pPr>
          </w:p>
        </w:tc>
        <w:tc>
          <w:tcPr>
            <w:tcW w:w="1050" w:type="dxa"/>
            <w:vAlign w:val="center"/>
          </w:tcPr>
          <w:p w14:paraId="71870275" w14:textId="77777777" w:rsidR="007F28A1" w:rsidRDefault="007F28A1">
            <w:pPr>
              <w:jc w:val="center"/>
              <w:rPr>
                <w:rFonts w:ascii="宋体" w:hAnsi="宋体" w:hint="eastAsia"/>
                <w:sz w:val="28"/>
                <w:szCs w:val="48"/>
              </w:rPr>
            </w:pPr>
          </w:p>
        </w:tc>
        <w:tc>
          <w:tcPr>
            <w:tcW w:w="1414" w:type="dxa"/>
            <w:vAlign w:val="center"/>
          </w:tcPr>
          <w:p w14:paraId="63762FD3" w14:textId="77777777" w:rsidR="007F28A1" w:rsidRDefault="007F28A1">
            <w:pPr>
              <w:jc w:val="center"/>
              <w:rPr>
                <w:rFonts w:ascii="宋体" w:hAnsi="宋体" w:hint="eastAsia"/>
                <w:sz w:val="28"/>
                <w:szCs w:val="48"/>
              </w:rPr>
            </w:pPr>
          </w:p>
        </w:tc>
        <w:tc>
          <w:tcPr>
            <w:tcW w:w="2225" w:type="dxa"/>
            <w:vAlign w:val="center"/>
          </w:tcPr>
          <w:p w14:paraId="48158C17" w14:textId="77777777" w:rsidR="007F28A1" w:rsidRDefault="007F28A1">
            <w:pPr>
              <w:jc w:val="center"/>
              <w:rPr>
                <w:rFonts w:ascii="宋体" w:hAnsi="宋体" w:hint="eastAsia"/>
                <w:sz w:val="28"/>
                <w:szCs w:val="48"/>
              </w:rPr>
            </w:pPr>
          </w:p>
        </w:tc>
        <w:tc>
          <w:tcPr>
            <w:tcW w:w="1540" w:type="dxa"/>
            <w:vAlign w:val="center"/>
          </w:tcPr>
          <w:p w14:paraId="7DAC3168" w14:textId="77777777" w:rsidR="007F28A1" w:rsidRDefault="007F28A1">
            <w:pPr>
              <w:jc w:val="center"/>
              <w:rPr>
                <w:rFonts w:ascii="宋体" w:hAnsi="宋体" w:hint="eastAsia"/>
                <w:sz w:val="28"/>
                <w:szCs w:val="48"/>
              </w:rPr>
            </w:pPr>
          </w:p>
        </w:tc>
      </w:tr>
      <w:tr w:rsidR="007F28A1" w14:paraId="4CE318CF" w14:textId="77777777">
        <w:tblPrEx>
          <w:tblCellMar>
            <w:top w:w="0" w:type="dxa"/>
            <w:bottom w:w="0" w:type="dxa"/>
          </w:tblCellMar>
        </w:tblPrEx>
        <w:trPr>
          <w:trHeight w:val="567"/>
        </w:trPr>
        <w:tc>
          <w:tcPr>
            <w:tcW w:w="1414" w:type="dxa"/>
            <w:vAlign w:val="center"/>
          </w:tcPr>
          <w:p w14:paraId="0ECFE6C3" w14:textId="77777777" w:rsidR="007F28A1" w:rsidRDefault="007F28A1">
            <w:pPr>
              <w:jc w:val="center"/>
              <w:rPr>
                <w:rFonts w:ascii="宋体" w:hAnsi="宋体" w:hint="eastAsia"/>
                <w:sz w:val="28"/>
                <w:szCs w:val="48"/>
              </w:rPr>
            </w:pPr>
          </w:p>
        </w:tc>
        <w:tc>
          <w:tcPr>
            <w:tcW w:w="1218" w:type="dxa"/>
            <w:vAlign w:val="center"/>
          </w:tcPr>
          <w:p w14:paraId="58D47D63" w14:textId="77777777" w:rsidR="007F28A1" w:rsidRDefault="007F28A1">
            <w:pPr>
              <w:jc w:val="center"/>
              <w:rPr>
                <w:rFonts w:ascii="宋体" w:hAnsi="宋体" w:hint="eastAsia"/>
                <w:sz w:val="28"/>
                <w:szCs w:val="48"/>
              </w:rPr>
            </w:pPr>
          </w:p>
        </w:tc>
        <w:tc>
          <w:tcPr>
            <w:tcW w:w="1050" w:type="dxa"/>
            <w:vAlign w:val="center"/>
          </w:tcPr>
          <w:p w14:paraId="6ADB21CB" w14:textId="77777777" w:rsidR="007F28A1" w:rsidRDefault="007F28A1">
            <w:pPr>
              <w:jc w:val="center"/>
              <w:rPr>
                <w:rFonts w:ascii="宋体" w:hAnsi="宋体" w:hint="eastAsia"/>
                <w:sz w:val="28"/>
                <w:szCs w:val="48"/>
              </w:rPr>
            </w:pPr>
          </w:p>
        </w:tc>
        <w:tc>
          <w:tcPr>
            <w:tcW w:w="1414" w:type="dxa"/>
            <w:vAlign w:val="center"/>
          </w:tcPr>
          <w:p w14:paraId="73AC58FC" w14:textId="77777777" w:rsidR="007F28A1" w:rsidRDefault="007F28A1">
            <w:pPr>
              <w:jc w:val="center"/>
              <w:rPr>
                <w:rFonts w:ascii="宋体" w:hAnsi="宋体" w:hint="eastAsia"/>
                <w:sz w:val="28"/>
                <w:szCs w:val="48"/>
              </w:rPr>
            </w:pPr>
          </w:p>
        </w:tc>
        <w:tc>
          <w:tcPr>
            <w:tcW w:w="2225" w:type="dxa"/>
            <w:vAlign w:val="center"/>
          </w:tcPr>
          <w:p w14:paraId="35DEBFA5" w14:textId="77777777" w:rsidR="007F28A1" w:rsidRDefault="007F28A1">
            <w:pPr>
              <w:jc w:val="center"/>
              <w:rPr>
                <w:rFonts w:ascii="宋体" w:hAnsi="宋体" w:hint="eastAsia"/>
                <w:sz w:val="28"/>
                <w:szCs w:val="48"/>
              </w:rPr>
            </w:pPr>
          </w:p>
        </w:tc>
        <w:tc>
          <w:tcPr>
            <w:tcW w:w="1540" w:type="dxa"/>
            <w:vAlign w:val="center"/>
          </w:tcPr>
          <w:p w14:paraId="3D6AFFC6" w14:textId="77777777" w:rsidR="007F28A1" w:rsidRDefault="007F28A1">
            <w:pPr>
              <w:jc w:val="center"/>
              <w:rPr>
                <w:rFonts w:ascii="宋体" w:hAnsi="宋体" w:hint="eastAsia"/>
                <w:sz w:val="28"/>
                <w:szCs w:val="48"/>
              </w:rPr>
            </w:pPr>
          </w:p>
        </w:tc>
      </w:tr>
      <w:tr w:rsidR="007F28A1" w14:paraId="40E8C026" w14:textId="77777777">
        <w:tblPrEx>
          <w:tblCellMar>
            <w:top w:w="0" w:type="dxa"/>
            <w:bottom w:w="0" w:type="dxa"/>
          </w:tblCellMar>
        </w:tblPrEx>
        <w:trPr>
          <w:trHeight w:val="567"/>
        </w:trPr>
        <w:tc>
          <w:tcPr>
            <w:tcW w:w="1414" w:type="dxa"/>
            <w:vAlign w:val="center"/>
          </w:tcPr>
          <w:p w14:paraId="3F3B9AC9" w14:textId="77777777" w:rsidR="007F28A1" w:rsidRDefault="007F28A1">
            <w:pPr>
              <w:jc w:val="center"/>
              <w:rPr>
                <w:rFonts w:ascii="宋体" w:hAnsi="宋体" w:hint="eastAsia"/>
                <w:sz w:val="28"/>
                <w:szCs w:val="48"/>
              </w:rPr>
            </w:pPr>
          </w:p>
        </w:tc>
        <w:tc>
          <w:tcPr>
            <w:tcW w:w="1218" w:type="dxa"/>
            <w:vAlign w:val="center"/>
          </w:tcPr>
          <w:p w14:paraId="6CADE5D6" w14:textId="77777777" w:rsidR="007F28A1" w:rsidRDefault="007F28A1">
            <w:pPr>
              <w:jc w:val="center"/>
              <w:rPr>
                <w:rFonts w:ascii="宋体" w:hAnsi="宋体" w:hint="eastAsia"/>
                <w:sz w:val="28"/>
                <w:szCs w:val="48"/>
              </w:rPr>
            </w:pPr>
          </w:p>
        </w:tc>
        <w:tc>
          <w:tcPr>
            <w:tcW w:w="1050" w:type="dxa"/>
            <w:vAlign w:val="center"/>
          </w:tcPr>
          <w:p w14:paraId="66573442" w14:textId="77777777" w:rsidR="007F28A1" w:rsidRDefault="007F28A1">
            <w:pPr>
              <w:jc w:val="center"/>
              <w:rPr>
                <w:rFonts w:ascii="宋体" w:hAnsi="宋体" w:hint="eastAsia"/>
                <w:sz w:val="28"/>
                <w:szCs w:val="48"/>
              </w:rPr>
            </w:pPr>
          </w:p>
        </w:tc>
        <w:tc>
          <w:tcPr>
            <w:tcW w:w="1414" w:type="dxa"/>
            <w:vAlign w:val="center"/>
          </w:tcPr>
          <w:p w14:paraId="3A7CA902" w14:textId="77777777" w:rsidR="007F28A1" w:rsidRDefault="007F28A1">
            <w:pPr>
              <w:jc w:val="center"/>
              <w:rPr>
                <w:rFonts w:ascii="宋体" w:hAnsi="宋体" w:hint="eastAsia"/>
                <w:sz w:val="28"/>
                <w:szCs w:val="48"/>
              </w:rPr>
            </w:pPr>
          </w:p>
        </w:tc>
        <w:tc>
          <w:tcPr>
            <w:tcW w:w="2225" w:type="dxa"/>
            <w:vAlign w:val="center"/>
          </w:tcPr>
          <w:p w14:paraId="5B6C942E" w14:textId="77777777" w:rsidR="007F28A1" w:rsidRDefault="007F28A1">
            <w:pPr>
              <w:jc w:val="center"/>
              <w:rPr>
                <w:rFonts w:ascii="宋体" w:hAnsi="宋体" w:hint="eastAsia"/>
                <w:sz w:val="28"/>
                <w:szCs w:val="48"/>
              </w:rPr>
            </w:pPr>
          </w:p>
        </w:tc>
        <w:tc>
          <w:tcPr>
            <w:tcW w:w="1540" w:type="dxa"/>
            <w:vAlign w:val="center"/>
          </w:tcPr>
          <w:p w14:paraId="6F7D9C79" w14:textId="77777777" w:rsidR="007F28A1" w:rsidRDefault="007F28A1">
            <w:pPr>
              <w:jc w:val="center"/>
              <w:rPr>
                <w:rFonts w:ascii="宋体" w:hAnsi="宋体" w:hint="eastAsia"/>
                <w:sz w:val="28"/>
                <w:szCs w:val="48"/>
              </w:rPr>
            </w:pPr>
          </w:p>
        </w:tc>
      </w:tr>
      <w:tr w:rsidR="007F28A1" w14:paraId="55B46D26" w14:textId="77777777">
        <w:tblPrEx>
          <w:tblCellMar>
            <w:top w:w="0" w:type="dxa"/>
            <w:bottom w:w="0" w:type="dxa"/>
          </w:tblCellMar>
        </w:tblPrEx>
        <w:trPr>
          <w:trHeight w:val="567"/>
        </w:trPr>
        <w:tc>
          <w:tcPr>
            <w:tcW w:w="1414" w:type="dxa"/>
            <w:vAlign w:val="center"/>
          </w:tcPr>
          <w:p w14:paraId="3C2044C0" w14:textId="77777777" w:rsidR="007F28A1" w:rsidRDefault="007F28A1">
            <w:pPr>
              <w:jc w:val="center"/>
              <w:rPr>
                <w:rFonts w:ascii="宋体" w:hAnsi="宋体" w:hint="eastAsia"/>
                <w:sz w:val="28"/>
                <w:szCs w:val="48"/>
              </w:rPr>
            </w:pPr>
          </w:p>
        </w:tc>
        <w:tc>
          <w:tcPr>
            <w:tcW w:w="1218" w:type="dxa"/>
            <w:vAlign w:val="center"/>
          </w:tcPr>
          <w:p w14:paraId="3CFA5683" w14:textId="77777777" w:rsidR="007F28A1" w:rsidRDefault="007F28A1">
            <w:pPr>
              <w:jc w:val="center"/>
              <w:rPr>
                <w:rFonts w:ascii="宋体" w:hAnsi="宋体" w:hint="eastAsia"/>
                <w:sz w:val="28"/>
                <w:szCs w:val="48"/>
              </w:rPr>
            </w:pPr>
          </w:p>
        </w:tc>
        <w:tc>
          <w:tcPr>
            <w:tcW w:w="1050" w:type="dxa"/>
            <w:vAlign w:val="center"/>
          </w:tcPr>
          <w:p w14:paraId="6AD5B47B" w14:textId="77777777" w:rsidR="007F28A1" w:rsidRDefault="007F28A1">
            <w:pPr>
              <w:jc w:val="center"/>
              <w:rPr>
                <w:rFonts w:ascii="宋体" w:hAnsi="宋体" w:hint="eastAsia"/>
                <w:sz w:val="28"/>
                <w:szCs w:val="48"/>
              </w:rPr>
            </w:pPr>
          </w:p>
        </w:tc>
        <w:tc>
          <w:tcPr>
            <w:tcW w:w="1414" w:type="dxa"/>
            <w:vAlign w:val="center"/>
          </w:tcPr>
          <w:p w14:paraId="2379CB2C" w14:textId="77777777" w:rsidR="007F28A1" w:rsidRDefault="007F28A1">
            <w:pPr>
              <w:jc w:val="center"/>
              <w:rPr>
                <w:rFonts w:ascii="宋体" w:hAnsi="宋体" w:hint="eastAsia"/>
                <w:sz w:val="28"/>
                <w:szCs w:val="48"/>
              </w:rPr>
            </w:pPr>
          </w:p>
        </w:tc>
        <w:tc>
          <w:tcPr>
            <w:tcW w:w="2225" w:type="dxa"/>
            <w:vAlign w:val="center"/>
          </w:tcPr>
          <w:p w14:paraId="12740D76" w14:textId="77777777" w:rsidR="007F28A1" w:rsidRDefault="007F28A1">
            <w:pPr>
              <w:jc w:val="center"/>
              <w:rPr>
                <w:rFonts w:ascii="宋体" w:hAnsi="宋体" w:hint="eastAsia"/>
                <w:sz w:val="28"/>
                <w:szCs w:val="48"/>
              </w:rPr>
            </w:pPr>
          </w:p>
        </w:tc>
        <w:tc>
          <w:tcPr>
            <w:tcW w:w="1540" w:type="dxa"/>
            <w:vAlign w:val="center"/>
          </w:tcPr>
          <w:p w14:paraId="09351D5F" w14:textId="77777777" w:rsidR="007F28A1" w:rsidRDefault="007F28A1">
            <w:pPr>
              <w:jc w:val="center"/>
              <w:rPr>
                <w:rFonts w:ascii="宋体" w:hAnsi="宋体" w:hint="eastAsia"/>
                <w:sz w:val="28"/>
                <w:szCs w:val="48"/>
              </w:rPr>
            </w:pPr>
          </w:p>
        </w:tc>
      </w:tr>
      <w:tr w:rsidR="007F28A1" w14:paraId="42E7734F" w14:textId="77777777">
        <w:tblPrEx>
          <w:tblCellMar>
            <w:top w:w="0" w:type="dxa"/>
            <w:bottom w:w="0" w:type="dxa"/>
          </w:tblCellMar>
        </w:tblPrEx>
        <w:trPr>
          <w:trHeight w:val="567"/>
        </w:trPr>
        <w:tc>
          <w:tcPr>
            <w:tcW w:w="1414" w:type="dxa"/>
            <w:vAlign w:val="center"/>
          </w:tcPr>
          <w:p w14:paraId="05CC2805" w14:textId="77777777" w:rsidR="007F28A1" w:rsidRDefault="007F28A1">
            <w:pPr>
              <w:jc w:val="center"/>
              <w:rPr>
                <w:rFonts w:ascii="宋体" w:hAnsi="宋体" w:hint="eastAsia"/>
                <w:sz w:val="28"/>
                <w:szCs w:val="48"/>
              </w:rPr>
            </w:pPr>
          </w:p>
        </w:tc>
        <w:tc>
          <w:tcPr>
            <w:tcW w:w="1218" w:type="dxa"/>
            <w:vAlign w:val="center"/>
          </w:tcPr>
          <w:p w14:paraId="0427F9CC" w14:textId="77777777" w:rsidR="007F28A1" w:rsidRDefault="007F28A1">
            <w:pPr>
              <w:jc w:val="center"/>
              <w:rPr>
                <w:rFonts w:ascii="宋体" w:hAnsi="宋体" w:hint="eastAsia"/>
                <w:sz w:val="28"/>
                <w:szCs w:val="48"/>
              </w:rPr>
            </w:pPr>
          </w:p>
        </w:tc>
        <w:tc>
          <w:tcPr>
            <w:tcW w:w="1050" w:type="dxa"/>
            <w:vAlign w:val="center"/>
          </w:tcPr>
          <w:p w14:paraId="0CA6C082" w14:textId="77777777" w:rsidR="007F28A1" w:rsidRDefault="007F28A1">
            <w:pPr>
              <w:jc w:val="center"/>
              <w:rPr>
                <w:rFonts w:ascii="宋体" w:hAnsi="宋体" w:hint="eastAsia"/>
                <w:sz w:val="28"/>
                <w:szCs w:val="48"/>
              </w:rPr>
            </w:pPr>
          </w:p>
        </w:tc>
        <w:tc>
          <w:tcPr>
            <w:tcW w:w="1414" w:type="dxa"/>
            <w:vAlign w:val="center"/>
          </w:tcPr>
          <w:p w14:paraId="7433F3F2" w14:textId="77777777" w:rsidR="007F28A1" w:rsidRDefault="007F28A1">
            <w:pPr>
              <w:jc w:val="center"/>
              <w:rPr>
                <w:rFonts w:ascii="宋体" w:hAnsi="宋体" w:hint="eastAsia"/>
                <w:sz w:val="28"/>
                <w:szCs w:val="48"/>
              </w:rPr>
            </w:pPr>
          </w:p>
        </w:tc>
        <w:tc>
          <w:tcPr>
            <w:tcW w:w="2225" w:type="dxa"/>
            <w:vAlign w:val="center"/>
          </w:tcPr>
          <w:p w14:paraId="08227803" w14:textId="77777777" w:rsidR="007F28A1" w:rsidRDefault="007F28A1">
            <w:pPr>
              <w:jc w:val="center"/>
              <w:rPr>
                <w:rFonts w:ascii="宋体" w:hAnsi="宋体" w:hint="eastAsia"/>
                <w:sz w:val="28"/>
                <w:szCs w:val="48"/>
              </w:rPr>
            </w:pPr>
          </w:p>
        </w:tc>
        <w:tc>
          <w:tcPr>
            <w:tcW w:w="1540" w:type="dxa"/>
            <w:vAlign w:val="center"/>
          </w:tcPr>
          <w:p w14:paraId="2D62D08D" w14:textId="77777777" w:rsidR="007F28A1" w:rsidRDefault="007F28A1">
            <w:pPr>
              <w:jc w:val="center"/>
              <w:rPr>
                <w:rFonts w:ascii="宋体" w:hAnsi="宋体" w:hint="eastAsia"/>
                <w:sz w:val="28"/>
                <w:szCs w:val="48"/>
              </w:rPr>
            </w:pPr>
          </w:p>
        </w:tc>
      </w:tr>
      <w:tr w:rsidR="007F28A1" w14:paraId="706F6518" w14:textId="77777777">
        <w:tblPrEx>
          <w:tblCellMar>
            <w:top w:w="0" w:type="dxa"/>
            <w:bottom w:w="0" w:type="dxa"/>
          </w:tblCellMar>
        </w:tblPrEx>
        <w:trPr>
          <w:trHeight w:val="567"/>
        </w:trPr>
        <w:tc>
          <w:tcPr>
            <w:tcW w:w="1414" w:type="dxa"/>
            <w:vAlign w:val="center"/>
          </w:tcPr>
          <w:p w14:paraId="443F7F7B" w14:textId="77777777" w:rsidR="007F28A1" w:rsidRDefault="007F28A1">
            <w:pPr>
              <w:jc w:val="center"/>
              <w:rPr>
                <w:rFonts w:ascii="宋体" w:hAnsi="宋体" w:hint="eastAsia"/>
                <w:sz w:val="28"/>
                <w:szCs w:val="48"/>
              </w:rPr>
            </w:pPr>
          </w:p>
        </w:tc>
        <w:tc>
          <w:tcPr>
            <w:tcW w:w="1218" w:type="dxa"/>
            <w:vAlign w:val="center"/>
          </w:tcPr>
          <w:p w14:paraId="530A6D18" w14:textId="77777777" w:rsidR="007F28A1" w:rsidRDefault="007F28A1">
            <w:pPr>
              <w:jc w:val="center"/>
              <w:rPr>
                <w:rFonts w:ascii="宋体" w:hAnsi="宋体" w:hint="eastAsia"/>
                <w:sz w:val="28"/>
                <w:szCs w:val="48"/>
              </w:rPr>
            </w:pPr>
          </w:p>
        </w:tc>
        <w:tc>
          <w:tcPr>
            <w:tcW w:w="1050" w:type="dxa"/>
            <w:vAlign w:val="center"/>
          </w:tcPr>
          <w:p w14:paraId="520822A3" w14:textId="77777777" w:rsidR="007F28A1" w:rsidRDefault="007F28A1">
            <w:pPr>
              <w:jc w:val="center"/>
              <w:rPr>
                <w:rFonts w:ascii="宋体" w:hAnsi="宋体" w:hint="eastAsia"/>
                <w:sz w:val="28"/>
                <w:szCs w:val="48"/>
              </w:rPr>
            </w:pPr>
          </w:p>
        </w:tc>
        <w:tc>
          <w:tcPr>
            <w:tcW w:w="1414" w:type="dxa"/>
            <w:vAlign w:val="center"/>
          </w:tcPr>
          <w:p w14:paraId="1D2596CB" w14:textId="77777777" w:rsidR="007F28A1" w:rsidRDefault="007F28A1">
            <w:pPr>
              <w:jc w:val="center"/>
              <w:rPr>
                <w:rFonts w:ascii="宋体" w:hAnsi="宋体" w:hint="eastAsia"/>
                <w:sz w:val="28"/>
                <w:szCs w:val="48"/>
              </w:rPr>
            </w:pPr>
          </w:p>
        </w:tc>
        <w:tc>
          <w:tcPr>
            <w:tcW w:w="2225" w:type="dxa"/>
            <w:vAlign w:val="center"/>
          </w:tcPr>
          <w:p w14:paraId="4616997A" w14:textId="77777777" w:rsidR="007F28A1" w:rsidRDefault="007F28A1">
            <w:pPr>
              <w:jc w:val="center"/>
              <w:rPr>
                <w:rFonts w:ascii="宋体" w:hAnsi="宋体" w:hint="eastAsia"/>
                <w:sz w:val="28"/>
                <w:szCs w:val="48"/>
              </w:rPr>
            </w:pPr>
          </w:p>
        </w:tc>
        <w:tc>
          <w:tcPr>
            <w:tcW w:w="1540" w:type="dxa"/>
            <w:vAlign w:val="center"/>
          </w:tcPr>
          <w:p w14:paraId="6C0AABD8" w14:textId="77777777" w:rsidR="007F28A1" w:rsidRDefault="007F28A1">
            <w:pPr>
              <w:jc w:val="center"/>
              <w:rPr>
                <w:rFonts w:ascii="宋体" w:hAnsi="宋体" w:hint="eastAsia"/>
                <w:sz w:val="28"/>
                <w:szCs w:val="48"/>
              </w:rPr>
            </w:pPr>
          </w:p>
        </w:tc>
      </w:tr>
      <w:tr w:rsidR="007F28A1" w14:paraId="5770AFF3" w14:textId="77777777">
        <w:tblPrEx>
          <w:tblCellMar>
            <w:top w:w="0" w:type="dxa"/>
            <w:bottom w:w="0" w:type="dxa"/>
          </w:tblCellMar>
        </w:tblPrEx>
        <w:trPr>
          <w:trHeight w:val="567"/>
        </w:trPr>
        <w:tc>
          <w:tcPr>
            <w:tcW w:w="1414" w:type="dxa"/>
            <w:vAlign w:val="center"/>
          </w:tcPr>
          <w:p w14:paraId="7C862BA6" w14:textId="77777777" w:rsidR="007F28A1" w:rsidRDefault="007F28A1">
            <w:pPr>
              <w:jc w:val="center"/>
              <w:rPr>
                <w:rFonts w:ascii="宋体" w:hAnsi="宋体" w:hint="eastAsia"/>
                <w:sz w:val="28"/>
                <w:szCs w:val="48"/>
              </w:rPr>
            </w:pPr>
          </w:p>
        </w:tc>
        <w:tc>
          <w:tcPr>
            <w:tcW w:w="1218" w:type="dxa"/>
            <w:vAlign w:val="center"/>
          </w:tcPr>
          <w:p w14:paraId="424568BB" w14:textId="77777777" w:rsidR="007F28A1" w:rsidRDefault="007F28A1">
            <w:pPr>
              <w:jc w:val="center"/>
              <w:rPr>
                <w:rFonts w:ascii="宋体" w:hAnsi="宋体" w:hint="eastAsia"/>
                <w:sz w:val="28"/>
                <w:szCs w:val="48"/>
              </w:rPr>
            </w:pPr>
          </w:p>
        </w:tc>
        <w:tc>
          <w:tcPr>
            <w:tcW w:w="1050" w:type="dxa"/>
            <w:vAlign w:val="center"/>
          </w:tcPr>
          <w:p w14:paraId="7BCF9749" w14:textId="77777777" w:rsidR="007F28A1" w:rsidRDefault="007F28A1">
            <w:pPr>
              <w:jc w:val="center"/>
              <w:rPr>
                <w:rFonts w:ascii="宋体" w:hAnsi="宋体" w:hint="eastAsia"/>
                <w:sz w:val="28"/>
                <w:szCs w:val="48"/>
              </w:rPr>
            </w:pPr>
          </w:p>
        </w:tc>
        <w:tc>
          <w:tcPr>
            <w:tcW w:w="1414" w:type="dxa"/>
            <w:vAlign w:val="center"/>
          </w:tcPr>
          <w:p w14:paraId="65EBC50D" w14:textId="77777777" w:rsidR="007F28A1" w:rsidRDefault="007F28A1">
            <w:pPr>
              <w:jc w:val="center"/>
              <w:rPr>
                <w:rFonts w:ascii="宋体" w:hAnsi="宋体" w:hint="eastAsia"/>
                <w:sz w:val="28"/>
                <w:szCs w:val="48"/>
              </w:rPr>
            </w:pPr>
          </w:p>
        </w:tc>
        <w:tc>
          <w:tcPr>
            <w:tcW w:w="2225" w:type="dxa"/>
            <w:vAlign w:val="center"/>
          </w:tcPr>
          <w:p w14:paraId="20F3758A" w14:textId="77777777" w:rsidR="007F28A1" w:rsidRDefault="007F28A1">
            <w:pPr>
              <w:jc w:val="center"/>
              <w:rPr>
                <w:rFonts w:ascii="宋体" w:hAnsi="宋体" w:hint="eastAsia"/>
                <w:sz w:val="28"/>
                <w:szCs w:val="48"/>
              </w:rPr>
            </w:pPr>
          </w:p>
        </w:tc>
        <w:tc>
          <w:tcPr>
            <w:tcW w:w="1540" w:type="dxa"/>
            <w:vAlign w:val="center"/>
          </w:tcPr>
          <w:p w14:paraId="36F1059A" w14:textId="77777777" w:rsidR="007F28A1" w:rsidRDefault="007F28A1">
            <w:pPr>
              <w:jc w:val="center"/>
              <w:rPr>
                <w:rFonts w:ascii="宋体" w:hAnsi="宋体" w:hint="eastAsia"/>
                <w:sz w:val="28"/>
                <w:szCs w:val="48"/>
              </w:rPr>
            </w:pPr>
          </w:p>
        </w:tc>
      </w:tr>
      <w:tr w:rsidR="007F28A1" w14:paraId="58701C1E" w14:textId="77777777">
        <w:tblPrEx>
          <w:tblCellMar>
            <w:top w:w="0" w:type="dxa"/>
            <w:bottom w:w="0" w:type="dxa"/>
          </w:tblCellMar>
        </w:tblPrEx>
        <w:trPr>
          <w:trHeight w:val="567"/>
        </w:trPr>
        <w:tc>
          <w:tcPr>
            <w:tcW w:w="1414" w:type="dxa"/>
            <w:vAlign w:val="center"/>
          </w:tcPr>
          <w:p w14:paraId="191AD04D" w14:textId="77777777" w:rsidR="007F28A1" w:rsidRDefault="007F28A1">
            <w:pPr>
              <w:jc w:val="center"/>
              <w:rPr>
                <w:rFonts w:ascii="宋体" w:hAnsi="宋体" w:hint="eastAsia"/>
                <w:sz w:val="28"/>
                <w:szCs w:val="48"/>
              </w:rPr>
            </w:pPr>
          </w:p>
        </w:tc>
        <w:tc>
          <w:tcPr>
            <w:tcW w:w="1218" w:type="dxa"/>
            <w:vAlign w:val="center"/>
          </w:tcPr>
          <w:p w14:paraId="34B5D757" w14:textId="77777777" w:rsidR="007F28A1" w:rsidRDefault="007F28A1">
            <w:pPr>
              <w:jc w:val="center"/>
              <w:rPr>
                <w:rFonts w:ascii="宋体" w:hAnsi="宋体" w:hint="eastAsia"/>
                <w:sz w:val="28"/>
                <w:szCs w:val="48"/>
              </w:rPr>
            </w:pPr>
          </w:p>
        </w:tc>
        <w:tc>
          <w:tcPr>
            <w:tcW w:w="1050" w:type="dxa"/>
            <w:vAlign w:val="center"/>
          </w:tcPr>
          <w:p w14:paraId="3F12F561" w14:textId="77777777" w:rsidR="007F28A1" w:rsidRDefault="007F28A1">
            <w:pPr>
              <w:jc w:val="center"/>
              <w:rPr>
                <w:rFonts w:ascii="宋体" w:hAnsi="宋体" w:hint="eastAsia"/>
                <w:sz w:val="28"/>
                <w:szCs w:val="48"/>
              </w:rPr>
            </w:pPr>
          </w:p>
        </w:tc>
        <w:tc>
          <w:tcPr>
            <w:tcW w:w="1414" w:type="dxa"/>
            <w:vAlign w:val="center"/>
          </w:tcPr>
          <w:p w14:paraId="555C5CBC" w14:textId="77777777" w:rsidR="007F28A1" w:rsidRDefault="007F28A1">
            <w:pPr>
              <w:jc w:val="center"/>
              <w:rPr>
                <w:rFonts w:ascii="宋体" w:hAnsi="宋体" w:hint="eastAsia"/>
                <w:sz w:val="28"/>
                <w:szCs w:val="48"/>
              </w:rPr>
            </w:pPr>
          </w:p>
        </w:tc>
        <w:tc>
          <w:tcPr>
            <w:tcW w:w="2225" w:type="dxa"/>
            <w:vAlign w:val="center"/>
          </w:tcPr>
          <w:p w14:paraId="535E719C" w14:textId="77777777" w:rsidR="007F28A1" w:rsidRDefault="007F28A1">
            <w:pPr>
              <w:jc w:val="center"/>
              <w:rPr>
                <w:rFonts w:ascii="宋体" w:hAnsi="宋体" w:hint="eastAsia"/>
                <w:sz w:val="28"/>
                <w:szCs w:val="48"/>
              </w:rPr>
            </w:pPr>
          </w:p>
        </w:tc>
        <w:tc>
          <w:tcPr>
            <w:tcW w:w="1540" w:type="dxa"/>
            <w:vAlign w:val="center"/>
          </w:tcPr>
          <w:p w14:paraId="69395B4A" w14:textId="77777777" w:rsidR="007F28A1" w:rsidRDefault="007F28A1">
            <w:pPr>
              <w:jc w:val="center"/>
              <w:rPr>
                <w:rFonts w:ascii="宋体" w:hAnsi="宋体" w:hint="eastAsia"/>
                <w:sz w:val="28"/>
                <w:szCs w:val="48"/>
              </w:rPr>
            </w:pPr>
          </w:p>
        </w:tc>
      </w:tr>
      <w:tr w:rsidR="007F28A1" w14:paraId="48BF4070" w14:textId="77777777">
        <w:tblPrEx>
          <w:tblCellMar>
            <w:top w:w="0" w:type="dxa"/>
            <w:bottom w:w="0" w:type="dxa"/>
          </w:tblCellMar>
        </w:tblPrEx>
        <w:trPr>
          <w:trHeight w:val="567"/>
        </w:trPr>
        <w:tc>
          <w:tcPr>
            <w:tcW w:w="1414" w:type="dxa"/>
            <w:vAlign w:val="center"/>
          </w:tcPr>
          <w:p w14:paraId="5FF39CDD" w14:textId="77777777" w:rsidR="007F28A1" w:rsidRDefault="007F28A1">
            <w:pPr>
              <w:jc w:val="center"/>
              <w:rPr>
                <w:rFonts w:ascii="宋体" w:hAnsi="宋体" w:hint="eastAsia"/>
                <w:sz w:val="28"/>
                <w:szCs w:val="48"/>
              </w:rPr>
            </w:pPr>
          </w:p>
        </w:tc>
        <w:tc>
          <w:tcPr>
            <w:tcW w:w="1218" w:type="dxa"/>
            <w:vAlign w:val="center"/>
          </w:tcPr>
          <w:p w14:paraId="1FD5AEB1" w14:textId="77777777" w:rsidR="007F28A1" w:rsidRDefault="007F28A1">
            <w:pPr>
              <w:jc w:val="center"/>
              <w:rPr>
                <w:rFonts w:ascii="宋体" w:hAnsi="宋体" w:hint="eastAsia"/>
                <w:sz w:val="28"/>
                <w:szCs w:val="48"/>
              </w:rPr>
            </w:pPr>
          </w:p>
        </w:tc>
        <w:tc>
          <w:tcPr>
            <w:tcW w:w="1050" w:type="dxa"/>
            <w:vAlign w:val="center"/>
          </w:tcPr>
          <w:p w14:paraId="639B7F0F" w14:textId="77777777" w:rsidR="007F28A1" w:rsidRDefault="007F28A1">
            <w:pPr>
              <w:jc w:val="center"/>
              <w:rPr>
                <w:rFonts w:ascii="宋体" w:hAnsi="宋体" w:hint="eastAsia"/>
                <w:sz w:val="28"/>
                <w:szCs w:val="48"/>
              </w:rPr>
            </w:pPr>
          </w:p>
        </w:tc>
        <w:tc>
          <w:tcPr>
            <w:tcW w:w="1414" w:type="dxa"/>
            <w:vAlign w:val="center"/>
          </w:tcPr>
          <w:p w14:paraId="5F665C95" w14:textId="77777777" w:rsidR="007F28A1" w:rsidRDefault="007F28A1">
            <w:pPr>
              <w:jc w:val="center"/>
              <w:rPr>
                <w:rFonts w:ascii="宋体" w:hAnsi="宋体" w:hint="eastAsia"/>
                <w:sz w:val="28"/>
                <w:szCs w:val="48"/>
              </w:rPr>
            </w:pPr>
          </w:p>
        </w:tc>
        <w:tc>
          <w:tcPr>
            <w:tcW w:w="2225" w:type="dxa"/>
            <w:vAlign w:val="center"/>
          </w:tcPr>
          <w:p w14:paraId="74FA9CD0" w14:textId="77777777" w:rsidR="007F28A1" w:rsidRDefault="007F28A1">
            <w:pPr>
              <w:jc w:val="center"/>
              <w:rPr>
                <w:rFonts w:ascii="宋体" w:hAnsi="宋体" w:hint="eastAsia"/>
                <w:sz w:val="28"/>
                <w:szCs w:val="48"/>
              </w:rPr>
            </w:pPr>
          </w:p>
        </w:tc>
        <w:tc>
          <w:tcPr>
            <w:tcW w:w="1540" w:type="dxa"/>
            <w:vAlign w:val="center"/>
          </w:tcPr>
          <w:p w14:paraId="4D5ECBDA" w14:textId="77777777" w:rsidR="007F28A1" w:rsidRDefault="007F28A1">
            <w:pPr>
              <w:jc w:val="center"/>
              <w:rPr>
                <w:rFonts w:ascii="宋体" w:hAnsi="宋体" w:hint="eastAsia"/>
                <w:sz w:val="28"/>
                <w:szCs w:val="48"/>
              </w:rPr>
            </w:pPr>
          </w:p>
        </w:tc>
      </w:tr>
      <w:tr w:rsidR="007F28A1" w14:paraId="441C4468" w14:textId="77777777">
        <w:tblPrEx>
          <w:tblCellMar>
            <w:top w:w="0" w:type="dxa"/>
            <w:bottom w:w="0" w:type="dxa"/>
          </w:tblCellMar>
        </w:tblPrEx>
        <w:trPr>
          <w:trHeight w:val="567"/>
        </w:trPr>
        <w:tc>
          <w:tcPr>
            <w:tcW w:w="1414" w:type="dxa"/>
            <w:vAlign w:val="center"/>
          </w:tcPr>
          <w:p w14:paraId="6C17E526" w14:textId="77777777" w:rsidR="007F28A1" w:rsidRDefault="007F28A1">
            <w:pPr>
              <w:jc w:val="center"/>
              <w:rPr>
                <w:rFonts w:ascii="宋体" w:hAnsi="宋体" w:hint="eastAsia"/>
                <w:sz w:val="28"/>
                <w:szCs w:val="48"/>
              </w:rPr>
            </w:pPr>
          </w:p>
        </w:tc>
        <w:tc>
          <w:tcPr>
            <w:tcW w:w="1218" w:type="dxa"/>
            <w:vAlign w:val="center"/>
          </w:tcPr>
          <w:p w14:paraId="6BBEC230" w14:textId="77777777" w:rsidR="007F28A1" w:rsidRDefault="007F28A1">
            <w:pPr>
              <w:jc w:val="center"/>
              <w:rPr>
                <w:rFonts w:ascii="宋体" w:hAnsi="宋体" w:hint="eastAsia"/>
                <w:sz w:val="28"/>
                <w:szCs w:val="48"/>
              </w:rPr>
            </w:pPr>
          </w:p>
        </w:tc>
        <w:tc>
          <w:tcPr>
            <w:tcW w:w="1050" w:type="dxa"/>
            <w:vAlign w:val="center"/>
          </w:tcPr>
          <w:p w14:paraId="102C8E1F" w14:textId="77777777" w:rsidR="007F28A1" w:rsidRDefault="007F28A1">
            <w:pPr>
              <w:jc w:val="center"/>
              <w:rPr>
                <w:rFonts w:ascii="宋体" w:hAnsi="宋体" w:hint="eastAsia"/>
                <w:sz w:val="28"/>
                <w:szCs w:val="48"/>
              </w:rPr>
            </w:pPr>
          </w:p>
        </w:tc>
        <w:tc>
          <w:tcPr>
            <w:tcW w:w="1414" w:type="dxa"/>
            <w:vAlign w:val="center"/>
          </w:tcPr>
          <w:p w14:paraId="1854F748" w14:textId="77777777" w:rsidR="007F28A1" w:rsidRDefault="007F28A1">
            <w:pPr>
              <w:jc w:val="center"/>
              <w:rPr>
                <w:rFonts w:ascii="宋体" w:hAnsi="宋体" w:hint="eastAsia"/>
                <w:sz w:val="28"/>
                <w:szCs w:val="48"/>
              </w:rPr>
            </w:pPr>
          </w:p>
        </w:tc>
        <w:tc>
          <w:tcPr>
            <w:tcW w:w="2225" w:type="dxa"/>
            <w:vAlign w:val="center"/>
          </w:tcPr>
          <w:p w14:paraId="0E9F4B98" w14:textId="77777777" w:rsidR="007F28A1" w:rsidRDefault="007F28A1">
            <w:pPr>
              <w:jc w:val="center"/>
              <w:rPr>
                <w:rFonts w:ascii="宋体" w:hAnsi="宋体" w:hint="eastAsia"/>
                <w:sz w:val="28"/>
                <w:szCs w:val="48"/>
              </w:rPr>
            </w:pPr>
          </w:p>
        </w:tc>
        <w:tc>
          <w:tcPr>
            <w:tcW w:w="1540" w:type="dxa"/>
            <w:vAlign w:val="center"/>
          </w:tcPr>
          <w:p w14:paraId="1023AFCF" w14:textId="77777777" w:rsidR="007F28A1" w:rsidRDefault="007F28A1">
            <w:pPr>
              <w:jc w:val="center"/>
              <w:rPr>
                <w:rFonts w:ascii="宋体" w:hAnsi="宋体" w:hint="eastAsia"/>
                <w:sz w:val="28"/>
                <w:szCs w:val="48"/>
              </w:rPr>
            </w:pPr>
          </w:p>
        </w:tc>
      </w:tr>
      <w:tr w:rsidR="007F28A1" w14:paraId="47E57C34" w14:textId="77777777">
        <w:tblPrEx>
          <w:tblCellMar>
            <w:top w:w="0" w:type="dxa"/>
            <w:bottom w:w="0" w:type="dxa"/>
          </w:tblCellMar>
        </w:tblPrEx>
        <w:trPr>
          <w:trHeight w:val="567"/>
        </w:trPr>
        <w:tc>
          <w:tcPr>
            <w:tcW w:w="1414" w:type="dxa"/>
            <w:vAlign w:val="center"/>
          </w:tcPr>
          <w:p w14:paraId="0B792A11" w14:textId="77777777" w:rsidR="007F28A1" w:rsidRDefault="007F28A1">
            <w:pPr>
              <w:jc w:val="center"/>
              <w:rPr>
                <w:rFonts w:ascii="宋体" w:hAnsi="宋体" w:hint="eastAsia"/>
                <w:sz w:val="28"/>
                <w:szCs w:val="48"/>
              </w:rPr>
            </w:pPr>
          </w:p>
        </w:tc>
        <w:tc>
          <w:tcPr>
            <w:tcW w:w="1218" w:type="dxa"/>
            <w:vAlign w:val="center"/>
          </w:tcPr>
          <w:p w14:paraId="424F9150" w14:textId="77777777" w:rsidR="007F28A1" w:rsidRDefault="007F28A1">
            <w:pPr>
              <w:jc w:val="center"/>
              <w:rPr>
                <w:rFonts w:ascii="宋体" w:hAnsi="宋体" w:hint="eastAsia"/>
                <w:sz w:val="28"/>
                <w:szCs w:val="48"/>
              </w:rPr>
            </w:pPr>
          </w:p>
        </w:tc>
        <w:tc>
          <w:tcPr>
            <w:tcW w:w="1050" w:type="dxa"/>
            <w:vAlign w:val="center"/>
          </w:tcPr>
          <w:p w14:paraId="01867A51" w14:textId="77777777" w:rsidR="007F28A1" w:rsidRDefault="007F28A1">
            <w:pPr>
              <w:jc w:val="center"/>
              <w:rPr>
                <w:rFonts w:ascii="宋体" w:hAnsi="宋体" w:hint="eastAsia"/>
                <w:sz w:val="28"/>
                <w:szCs w:val="48"/>
              </w:rPr>
            </w:pPr>
          </w:p>
        </w:tc>
        <w:tc>
          <w:tcPr>
            <w:tcW w:w="1414" w:type="dxa"/>
            <w:vAlign w:val="center"/>
          </w:tcPr>
          <w:p w14:paraId="1F0F1725" w14:textId="77777777" w:rsidR="007F28A1" w:rsidRDefault="007F28A1">
            <w:pPr>
              <w:jc w:val="center"/>
              <w:rPr>
                <w:rFonts w:ascii="宋体" w:hAnsi="宋体" w:hint="eastAsia"/>
                <w:sz w:val="28"/>
                <w:szCs w:val="48"/>
              </w:rPr>
            </w:pPr>
          </w:p>
        </w:tc>
        <w:tc>
          <w:tcPr>
            <w:tcW w:w="2225" w:type="dxa"/>
            <w:vAlign w:val="center"/>
          </w:tcPr>
          <w:p w14:paraId="20F7B63E" w14:textId="77777777" w:rsidR="007F28A1" w:rsidRDefault="007F28A1">
            <w:pPr>
              <w:jc w:val="center"/>
              <w:rPr>
                <w:rFonts w:ascii="宋体" w:hAnsi="宋体" w:hint="eastAsia"/>
                <w:sz w:val="28"/>
                <w:szCs w:val="48"/>
              </w:rPr>
            </w:pPr>
          </w:p>
        </w:tc>
        <w:tc>
          <w:tcPr>
            <w:tcW w:w="1540" w:type="dxa"/>
            <w:vAlign w:val="center"/>
          </w:tcPr>
          <w:p w14:paraId="5A1738A8" w14:textId="77777777" w:rsidR="007F28A1" w:rsidRDefault="007F28A1">
            <w:pPr>
              <w:jc w:val="center"/>
              <w:rPr>
                <w:rFonts w:ascii="宋体" w:hAnsi="宋体" w:hint="eastAsia"/>
                <w:sz w:val="28"/>
                <w:szCs w:val="48"/>
              </w:rPr>
            </w:pPr>
          </w:p>
        </w:tc>
      </w:tr>
      <w:tr w:rsidR="007F28A1" w14:paraId="768B1A2B" w14:textId="77777777">
        <w:tblPrEx>
          <w:tblCellMar>
            <w:top w:w="0" w:type="dxa"/>
            <w:bottom w:w="0" w:type="dxa"/>
          </w:tblCellMar>
        </w:tblPrEx>
        <w:trPr>
          <w:trHeight w:val="567"/>
        </w:trPr>
        <w:tc>
          <w:tcPr>
            <w:tcW w:w="1414" w:type="dxa"/>
            <w:vAlign w:val="center"/>
          </w:tcPr>
          <w:p w14:paraId="49DAC017" w14:textId="77777777" w:rsidR="007F28A1" w:rsidRDefault="007F28A1">
            <w:pPr>
              <w:jc w:val="center"/>
              <w:rPr>
                <w:rFonts w:ascii="宋体" w:hAnsi="宋体" w:hint="eastAsia"/>
                <w:sz w:val="28"/>
                <w:szCs w:val="48"/>
              </w:rPr>
            </w:pPr>
          </w:p>
        </w:tc>
        <w:tc>
          <w:tcPr>
            <w:tcW w:w="1218" w:type="dxa"/>
            <w:vAlign w:val="center"/>
          </w:tcPr>
          <w:p w14:paraId="68080D17" w14:textId="77777777" w:rsidR="007F28A1" w:rsidRDefault="007F28A1">
            <w:pPr>
              <w:jc w:val="center"/>
              <w:rPr>
                <w:rFonts w:ascii="宋体" w:hAnsi="宋体" w:hint="eastAsia"/>
                <w:sz w:val="28"/>
                <w:szCs w:val="48"/>
              </w:rPr>
            </w:pPr>
          </w:p>
        </w:tc>
        <w:tc>
          <w:tcPr>
            <w:tcW w:w="1050" w:type="dxa"/>
            <w:vAlign w:val="center"/>
          </w:tcPr>
          <w:p w14:paraId="17EB2A49" w14:textId="77777777" w:rsidR="007F28A1" w:rsidRDefault="007F28A1">
            <w:pPr>
              <w:jc w:val="center"/>
              <w:rPr>
                <w:rFonts w:ascii="宋体" w:hAnsi="宋体" w:hint="eastAsia"/>
                <w:sz w:val="28"/>
                <w:szCs w:val="48"/>
              </w:rPr>
            </w:pPr>
          </w:p>
        </w:tc>
        <w:tc>
          <w:tcPr>
            <w:tcW w:w="1414" w:type="dxa"/>
            <w:vAlign w:val="center"/>
          </w:tcPr>
          <w:p w14:paraId="33C200D2" w14:textId="77777777" w:rsidR="007F28A1" w:rsidRDefault="007F28A1">
            <w:pPr>
              <w:jc w:val="center"/>
              <w:rPr>
                <w:rFonts w:ascii="宋体" w:hAnsi="宋体" w:hint="eastAsia"/>
                <w:sz w:val="28"/>
                <w:szCs w:val="48"/>
              </w:rPr>
            </w:pPr>
          </w:p>
        </w:tc>
        <w:tc>
          <w:tcPr>
            <w:tcW w:w="2225" w:type="dxa"/>
            <w:vAlign w:val="center"/>
          </w:tcPr>
          <w:p w14:paraId="34A64B03" w14:textId="77777777" w:rsidR="007F28A1" w:rsidRDefault="007F28A1">
            <w:pPr>
              <w:jc w:val="center"/>
              <w:rPr>
                <w:rFonts w:ascii="宋体" w:hAnsi="宋体" w:hint="eastAsia"/>
                <w:sz w:val="28"/>
                <w:szCs w:val="48"/>
              </w:rPr>
            </w:pPr>
          </w:p>
        </w:tc>
        <w:tc>
          <w:tcPr>
            <w:tcW w:w="1540" w:type="dxa"/>
            <w:vAlign w:val="center"/>
          </w:tcPr>
          <w:p w14:paraId="6A9879F2" w14:textId="77777777" w:rsidR="007F28A1" w:rsidRDefault="007F28A1">
            <w:pPr>
              <w:jc w:val="center"/>
              <w:rPr>
                <w:rFonts w:ascii="宋体" w:hAnsi="宋体" w:hint="eastAsia"/>
                <w:sz w:val="28"/>
                <w:szCs w:val="48"/>
              </w:rPr>
            </w:pPr>
          </w:p>
        </w:tc>
      </w:tr>
    </w:tbl>
    <w:p w14:paraId="5177DAFB" w14:textId="77777777" w:rsidR="007F28A1" w:rsidRDefault="007F28A1">
      <w:pPr>
        <w:jc w:val="center"/>
        <w:rPr>
          <w:rFonts w:eastAsia="宋体" w:hint="eastAsia"/>
          <w:color w:val="FF0000"/>
          <w:sz w:val="44"/>
        </w:rPr>
      </w:pPr>
      <w:r>
        <w:rPr>
          <w:rFonts w:eastAsia="宋体" w:hint="eastAsia"/>
          <w:sz w:val="44"/>
        </w:rPr>
        <w:t>鉴定仪器设备登记表</w:t>
      </w:r>
    </w:p>
    <w:p w14:paraId="7E18B6A8" w14:textId="77777777" w:rsidR="007F28A1" w:rsidRDefault="007F28A1">
      <w:pPr>
        <w:spacing w:line="240" w:lineRule="exact"/>
        <w:jc w:val="center"/>
        <w:rPr>
          <w:rFonts w:eastAsia="宋体" w:hint="eastAsia"/>
          <w:sz w:val="44"/>
        </w:rPr>
      </w:pPr>
    </w:p>
    <w:tbl>
      <w:tblPr>
        <w:tblW w:w="88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2"/>
        <w:gridCol w:w="401"/>
        <w:gridCol w:w="1508"/>
        <w:gridCol w:w="681"/>
        <w:gridCol w:w="1251"/>
        <w:gridCol w:w="939"/>
        <w:gridCol w:w="547"/>
        <w:gridCol w:w="499"/>
        <w:gridCol w:w="570"/>
        <w:gridCol w:w="177"/>
        <w:gridCol w:w="397"/>
        <w:gridCol w:w="1157"/>
        <w:gridCol w:w="42"/>
      </w:tblGrid>
      <w:tr w:rsidR="007F28A1" w14:paraId="25FBA11E" w14:textId="77777777">
        <w:tblPrEx>
          <w:tblCellMar>
            <w:top w:w="0" w:type="dxa"/>
            <w:bottom w:w="0" w:type="dxa"/>
          </w:tblCellMar>
        </w:tblPrEx>
        <w:trPr>
          <w:gridAfter w:val="1"/>
          <w:wAfter w:w="42" w:type="dxa"/>
          <w:cantSplit/>
          <w:trHeight w:hRule="exact" w:val="567"/>
        </w:trPr>
        <w:tc>
          <w:tcPr>
            <w:tcW w:w="692" w:type="dxa"/>
            <w:vAlign w:val="center"/>
          </w:tcPr>
          <w:p w14:paraId="15244551" w14:textId="77777777" w:rsidR="007F28A1" w:rsidRDefault="007F28A1">
            <w:pPr>
              <w:spacing w:line="320" w:lineRule="exact"/>
              <w:jc w:val="center"/>
              <w:rPr>
                <w:rFonts w:ascii="宋体" w:eastAsia="宋体" w:hAnsi="宋体" w:hint="eastAsia"/>
                <w:sz w:val="24"/>
                <w:szCs w:val="48"/>
              </w:rPr>
            </w:pPr>
            <w:r>
              <w:rPr>
                <w:rFonts w:ascii="宋体" w:eastAsia="宋体" w:hAnsi="宋体" w:hint="eastAsia"/>
                <w:sz w:val="24"/>
                <w:szCs w:val="48"/>
              </w:rPr>
              <w:t>序号</w:t>
            </w:r>
          </w:p>
        </w:tc>
        <w:tc>
          <w:tcPr>
            <w:tcW w:w="1909" w:type="dxa"/>
            <w:gridSpan w:val="2"/>
            <w:vAlign w:val="center"/>
          </w:tcPr>
          <w:p w14:paraId="2B83F8B0" w14:textId="77777777" w:rsidR="007F28A1" w:rsidRDefault="007F28A1">
            <w:pPr>
              <w:spacing w:line="320" w:lineRule="exact"/>
              <w:jc w:val="center"/>
              <w:rPr>
                <w:rFonts w:ascii="宋体" w:eastAsia="宋体" w:hAnsi="宋体" w:hint="eastAsia"/>
                <w:sz w:val="24"/>
                <w:szCs w:val="48"/>
              </w:rPr>
            </w:pPr>
            <w:r>
              <w:rPr>
                <w:rFonts w:ascii="宋体" w:eastAsia="宋体" w:hAnsi="宋体" w:hint="eastAsia"/>
                <w:sz w:val="24"/>
                <w:szCs w:val="48"/>
              </w:rPr>
              <w:t>名称</w:t>
            </w:r>
          </w:p>
        </w:tc>
        <w:tc>
          <w:tcPr>
            <w:tcW w:w="1932" w:type="dxa"/>
            <w:gridSpan w:val="2"/>
            <w:vAlign w:val="center"/>
          </w:tcPr>
          <w:p w14:paraId="00E83DA0" w14:textId="77777777" w:rsidR="007F28A1" w:rsidRDefault="007F28A1">
            <w:pPr>
              <w:spacing w:line="320" w:lineRule="exact"/>
              <w:jc w:val="center"/>
              <w:rPr>
                <w:rFonts w:ascii="宋体" w:eastAsia="宋体" w:hAnsi="宋体" w:hint="eastAsia"/>
                <w:sz w:val="24"/>
                <w:szCs w:val="48"/>
              </w:rPr>
            </w:pPr>
            <w:r>
              <w:rPr>
                <w:rFonts w:ascii="宋体" w:eastAsia="宋体" w:hAnsi="宋体" w:hint="eastAsia"/>
                <w:sz w:val="24"/>
                <w:szCs w:val="48"/>
              </w:rPr>
              <w:t>主要功能</w:t>
            </w:r>
          </w:p>
        </w:tc>
        <w:tc>
          <w:tcPr>
            <w:tcW w:w="1486" w:type="dxa"/>
            <w:gridSpan w:val="2"/>
            <w:vAlign w:val="center"/>
          </w:tcPr>
          <w:p w14:paraId="6890D3C0" w14:textId="77777777" w:rsidR="007F28A1" w:rsidRDefault="007F28A1">
            <w:pPr>
              <w:spacing w:line="320" w:lineRule="exact"/>
              <w:jc w:val="center"/>
              <w:rPr>
                <w:rFonts w:ascii="宋体" w:eastAsia="宋体" w:hAnsi="宋体" w:hint="eastAsia"/>
                <w:sz w:val="24"/>
                <w:szCs w:val="48"/>
              </w:rPr>
            </w:pPr>
            <w:r>
              <w:rPr>
                <w:rFonts w:ascii="宋体" w:eastAsia="宋体" w:hAnsi="宋体" w:hint="eastAsia"/>
                <w:sz w:val="24"/>
                <w:szCs w:val="48"/>
              </w:rPr>
              <w:t>购置时间</w:t>
            </w:r>
          </w:p>
        </w:tc>
        <w:tc>
          <w:tcPr>
            <w:tcW w:w="1246" w:type="dxa"/>
            <w:gridSpan w:val="3"/>
            <w:vAlign w:val="center"/>
          </w:tcPr>
          <w:p w14:paraId="17186889" w14:textId="77777777" w:rsidR="007F28A1" w:rsidRDefault="007F28A1">
            <w:pPr>
              <w:spacing w:line="320" w:lineRule="exact"/>
              <w:jc w:val="center"/>
              <w:rPr>
                <w:rFonts w:ascii="宋体" w:eastAsia="宋体" w:hAnsi="宋体" w:hint="eastAsia"/>
                <w:sz w:val="24"/>
                <w:szCs w:val="48"/>
              </w:rPr>
            </w:pPr>
            <w:r>
              <w:rPr>
                <w:rFonts w:ascii="宋体" w:eastAsia="宋体" w:hAnsi="宋体" w:hint="eastAsia"/>
                <w:sz w:val="24"/>
                <w:szCs w:val="48"/>
              </w:rPr>
              <w:t>数量</w:t>
            </w:r>
          </w:p>
        </w:tc>
        <w:tc>
          <w:tcPr>
            <w:tcW w:w="1554" w:type="dxa"/>
            <w:gridSpan w:val="2"/>
            <w:vAlign w:val="center"/>
          </w:tcPr>
          <w:p w14:paraId="1E6F1169" w14:textId="77777777" w:rsidR="007F28A1" w:rsidRDefault="007F28A1">
            <w:pPr>
              <w:spacing w:line="320" w:lineRule="exact"/>
              <w:jc w:val="center"/>
              <w:rPr>
                <w:rFonts w:ascii="宋体" w:eastAsia="宋体" w:hAnsi="宋体" w:hint="eastAsia"/>
                <w:sz w:val="24"/>
                <w:szCs w:val="48"/>
              </w:rPr>
            </w:pPr>
            <w:r>
              <w:rPr>
                <w:rFonts w:ascii="宋体" w:eastAsia="宋体" w:hAnsi="宋体" w:hint="eastAsia"/>
                <w:sz w:val="24"/>
                <w:szCs w:val="48"/>
              </w:rPr>
              <w:t>购置价格</w:t>
            </w:r>
          </w:p>
        </w:tc>
      </w:tr>
      <w:tr w:rsidR="007F28A1" w14:paraId="695C08B9" w14:textId="77777777">
        <w:tblPrEx>
          <w:tblCellMar>
            <w:top w:w="0" w:type="dxa"/>
            <w:bottom w:w="0" w:type="dxa"/>
          </w:tblCellMar>
        </w:tblPrEx>
        <w:trPr>
          <w:gridAfter w:val="1"/>
          <w:wAfter w:w="42" w:type="dxa"/>
          <w:cantSplit/>
          <w:trHeight w:hRule="exact" w:val="567"/>
        </w:trPr>
        <w:tc>
          <w:tcPr>
            <w:tcW w:w="692" w:type="dxa"/>
            <w:vAlign w:val="center"/>
          </w:tcPr>
          <w:p w14:paraId="4160C9AD" w14:textId="77777777" w:rsidR="007F28A1" w:rsidRDefault="007F28A1">
            <w:pPr>
              <w:spacing w:line="320" w:lineRule="exact"/>
              <w:jc w:val="center"/>
              <w:rPr>
                <w:rFonts w:ascii="宋体" w:eastAsia="宋体" w:hAnsi="宋体" w:hint="eastAsia"/>
                <w:sz w:val="24"/>
                <w:szCs w:val="48"/>
              </w:rPr>
            </w:pPr>
          </w:p>
        </w:tc>
        <w:tc>
          <w:tcPr>
            <w:tcW w:w="1909" w:type="dxa"/>
            <w:gridSpan w:val="2"/>
            <w:vAlign w:val="center"/>
          </w:tcPr>
          <w:p w14:paraId="3925BA27" w14:textId="77777777" w:rsidR="007F28A1" w:rsidRDefault="007F28A1">
            <w:pPr>
              <w:spacing w:line="320" w:lineRule="exact"/>
              <w:jc w:val="center"/>
              <w:rPr>
                <w:rFonts w:ascii="宋体" w:eastAsia="宋体" w:hAnsi="宋体" w:hint="eastAsia"/>
                <w:sz w:val="24"/>
                <w:szCs w:val="48"/>
              </w:rPr>
            </w:pPr>
          </w:p>
        </w:tc>
        <w:tc>
          <w:tcPr>
            <w:tcW w:w="1932" w:type="dxa"/>
            <w:gridSpan w:val="2"/>
            <w:vAlign w:val="center"/>
          </w:tcPr>
          <w:p w14:paraId="77634EDE" w14:textId="77777777" w:rsidR="007F28A1" w:rsidRDefault="007F28A1">
            <w:pPr>
              <w:spacing w:line="320" w:lineRule="exact"/>
              <w:jc w:val="center"/>
              <w:rPr>
                <w:rFonts w:ascii="宋体" w:eastAsia="宋体" w:hAnsi="宋体" w:hint="eastAsia"/>
                <w:sz w:val="24"/>
                <w:szCs w:val="48"/>
              </w:rPr>
            </w:pPr>
          </w:p>
        </w:tc>
        <w:tc>
          <w:tcPr>
            <w:tcW w:w="1486" w:type="dxa"/>
            <w:gridSpan w:val="2"/>
            <w:vAlign w:val="center"/>
          </w:tcPr>
          <w:p w14:paraId="37D59FA6" w14:textId="77777777" w:rsidR="007F28A1" w:rsidRDefault="007F28A1">
            <w:pPr>
              <w:spacing w:line="320" w:lineRule="exact"/>
              <w:jc w:val="center"/>
              <w:rPr>
                <w:rFonts w:ascii="宋体" w:eastAsia="宋体" w:hAnsi="宋体" w:hint="eastAsia"/>
                <w:sz w:val="24"/>
                <w:szCs w:val="48"/>
              </w:rPr>
            </w:pPr>
          </w:p>
        </w:tc>
        <w:tc>
          <w:tcPr>
            <w:tcW w:w="1246" w:type="dxa"/>
            <w:gridSpan w:val="3"/>
          </w:tcPr>
          <w:p w14:paraId="195A66AB" w14:textId="77777777" w:rsidR="007F28A1" w:rsidRDefault="007F28A1">
            <w:pPr>
              <w:spacing w:line="320" w:lineRule="exact"/>
              <w:jc w:val="center"/>
              <w:rPr>
                <w:rFonts w:ascii="宋体" w:eastAsia="宋体" w:hAnsi="宋体" w:hint="eastAsia"/>
                <w:sz w:val="24"/>
                <w:szCs w:val="48"/>
              </w:rPr>
            </w:pPr>
          </w:p>
        </w:tc>
        <w:tc>
          <w:tcPr>
            <w:tcW w:w="1554" w:type="dxa"/>
            <w:gridSpan w:val="2"/>
            <w:vAlign w:val="center"/>
          </w:tcPr>
          <w:p w14:paraId="3C216CE9" w14:textId="77777777" w:rsidR="007F28A1" w:rsidRDefault="007F28A1">
            <w:pPr>
              <w:spacing w:line="320" w:lineRule="exact"/>
              <w:jc w:val="center"/>
              <w:rPr>
                <w:rFonts w:ascii="宋体" w:eastAsia="宋体" w:hAnsi="宋体" w:hint="eastAsia"/>
                <w:sz w:val="24"/>
                <w:szCs w:val="48"/>
              </w:rPr>
            </w:pPr>
          </w:p>
        </w:tc>
      </w:tr>
      <w:tr w:rsidR="007F28A1" w14:paraId="3D5EC91F" w14:textId="77777777">
        <w:tblPrEx>
          <w:tblCellMar>
            <w:top w:w="0" w:type="dxa"/>
            <w:bottom w:w="0" w:type="dxa"/>
          </w:tblCellMar>
        </w:tblPrEx>
        <w:trPr>
          <w:gridAfter w:val="1"/>
          <w:wAfter w:w="42" w:type="dxa"/>
          <w:cantSplit/>
          <w:trHeight w:hRule="exact" w:val="567"/>
        </w:trPr>
        <w:tc>
          <w:tcPr>
            <w:tcW w:w="692" w:type="dxa"/>
            <w:vAlign w:val="center"/>
          </w:tcPr>
          <w:p w14:paraId="0AC7987F" w14:textId="77777777" w:rsidR="007F28A1" w:rsidRDefault="007F28A1">
            <w:pPr>
              <w:spacing w:line="320" w:lineRule="exact"/>
              <w:jc w:val="center"/>
              <w:rPr>
                <w:rFonts w:ascii="宋体" w:eastAsia="宋体" w:hAnsi="宋体" w:hint="eastAsia"/>
                <w:sz w:val="24"/>
                <w:szCs w:val="48"/>
              </w:rPr>
            </w:pPr>
          </w:p>
        </w:tc>
        <w:tc>
          <w:tcPr>
            <w:tcW w:w="1909" w:type="dxa"/>
            <w:gridSpan w:val="2"/>
            <w:vAlign w:val="center"/>
          </w:tcPr>
          <w:p w14:paraId="2631FA35" w14:textId="77777777" w:rsidR="007F28A1" w:rsidRDefault="007F28A1">
            <w:pPr>
              <w:spacing w:line="320" w:lineRule="exact"/>
              <w:jc w:val="center"/>
              <w:rPr>
                <w:rFonts w:ascii="宋体" w:eastAsia="宋体" w:hAnsi="宋体" w:hint="eastAsia"/>
                <w:sz w:val="24"/>
                <w:szCs w:val="48"/>
              </w:rPr>
            </w:pPr>
          </w:p>
        </w:tc>
        <w:tc>
          <w:tcPr>
            <w:tcW w:w="1932" w:type="dxa"/>
            <w:gridSpan w:val="2"/>
            <w:vAlign w:val="center"/>
          </w:tcPr>
          <w:p w14:paraId="66589453" w14:textId="77777777" w:rsidR="007F28A1" w:rsidRDefault="007F28A1">
            <w:pPr>
              <w:spacing w:line="320" w:lineRule="exact"/>
              <w:jc w:val="center"/>
              <w:rPr>
                <w:rFonts w:ascii="宋体" w:eastAsia="宋体" w:hAnsi="宋体" w:hint="eastAsia"/>
                <w:sz w:val="24"/>
                <w:szCs w:val="48"/>
              </w:rPr>
            </w:pPr>
          </w:p>
        </w:tc>
        <w:tc>
          <w:tcPr>
            <w:tcW w:w="1486" w:type="dxa"/>
            <w:gridSpan w:val="2"/>
            <w:vAlign w:val="center"/>
          </w:tcPr>
          <w:p w14:paraId="6F3F2285" w14:textId="77777777" w:rsidR="007F28A1" w:rsidRDefault="007F28A1">
            <w:pPr>
              <w:spacing w:line="320" w:lineRule="exact"/>
              <w:jc w:val="center"/>
              <w:rPr>
                <w:rFonts w:ascii="宋体" w:eastAsia="宋体" w:hAnsi="宋体" w:hint="eastAsia"/>
                <w:sz w:val="24"/>
                <w:szCs w:val="48"/>
              </w:rPr>
            </w:pPr>
          </w:p>
        </w:tc>
        <w:tc>
          <w:tcPr>
            <w:tcW w:w="1246" w:type="dxa"/>
            <w:gridSpan w:val="3"/>
          </w:tcPr>
          <w:p w14:paraId="641C3782" w14:textId="77777777" w:rsidR="007F28A1" w:rsidRDefault="007F28A1">
            <w:pPr>
              <w:spacing w:line="320" w:lineRule="exact"/>
              <w:jc w:val="center"/>
              <w:rPr>
                <w:rFonts w:ascii="宋体" w:eastAsia="宋体" w:hAnsi="宋体" w:hint="eastAsia"/>
                <w:sz w:val="24"/>
                <w:szCs w:val="48"/>
              </w:rPr>
            </w:pPr>
          </w:p>
        </w:tc>
        <w:tc>
          <w:tcPr>
            <w:tcW w:w="1554" w:type="dxa"/>
            <w:gridSpan w:val="2"/>
            <w:vAlign w:val="center"/>
          </w:tcPr>
          <w:p w14:paraId="298A6559" w14:textId="77777777" w:rsidR="007F28A1" w:rsidRDefault="007F28A1">
            <w:pPr>
              <w:spacing w:line="320" w:lineRule="exact"/>
              <w:jc w:val="center"/>
              <w:rPr>
                <w:rFonts w:ascii="宋体" w:eastAsia="宋体" w:hAnsi="宋体" w:hint="eastAsia"/>
                <w:sz w:val="24"/>
                <w:szCs w:val="48"/>
              </w:rPr>
            </w:pPr>
          </w:p>
        </w:tc>
      </w:tr>
      <w:tr w:rsidR="007F28A1" w14:paraId="2D904592" w14:textId="77777777">
        <w:tblPrEx>
          <w:tblCellMar>
            <w:top w:w="0" w:type="dxa"/>
            <w:bottom w:w="0" w:type="dxa"/>
          </w:tblCellMar>
        </w:tblPrEx>
        <w:trPr>
          <w:gridAfter w:val="1"/>
          <w:wAfter w:w="42" w:type="dxa"/>
          <w:cantSplit/>
          <w:trHeight w:hRule="exact" w:val="567"/>
        </w:trPr>
        <w:tc>
          <w:tcPr>
            <w:tcW w:w="692" w:type="dxa"/>
            <w:vAlign w:val="center"/>
          </w:tcPr>
          <w:p w14:paraId="7856702B" w14:textId="77777777" w:rsidR="007F28A1" w:rsidRDefault="007F28A1">
            <w:pPr>
              <w:spacing w:line="320" w:lineRule="exact"/>
              <w:jc w:val="center"/>
              <w:rPr>
                <w:rFonts w:ascii="宋体" w:eastAsia="宋体" w:hAnsi="宋体" w:hint="eastAsia"/>
                <w:sz w:val="24"/>
                <w:szCs w:val="48"/>
              </w:rPr>
            </w:pPr>
          </w:p>
        </w:tc>
        <w:tc>
          <w:tcPr>
            <w:tcW w:w="1909" w:type="dxa"/>
            <w:gridSpan w:val="2"/>
            <w:vAlign w:val="center"/>
          </w:tcPr>
          <w:p w14:paraId="271A0D85" w14:textId="77777777" w:rsidR="007F28A1" w:rsidRDefault="007F28A1">
            <w:pPr>
              <w:spacing w:line="320" w:lineRule="exact"/>
              <w:jc w:val="center"/>
              <w:rPr>
                <w:rFonts w:ascii="宋体" w:eastAsia="宋体" w:hAnsi="宋体" w:hint="eastAsia"/>
                <w:sz w:val="24"/>
                <w:szCs w:val="48"/>
              </w:rPr>
            </w:pPr>
          </w:p>
        </w:tc>
        <w:tc>
          <w:tcPr>
            <w:tcW w:w="1932" w:type="dxa"/>
            <w:gridSpan w:val="2"/>
            <w:vAlign w:val="center"/>
          </w:tcPr>
          <w:p w14:paraId="2D85705F" w14:textId="77777777" w:rsidR="007F28A1" w:rsidRDefault="007F28A1">
            <w:pPr>
              <w:spacing w:line="320" w:lineRule="exact"/>
              <w:jc w:val="center"/>
              <w:rPr>
                <w:rFonts w:ascii="宋体" w:eastAsia="宋体" w:hAnsi="宋体" w:hint="eastAsia"/>
                <w:sz w:val="24"/>
                <w:szCs w:val="48"/>
              </w:rPr>
            </w:pPr>
          </w:p>
        </w:tc>
        <w:tc>
          <w:tcPr>
            <w:tcW w:w="1486" w:type="dxa"/>
            <w:gridSpan w:val="2"/>
            <w:vAlign w:val="center"/>
          </w:tcPr>
          <w:p w14:paraId="7334CA2B" w14:textId="77777777" w:rsidR="007F28A1" w:rsidRDefault="007F28A1">
            <w:pPr>
              <w:spacing w:line="320" w:lineRule="exact"/>
              <w:jc w:val="center"/>
              <w:rPr>
                <w:rFonts w:ascii="宋体" w:eastAsia="宋体" w:hAnsi="宋体" w:hint="eastAsia"/>
                <w:sz w:val="24"/>
                <w:szCs w:val="48"/>
              </w:rPr>
            </w:pPr>
          </w:p>
        </w:tc>
        <w:tc>
          <w:tcPr>
            <w:tcW w:w="1246" w:type="dxa"/>
            <w:gridSpan w:val="3"/>
          </w:tcPr>
          <w:p w14:paraId="4B3CD5C5" w14:textId="77777777" w:rsidR="007F28A1" w:rsidRDefault="007F28A1">
            <w:pPr>
              <w:spacing w:line="320" w:lineRule="exact"/>
              <w:jc w:val="center"/>
              <w:rPr>
                <w:rFonts w:ascii="宋体" w:eastAsia="宋体" w:hAnsi="宋体" w:hint="eastAsia"/>
                <w:sz w:val="24"/>
                <w:szCs w:val="48"/>
              </w:rPr>
            </w:pPr>
          </w:p>
        </w:tc>
        <w:tc>
          <w:tcPr>
            <w:tcW w:w="1554" w:type="dxa"/>
            <w:gridSpan w:val="2"/>
            <w:vAlign w:val="center"/>
          </w:tcPr>
          <w:p w14:paraId="77E1D409" w14:textId="77777777" w:rsidR="007F28A1" w:rsidRDefault="007F28A1">
            <w:pPr>
              <w:spacing w:line="320" w:lineRule="exact"/>
              <w:jc w:val="center"/>
              <w:rPr>
                <w:rFonts w:ascii="宋体" w:eastAsia="宋体" w:hAnsi="宋体" w:hint="eastAsia"/>
                <w:sz w:val="24"/>
                <w:szCs w:val="48"/>
              </w:rPr>
            </w:pPr>
          </w:p>
        </w:tc>
      </w:tr>
      <w:tr w:rsidR="007F28A1" w14:paraId="3897B4DD" w14:textId="77777777">
        <w:tblPrEx>
          <w:tblCellMar>
            <w:top w:w="0" w:type="dxa"/>
            <w:bottom w:w="0" w:type="dxa"/>
          </w:tblCellMar>
        </w:tblPrEx>
        <w:trPr>
          <w:gridAfter w:val="1"/>
          <w:wAfter w:w="42" w:type="dxa"/>
          <w:cantSplit/>
          <w:trHeight w:hRule="exact" w:val="567"/>
        </w:trPr>
        <w:tc>
          <w:tcPr>
            <w:tcW w:w="692" w:type="dxa"/>
            <w:vAlign w:val="center"/>
          </w:tcPr>
          <w:p w14:paraId="12C9C5E3" w14:textId="77777777" w:rsidR="007F28A1" w:rsidRDefault="007F28A1">
            <w:pPr>
              <w:spacing w:line="320" w:lineRule="exact"/>
              <w:jc w:val="center"/>
              <w:rPr>
                <w:rFonts w:ascii="宋体" w:eastAsia="宋体" w:hAnsi="宋体" w:hint="eastAsia"/>
                <w:sz w:val="24"/>
                <w:szCs w:val="48"/>
              </w:rPr>
            </w:pPr>
          </w:p>
        </w:tc>
        <w:tc>
          <w:tcPr>
            <w:tcW w:w="1909" w:type="dxa"/>
            <w:gridSpan w:val="2"/>
            <w:vAlign w:val="center"/>
          </w:tcPr>
          <w:p w14:paraId="61B952C1" w14:textId="77777777" w:rsidR="007F28A1" w:rsidRDefault="007F28A1">
            <w:pPr>
              <w:spacing w:line="320" w:lineRule="exact"/>
              <w:jc w:val="center"/>
              <w:rPr>
                <w:rFonts w:ascii="宋体" w:eastAsia="宋体" w:hAnsi="宋体" w:hint="eastAsia"/>
                <w:sz w:val="24"/>
                <w:szCs w:val="48"/>
              </w:rPr>
            </w:pPr>
          </w:p>
        </w:tc>
        <w:tc>
          <w:tcPr>
            <w:tcW w:w="1932" w:type="dxa"/>
            <w:gridSpan w:val="2"/>
            <w:vAlign w:val="center"/>
          </w:tcPr>
          <w:p w14:paraId="1DA8A649" w14:textId="77777777" w:rsidR="007F28A1" w:rsidRDefault="007F28A1">
            <w:pPr>
              <w:spacing w:line="320" w:lineRule="exact"/>
              <w:jc w:val="center"/>
              <w:rPr>
                <w:rFonts w:ascii="宋体" w:eastAsia="宋体" w:hAnsi="宋体" w:hint="eastAsia"/>
                <w:sz w:val="24"/>
                <w:szCs w:val="48"/>
              </w:rPr>
            </w:pPr>
          </w:p>
        </w:tc>
        <w:tc>
          <w:tcPr>
            <w:tcW w:w="1486" w:type="dxa"/>
            <w:gridSpan w:val="2"/>
            <w:vAlign w:val="center"/>
          </w:tcPr>
          <w:p w14:paraId="69FFEEC5" w14:textId="77777777" w:rsidR="007F28A1" w:rsidRDefault="007F28A1">
            <w:pPr>
              <w:spacing w:line="320" w:lineRule="exact"/>
              <w:jc w:val="center"/>
              <w:rPr>
                <w:rFonts w:ascii="宋体" w:eastAsia="宋体" w:hAnsi="宋体" w:hint="eastAsia"/>
                <w:sz w:val="24"/>
                <w:szCs w:val="48"/>
              </w:rPr>
            </w:pPr>
          </w:p>
        </w:tc>
        <w:tc>
          <w:tcPr>
            <w:tcW w:w="1246" w:type="dxa"/>
            <w:gridSpan w:val="3"/>
          </w:tcPr>
          <w:p w14:paraId="1A77FADF" w14:textId="77777777" w:rsidR="007F28A1" w:rsidRDefault="007F28A1">
            <w:pPr>
              <w:spacing w:line="320" w:lineRule="exact"/>
              <w:jc w:val="center"/>
              <w:rPr>
                <w:rFonts w:ascii="宋体" w:eastAsia="宋体" w:hAnsi="宋体" w:hint="eastAsia"/>
                <w:sz w:val="24"/>
                <w:szCs w:val="48"/>
              </w:rPr>
            </w:pPr>
          </w:p>
        </w:tc>
        <w:tc>
          <w:tcPr>
            <w:tcW w:w="1554" w:type="dxa"/>
            <w:gridSpan w:val="2"/>
            <w:vAlign w:val="center"/>
          </w:tcPr>
          <w:p w14:paraId="07E007CB" w14:textId="77777777" w:rsidR="007F28A1" w:rsidRDefault="007F28A1">
            <w:pPr>
              <w:spacing w:line="320" w:lineRule="exact"/>
              <w:jc w:val="center"/>
              <w:rPr>
                <w:rFonts w:ascii="宋体" w:eastAsia="宋体" w:hAnsi="宋体" w:hint="eastAsia"/>
                <w:sz w:val="24"/>
                <w:szCs w:val="48"/>
              </w:rPr>
            </w:pPr>
          </w:p>
        </w:tc>
      </w:tr>
      <w:tr w:rsidR="007F28A1" w14:paraId="2C1AA63D" w14:textId="77777777">
        <w:tblPrEx>
          <w:tblCellMar>
            <w:top w:w="0" w:type="dxa"/>
            <w:bottom w:w="0" w:type="dxa"/>
          </w:tblCellMar>
        </w:tblPrEx>
        <w:trPr>
          <w:gridAfter w:val="1"/>
          <w:wAfter w:w="42" w:type="dxa"/>
          <w:cantSplit/>
          <w:trHeight w:hRule="exact" w:val="567"/>
        </w:trPr>
        <w:tc>
          <w:tcPr>
            <w:tcW w:w="692" w:type="dxa"/>
            <w:vAlign w:val="center"/>
          </w:tcPr>
          <w:p w14:paraId="2F024C04" w14:textId="77777777" w:rsidR="007F28A1" w:rsidRDefault="007F28A1">
            <w:pPr>
              <w:spacing w:line="320" w:lineRule="exact"/>
              <w:jc w:val="center"/>
              <w:rPr>
                <w:rFonts w:ascii="宋体" w:eastAsia="宋体" w:hAnsi="宋体" w:hint="eastAsia"/>
                <w:sz w:val="24"/>
                <w:szCs w:val="48"/>
              </w:rPr>
            </w:pPr>
          </w:p>
        </w:tc>
        <w:tc>
          <w:tcPr>
            <w:tcW w:w="1909" w:type="dxa"/>
            <w:gridSpan w:val="2"/>
            <w:vAlign w:val="center"/>
          </w:tcPr>
          <w:p w14:paraId="062B051B" w14:textId="77777777" w:rsidR="007F28A1" w:rsidRDefault="007F28A1">
            <w:pPr>
              <w:spacing w:line="320" w:lineRule="exact"/>
              <w:jc w:val="center"/>
              <w:rPr>
                <w:rFonts w:ascii="宋体" w:eastAsia="宋体" w:hAnsi="宋体" w:hint="eastAsia"/>
                <w:sz w:val="24"/>
                <w:szCs w:val="48"/>
              </w:rPr>
            </w:pPr>
          </w:p>
        </w:tc>
        <w:tc>
          <w:tcPr>
            <w:tcW w:w="1932" w:type="dxa"/>
            <w:gridSpan w:val="2"/>
            <w:vAlign w:val="center"/>
          </w:tcPr>
          <w:p w14:paraId="3B6F9382" w14:textId="77777777" w:rsidR="007F28A1" w:rsidRDefault="007F28A1">
            <w:pPr>
              <w:spacing w:line="320" w:lineRule="exact"/>
              <w:jc w:val="center"/>
              <w:rPr>
                <w:rFonts w:ascii="宋体" w:eastAsia="宋体" w:hAnsi="宋体" w:hint="eastAsia"/>
                <w:sz w:val="24"/>
                <w:szCs w:val="48"/>
              </w:rPr>
            </w:pPr>
          </w:p>
        </w:tc>
        <w:tc>
          <w:tcPr>
            <w:tcW w:w="1486" w:type="dxa"/>
            <w:gridSpan w:val="2"/>
            <w:vAlign w:val="center"/>
          </w:tcPr>
          <w:p w14:paraId="427AACA1" w14:textId="77777777" w:rsidR="007F28A1" w:rsidRDefault="007F28A1">
            <w:pPr>
              <w:spacing w:line="320" w:lineRule="exact"/>
              <w:jc w:val="center"/>
              <w:rPr>
                <w:rFonts w:ascii="宋体" w:eastAsia="宋体" w:hAnsi="宋体" w:hint="eastAsia"/>
                <w:sz w:val="24"/>
                <w:szCs w:val="48"/>
              </w:rPr>
            </w:pPr>
          </w:p>
        </w:tc>
        <w:tc>
          <w:tcPr>
            <w:tcW w:w="1246" w:type="dxa"/>
            <w:gridSpan w:val="3"/>
          </w:tcPr>
          <w:p w14:paraId="773D847C" w14:textId="77777777" w:rsidR="007F28A1" w:rsidRDefault="007F28A1">
            <w:pPr>
              <w:spacing w:line="320" w:lineRule="exact"/>
              <w:jc w:val="center"/>
              <w:rPr>
                <w:rFonts w:ascii="宋体" w:eastAsia="宋体" w:hAnsi="宋体" w:hint="eastAsia"/>
                <w:sz w:val="24"/>
                <w:szCs w:val="48"/>
              </w:rPr>
            </w:pPr>
          </w:p>
        </w:tc>
        <w:tc>
          <w:tcPr>
            <w:tcW w:w="1554" w:type="dxa"/>
            <w:gridSpan w:val="2"/>
            <w:vAlign w:val="center"/>
          </w:tcPr>
          <w:p w14:paraId="0E108DC0" w14:textId="77777777" w:rsidR="007F28A1" w:rsidRDefault="007F28A1">
            <w:pPr>
              <w:spacing w:line="320" w:lineRule="exact"/>
              <w:jc w:val="center"/>
              <w:rPr>
                <w:rFonts w:ascii="宋体" w:eastAsia="宋体" w:hAnsi="宋体" w:hint="eastAsia"/>
                <w:sz w:val="24"/>
                <w:szCs w:val="48"/>
              </w:rPr>
            </w:pPr>
          </w:p>
        </w:tc>
      </w:tr>
      <w:tr w:rsidR="007F28A1" w14:paraId="32549E78" w14:textId="77777777">
        <w:tblPrEx>
          <w:tblCellMar>
            <w:top w:w="0" w:type="dxa"/>
            <w:bottom w:w="0" w:type="dxa"/>
          </w:tblCellMar>
        </w:tblPrEx>
        <w:trPr>
          <w:gridAfter w:val="1"/>
          <w:wAfter w:w="42" w:type="dxa"/>
          <w:cantSplit/>
          <w:trHeight w:hRule="exact" w:val="567"/>
        </w:trPr>
        <w:tc>
          <w:tcPr>
            <w:tcW w:w="692" w:type="dxa"/>
            <w:vAlign w:val="center"/>
          </w:tcPr>
          <w:p w14:paraId="15684170" w14:textId="77777777" w:rsidR="007F28A1" w:rsidRDefault="007F28A1">
            <w:pPr>
              <w:spacing w:line="320" w:lineRule="exact"/>
              <w:jc w:val="center"/>
              <w:rPr>
                <w:rFonts w:ascii="宋体" w:eastAsia="宋体" w:hAnsi="宋体" w:hint="eastAsia"/>
                <w:sz w:val="24"/>
                <w:szCs w:val="48"/>
              </w:rPr>
            </w:pPr>
          </w:p>
        </w:tc>
        <w:tc>
          <w:tcPr>
            <w:tcW w:w="1909" w:type="dxa"/>
            <w:gridSpan w:val="2"/>
            <w:vAlign w:val="center"/>
          </w:tcPr>
          <w:p w14:paraId="5BA31FE8" w14:textId="77777777" w:rsidR="007F28A1" w:rsidRDefault="007F28A1">
            <w:pPr>
              <w:spacing w:line="320" w:lineRule="exact"/>
              <w:jc w:val="center"/>
              <w:rPr>
                <w:rFonts w:ascii="宋体" w:eastAsia="宋体" w:hAnsi="宋体" w:hint="eastAsia"/>
                <w:sz w:val="24"/>
                <w:szCs w:val="48"/>
              </w:rPr>
            </w:pPr>
          </w:p>
        </w:tc>
        <w:tc>
          <w:tcPr>
            <w:tcW w:w="1932" w:type="dxa"/>
            <w:gridSpan w:val="2"/>
            <w:vAlign w:val="center"/>
          </w:tcPr>
          <w:p w14:paraId="1C0BE64B" w14:textId="77777777" w:rsidR="007F28A1" w:rsidRDefault="007F28A1">
            <w:pPr>
              <w:spacing w:line="320" w:lineRule="exact"/>
              <w:jc w:val="center"/>
              <w:rPr>
                <w:rFonts w:ascii="宋体" w:eastAsia="宋体" w:hAnsi="宋体" w:hint="eastAsia"/>
                <w:sz w:val="24"/>
                <w:szCs w:val="48"/>
              </w:rPr>
            </w:pPr>
          </w:p>
        </w:tc>
        <w:tc>
          <w:tcPr>
            <w:tcW w:w="1486" w:type="dxa"/>
            <w:gridSpan w:val="2"/>
            <w:vAlign w:val="center"/>
          </w:tcPr>
          <w:p w14:paraId="0F8E8B03" w14:textId="77777777" w:rsidR="007F28A1" w:rsidRDefault="007F28A1">
            <w:pPr>
              <w:spacing w:line="320" w:lineRule="exact"/>
              <w:jc w:val="center"/>
              <w:rPr>
                <w:rFonts w:ascii="宋体" w:eastAsia="宋体" w:hAnsi="宋体" w:hint="eastAsia"/>
                <w:sz w:val="24"/>
                <w:szCs w:val="48"/>
              </w:rPr>
            </w:pPr>
          </w:p>
        </w:tc>
        <w:tc>
          <w:tcPr>
            <w:tcW w:w="1246" w:type="dxa"/>
            <w:gridSpan w:val="3"/>
          </w:tcPr>
          <w:p w14:paraId="6A77BBAB" w14:textId="77777777" w:rsidR="007F28A1" w:rsidRDefault="007F28A1">
            <w:pPr>
              <w:spacing w:line="320" w:lineRule="exact"/>
              <w:jc w:val="center"/>
              <w:rPr>
                <w:rFonts w:ascii="宋体" w:eastAsia="宋体" w:hAnsi="宋体" w:hint="eastAsia"/>
                <w:sz w:val="24"/>
                <w:szCs w:val="48"/>
              </w:rPr>
            </w:pPr>
          </w:p>
        </w:tc>
        <w:tc>
          <w:tcPr>
            <w:tcW w:w="1554" w:type="dxa"/>
            <w:gridSpan w:val="2"/>
            <w:vAlign w:val="center"/>
          </w:tcPr>
          <w:p w14:paraId="0E677733" w14:textId="77777777" w:rsidR="007F28A1" w:rsidRDefault="007F28A1">
            <w:pPr>
              <w:spacing w:line="320" w:lineRule="exact"/>
              <w:jc w:val="center"/>
              <w:rPr>
                <w:rFonts w:ascii="宋体" w:eastAsia="宋体" w:hAnsi="宋体" w:hint="eastAsia"/>
                <w:sz w:val="24"/>
                <w:szCs w:val="48"/>
              </w:rPr>
            </w:pPr>
          </w:p>
        </w:tc>
      </w:tr>
      <w:tr w:rsidR="007F28A1" w14:paraId="4BEEECEF" w14:textId="77777777">
        <w:tblPrEx>
          <w:tblCellMar>
            <w:top w:w="0" w:type="dxa"/>
            <w:bottom w:w="0" w:type="dxa"/>
          </w:tblCellMar>
        </w:tblPrEx>
        <w:trPr>
          <w:gridAfter w:val="1"/>
          <w:wAfter w:w="42" w:type="dxa"/>
          <w:cantSplit/>
          <w:trHeight w:hRule="exact" w:val="567"/>
        </w:trPr>
        <w:tc>
          <w:tcPr>
            <w:tcW w:w="692" w:type="dxa"/>
            <w:vAlign w:val="center"/>
          </w:tcPr>
          <w:p w14:paraId="73502B3F" w14:textId="77777777" w:rsidR="007F28A1" w:rsidRDefault="007F28A1">
            <w:pPr>
              <w:spacing w:line="320" w:lineRule="exact"/>
              <w:jc w:val="center"/>
              <w:rPr>
                <w:rFonts w:ascii="宋体" w:eastAsia="宋体" w:hAnsi="宋体" w:hint="eastAsia"/>
                <w:sz w:val="24"/>
                <w:szCs w:val="48"/>
              </w:rPr>
            </w:pPr>
          </w:p>
          <w:p w14:paraId="6597FEEE" w14:textId="77777777" w:rsidR="007F28A1" w:rsidRDefault="007F28A1">
            <w:pPr>
              <w:spacing w:line="320" w:lineRule="exact"/>
              <w:jc w:val="center"/>
              <w:rPr>
                <w:rFonts w:ascii="宋体" w:eastAsia="宋体" w:hAnsi="宋体" w:hint="eastAsia"/>
                <w:sz w:val="24"/>
                <w:szCs w:val="48"/>
              </w:rPr>
            </w:pPr>
          </w:p>
        </w:tc>
        <w:tc>
          <w:tcPr>
            <w:tcW w:w="1909" w:type="dxa"/>
            <w:gridSpan w:val="2"/>
            <w:vAlign w:val="center"/>
          </w:tcPr>
          <w:p w14:paraId="131BD1CC" w14:textId="77777777" w:rsidR="007F28A1" w:rsidRDefault="007F28A1">
            <w:pPr>
              <w:spacing w:line="320" w:lineRule="exact"/>
              <w:jc w:val="center"/>
              <w:rPr>
                <w:rFonts w:ascii="宋体" w:eastAsia="宋体" w:hAnsi="宋体" w:hint="eastAsia"/>
                <w:sz w:val="24"/>
                <w:szCs w:val="48"/>
              </w:rPr>
            </w:pPr>
          </w:p>
        </w:tc>
        <w:tc>
          <w:tcPr>
            <w:tcW w:w="1932" w:type="dxa"/>
            <w:gridSpan w:val="2"/>
            <w:vAlign w:val="center"/>
          </w:tcPr>
          <w:p w14:paraId="2D4C30B7" w14:textId="77777777" w:rsidR="007F28A1" w:rsidRDefault="007F28A1">
            <w:pPr>
              <w:spacing w:line="320" w:lineRule="exact"/>
              <w:jc w:val="center"/>
              <w:rPr>
                <w:rFonts w:ascii="宋体" w:eastAsia="宋体" w:hAnsi="宋体" w:hint="eastAsia"/>
                <w:sz w:val="24"/>
                <w:szCs w:val="48"/>
              </w:rPr>
            </w:pPr>
          </w:p>
        </w:tc>
        <w:tc>
          <w:tcPr>
            <w:tcW w:w="1486" w:type="dxa"/>
            <w:gridSpan w:val="2"/>
            <w:vAlign w:val="center"/>
          </w:tcPr>
          <w:p w14:paraId="5EF59965" w14:textId="77777777" w:rsidR="007F28A1" w:rsidRDefault="007F28A1">
            <w:pPr>
              <w:spacing w:line="320" w:lineRule="exact"/>
              <w:jc w:val="center"/>
              <w:rPr>
                <w:rFonts w:ascii="宋体" w:eastAsia="宋体" w:hAnsi="宋体" w:hint="eastAsia"/>
                <w:sz w:val="24"/>
                <w:szCs w:val="48"/>
              </w:rPr>
            </w:pPr>
          </w:p>
        </w:tc>
        <w:tc>
          <w:tcPr>
            <w:tcW w:w="1246" w:type="dxa"/>
            <w:gridSpan w:val="3"/>
          </w:tcPr>
          <w:p w14:paraId="0F0AAB62" w14:textId="77777777" w:rsidR="007F28A1" w:rsidRDefault="007F28A1">
            <w:pPr>
              <w:spacing w:line="320" w:lineRule="exact"/>
              <w:jc w:val="center"/>
              <w:rPr>
                <w:rFonts w:ascii="宋体" w:eastAsia="宋体" w:hAnsi="宋体" w:hint="eastAsia"/>
                <w:sz w:val="24"/>
                <w:szCs w:val="48"/>
              </w:rPr>
            </w:pPr>
          </w:p>
        </w:tc>
        <w:tc>
          <w:tcPr>
            <w:tcW w:w="1554" w:type="dxa"/>
            <w:gridSpan w:val="2"/>
            <w:vAlign w:val="center"/>
          </w:tcPr>
          <w:p w14:paraId="275D9376" w14:textId="77777777" w:rsidR="007F28A1" w:rsidRDefault="007F28A1">
            <w:pPr>
              <w:spacing w:line="320" w:lineRule="exact"/>
              <w:jc w:val="center"/>
              <w:rPr>
                <w:rFonts w:ascii="宋体" w:eastAsia="宋体" w:hAnsi="宋体" w:hint="eastAsia"/>
                <w:sz w:val="24"/>
                <w:szCs w:val="48"/>
              </w:rPr>
            </w:pPr>
          </w:p>
        </w:tc>
      </w:tr>
      <w:tr w:rsidR="007F28A1" w14:paraId="4EBEB419" w14:textId="77777777">
        <w:tblPrEx>
          <w:tblCellMar>
            <w:top w:w="0" w:type="dxa"/>
            <w:bottom w:w="0" w:type="dxa"/>
          </w:tblCellMar>
        </w:tblPrEx>
        <w:trPr>
          <w:gridAfter w:val="1"/>
          <w:wAfter w:w="42" w:type="dxa"/>
          <w:cantSplit/>
          <w:trHeight w:hRule="exact" w:val="567"/>
        </w:trPr>
        <w:tc>
          <w:tcPr>
            <w:tcW w:w="692" w:type="dxa"/>
            <w:vAlign w:val="center"/>
          </w:tcPr>
          <w:p w14:paraId="28046936" w14:textId="77777777" w:rsidR="007F28A1" w:rsidRDefault="007F28A1">
            <w:pPr>
              <w:spacing w:line="320" w:lineRule="exact"/>
              <w:jc w:val="center"/>
              <w:rPr>
                <w:rFonts w:ascii="宋体" w:eastAsia="宋体" w:hAnsi="宋体" w:hint="eastAsia"/>
                <w:sz w:val="24"/>
                <w:szCs w:val="48"/>
              </w:rPr>
            </w:pPr>
          </w:p>
        </w:tc>
        <w:tc>
          <w:tcPr>
            <w:tcW w:w="1909" w:type="dxa"/>
            <w:gridSpan w:val="2"/>
            <w:vAlign w:val="center"/>
          </w:tcPr>
          <w:p w14:paraId="4C451508" w14:textId="77777777" w:rsidR="007F28A1" w:rsidRDefault="007F28A1">
            <w:pPr>
              <w:spacing w:line="320" w:lineRule="exact"/>
              <w:jc w:val="center"/>
              <w:rPr>
                <w:rFonts w:ascii="宋体" w:eastAsia="宋体" w:hAnsi="宋体" w:hint="eastAsia"/>
                <w:sz w:val="24"/>
                <w:szCs w:val="48"/>
              </w:rPr>
            </w:pPr>
          </w:p>
        </w:tc>
        <w:tc>
          <w:tcPr>
            <w:tcW w:w="1932" w:type="dxa"/>
            <w:gridSpan w:val="2"/>
            <w:vAlign w:val="center"/>
          </w:tcPr>
          <w:p w14:paraId="1144BAA3" w14:textId="77777777" w:rsidR="007F28A1" w:rsidRDefault="007F28A1">
            <w:pPr>
              <w:spacing w:line="320" w:lineRule="exact"/>
              <w:jc w:val="center"/>
              <w:rPr>
                <w:rFonts w:ascii="宋体" w:eastAsia="宋体" w:hAnsi="宋体" w:hint="eastAsia"/>
                <w:sz w:val="24"/>
                <w:szCs w:val="48"/>
              </w:rPr>
            </w:pPr>
          </w:p>
        </w:tc>
        <w:tc>
          <w:tcPr>
            <w:tcW w:w="1486" w:type="dxa"/>
            <w:gridSpan w:val="2"/>
            <w:vAlign w:val="center"/>
          </w:tcPr>
          <w:p w14:paraId="14B8B3D1" w14:textId="77777777" w:rsidR="007F28A1" w:rsidRDefault="007F28A1">
            <w:pPr>
              <w:spacing w:line="320" w:lineRule="exact"/>
              <w:jc w:val="center"/>
              <w:rPr>
                <w:rFonts w:ascii="宋体" w:eastAsia="宋体" w:hAnsi="宋体" w:hint="eastAsia"/>
                <w:sz w:val="24"/>
                <w:szCs w:val="48"/>
              </w:rPr>
            </w:pPr>
          </w:p>
        </w:tc>
        <w:tc>
          <w:tcPr>
            <w:tcW w:w="1246" w:type="dxa"/>
            <w:gridSpan w:val="3"/>
          </w:tcPr>
          <w:p w14:paraId="0CD72009" w14:textId="77777777" w:rsidR="007F28A1" w:rsidRDefault="007F28A1">
            <w:pPr>
              <w:spacing w:line="320" w:lineRule="exact"/>
              <w:jc w:val="center"/>
              <w:rPr>
                <w:rFonts w:ascii="宋体" w:eastAsia="宋体" w:hAnsi="宋体" w:hint="eastAsia"/>
                <w:sz w:val="24"/>
                <w:szCs w:val="48"/>
              </w:rPr>
            </w:pPr>
          </w:p>
        </w:tc>
        <w:tc>
          <w:tcPr>
            <w:tcW w:w="1554" w:type="dxa"/>
            <w:gridSpan w:val="2"/>
            <w:vAlign w:val="center"/>
          </w:tcPr>
          <w:p w14:paraId="33F4BB35" w14:textId="77777777" w:rsidR="007F28A1" w:rsidRDefault="007F28A1">
            <w:pPr>
              <w:spacing w:line="320" w:lineRule="exact"/>
              <w:jc w:val="center"/>
              <w:rPr>
                <w:rFonts w:ascii="宋体" w:eastAsia="宋体" w:hAnsi="宋体" w:hint="eastAsia"/>
                <w:sz w:val="24"/>
                <w:szCs w:val="48"/>
              </w:rPr>
            </w:pPr>
          </w:p>
        </w:tc>
      </w:tr>
      <w:tr w:rsidR="007F28A1" w14:paraId="1A1CCF87" w14:textId="77777777">
        <w:tblPrEx>
          <w:tblCellMar>
            <w:top w:w="0" w:type="dxa"/>
            <w:bottom w:w="0" w:type="dxa"/>
          </w:tblCellMar>
        </w:tblPrEx>
        <w:trPr>
          <w:gridAfter w:val="1"/>
          <w:wAfter w:w="42" w:type="dxa"/>
          <w:cantSplit/>
          <w:trHeight w:hRule="exact" w:val="567"/>
        </w:trPr>
        <w:tc>
          <w:tcPr>
            <w:tcW w:w="692" w:type="dxa"/>
            <w:vAlign w:val="center"/>
          </w:tcPr>
          <w:p w14:paraId="051006BE" w14:textId="77777777" w:rsidR="007F28A1" w:rsidRDefault="007F28A1">
            <w:pPr>
              <w:spacing w:line="320" w:lineRule="exact"/>
              <w:jc w:val="center"/>
              <w:rPr>
                <w:rFonts w:ascii="宋体" w:eastAsia="宋体" w:hAnsi="宋体" w:hint="eastAsia"/>
                <w:sz w:val="24"/>
                <w:szCs w:val="48"/>
              </w:rPr>
            </w:pPr>
          </w:p>
        </w:tc>
        <w:tc>
          <w:tcPr>
            <w:tcW w:w="1909" w:type="dxa"/>
            <w:gridSpan w:val="2"/>
            <w:vAlign w:val="center"/>
          </w:tcPr>
          <w:p w14:paraId="52DF4A77" w14:textId="77777777" w:rsidR="007F28A1" w:rsidRDefault="007F28A1">
            <w:pPr>
              <w:spacing w:line="320" w:lineRule="exact"/>
              <w:jc w:val="center"/>
              <w:rPr>
                <w:rFonts w:ascii="宋体" w:eastAsia="宋体" w:hAnsi="宋体" w:hint="eastAsia"/>
                <w:sz w:val="24"/>
                <w:szCs w:val="48"/>
              </w:rPr>
            </w:pPr>
          </w:p>
        </w:tc>
        <w:tc>
          <w:tcPr>
            <w:tcW w:w="1932" w:type="dxa"/>
            <w:gridSpan w:val="2"/>
            <w:vAlign w:val="center"/>
          </w:tcPr>
          <w:p w14:paraId="5B388DD9" w14:textId="77777777" w:rsidR="007F28A1" w:rsidRDefault="007F28A1">
            <w:pPr>
              <w:spacing w:line="320" w:lineRule="exact"/>
              <w:jc w:val="center"/>
              <w:rPr>
                <w:rFonts w:ascii="宋体" w:eastAsia="宋体" w:hAnsi="宋体" w:hint="eastAsia"/>
                <w:sz w:val="24"/>
                <w:szCs w:val="48"/>
              </w:rPr>
            </w:pPr>
          </w:p>
        </w:tc>
        <w:tc>
          <w:tcPr>
            <w:tcW w:w="1486" w:type="dxa"/>
            <w:gridSpan w:val="2"/>
            <w:vAlign w:val="center"/>
          </w:tcPr>
          <w:p w14:paraId="23A696C6" w14:textId="77777777" w:rsidR="007F28A1" w:rsidRDefault="007F28A1">
            <w:pPr>
              <w:spacing w:line="320" w:lineRule="exact"/>
              <w:jc w:val="center"/>
              <w:rPr>
                <w:rFonts w:ascii="宋体" w:eastAsia="宋体" w:hAnsi="宋体" w:hint="eastAsia"/>
                <w:sz w:val="24"/>
                <w:szCs w:val="48"/>
              </w:rPr>
            </w:pPr>
          </w:p>
        </w:tc>
        <w:tc>
          <w:tcPr>
            <w:tcW w:w="1246" w:type="dxa"/>
            <w:gridSpan w:val="3"/>
          </w:tcPr>
          <w:p w14:paraId="48F2F4B5" w14:textId="77777777" w:rsidR="007F28A1" w:rsidRDefault="007F28A1">
            <w:pPr>
              <w:spacing w:line="320" w:lineRule="exact"/>
              <w:jc w:val="center"/>
              <w:rPr>
                <w:rFonts w:ascii="宋体" w:eastAsia="宋体" w:hAnsi="宋体" w:hint="eastAsia"/>
                <w:sz w:val="24"/>
                <w:szCs w:val="48"/>
              </w:rPr>
            </w:pPr>
          </w:p>
        </w:tc>
        <w:tc>
          <w:tcPr>
            <w:tcW w:w="1554" w:type="dxa"/>
            <w:gridSpan w:val="2"/>
            <w:vAlign w:val="center"/>
          </w:tcPr>
          <w:p w14:paraId="2BA2A83C" w14:textId="77777777" w:rsidR="007F28A1" w:rsidRDefault="007F28A1">
            <w:pPr>
              <w:spacing w:line="320" w:lineRule="exact"/>
              <w:jc w:val="center"/>
              <w:rPr>
                <w:rFonts w:ascii="宋体" w:eastAsia="宋体" w:hAnsi="宋体" w:hint="eastAsia"/>
                <w:sz w:val="24"/>
                <w:szCs w:val="48"/>
              </w:rPr>
            </w:pPr>
          </w:p>
        </w:tc>
      </w:tr>
      <w:tr w:rsidR="007F28A1" w14:paraId="49A7984F" w14:textId="77777777">
        <w:tblPrEx>
          <w:tblCellMar>
            <w:top w:w="0" w:type="dxa"/>
            <w:bottom w:w="0" w:type="dxa"/>
          </w:tblCellMar>
        </w:tblPrEx>
        <w:trPr>
          <w:gridAfter w:val="1"/>
          <w:wAfter w:w="42" w:type="dxa"/>
          <w:cantSplit/>
          <w:trHeight w:hRule="exact" w:val="567"/>
        </w:trPr>
        <w:tc>
          <w:tcPr>
            <w:tcW w:w="692" w:type="dxa"/>
            <w:vAlign w:val="center"/>
          </w:tcPr>
          <w:p w14:paraId="5E523DB1" w14:textId="77777777" w:rsidR="007F28A1" w:rsidRDefault="007F28A1">
            <w:pPr>
              <w:spacing w:line="320" w:lineRule="exact"/>
              <w:jc w:val="center"/>
              <w:rPr>
                <w:rFonts w:ascii="宋体" w:eastAsia="宋体" w:hAnsi="宋体" w:hint="eastAsia"/>
                <w:sz w:val="24"/>
                <w:szCs w:val="48"/>
              </w:rPr>
            </w:pPr>
          </w:p>
        </w:tc>
        <w:tc>
          <w:tcPr>
            <w:tcW w:w="1909" w:type="dxa"/>
            <w:gridSpan w:val="2"/>
            <w:vAlign w:val="center"/>
          </w:tcPr>
          <w:p w14:paraId="14158C5D" w14:textId="77777777" w:rsidR="007F28A1" w:rsidRDefault="007F28A1">
            <w:pPr>
              <w:spacing w:line="320" w:lineRule="exact"/>
              <w:jc w:val="center"/>
              <w:rPr>
                <w:rFonts w:ascii="宋体" w:eastAsia="宋体" w:hAnsi="宋体" w:hint="eastAsia"/>
                <w:sz w:val="24"/>
                <w:szCs w:val="48"/>
              </w:rPr>
            </w:pPr>
          </w:p>
        </w:tc>
        <w:tc>
          <w:tcPr>
            <w:tcW w:w="1932" w:type="dxa"/>
            <w:gridSpan w:val="2"/>
            <w:vAlign w:val="center"/>
          </w:tcPr>
          <w:p w14:paraId="19B69631" w14:textId="77777777" w:rsidR="007F28A1" w:rsidRDefault="007F28A1">
            <w:pPr>
              <w:spacing w:line="320" w:lineRule="exact"/>
              <w:jc w:val="center"/>
              <w:rPr>
                <w:rFonts w:ascii="宋体" w:eastAsia="宋体" w:hAnsi="宋体" w:hint="eastAsia"/>
                <w:sz w:val="24"/>
                <w:szCs w:val="48"/>
              </w:rPr>
            </w:pPr>
          </w:p>
        </w:tc>
        <w:tc>
          <w:tcPr>
            <w:tcW w:w="1486" w:type="dxa"/>
            <w:gridSpan w:val="2"/>
            <w:vAlign w:val="center"/>
          </w:tcPr>
          <w:p w14:paraId="0CAC9771" w14:textId="77777777" w:rsidR="007F28A1" w:rsidRDefault="007F28A1">
            <w:pPr>
              <w:spacing w:line="320" w:lineRule="exact"/>
              <w:jc w:val="center"/>
              <w:rPr>
                <w:rFonts w:ascii="宋体" w:eastAsia="宋体" w:hAnsi="宋体" w:hint="eastAsia"/>
                <w:sz w:val="24"/>
                <w:szCs w:val="48"/>
              </w:rPr>
            </w:pPr>
          </w:p>
        </w:tc>
        <w:tc>
          <w:tcPr>
            <w:tcW w:w="1246" w:type="dxa"/>
            <w:gridSpan w:val="3"/>
          </w:tcPr>
          <w:p w14:paraId="543A8205" w14:textId="77777777" w:rsidR="007F28A1" w:rsidRDefault="007F28A1">
            <w:pPr>
              <w:spacing w:line="320" w:lineRule="exact"/>
              <w:jc w:val="center"/>
              <w:rPr>
                <w:rFonts w:ascii="宋体" w:eastAsia="宋体" w:hAnsi="宋体" w:hint="eastAsia"/>
                <w:sz w:val="24"/>
                <w:szCs w:val="48"/>
              </w:rPr>
            </w:pPr>
          </w:p>
        </w:tc>
        <w:tc>
          <w:tcPr>
            <w:tcW w:w="1554" w:type="dxa"/>
            <w:gridSpan w:val="2"/>
            <w:vAlign w:val="center"/>
          </w:tcPr>
          <w:p w14:paraId="639AEDF4" w14:textId="77777777" w:rsidR="007F28A1" w:rsidRDefault="007F28A1">
            <w:pPr>
              <w:spacing w:line="320" w:lineRule="exact"/>
              <w:jc w:val="center"/>
              <w:rPr>
                <w:rFonts w:ascii="宋体" w:eastAsia="宋体" w:hAnsi="宋体" w:hint="eastAsia"/>
                <w:sz w:val="24"/>
                <w:szCs w:val="48"/>
              </w:rPr>
            </w:pPr>
          </w:p>
        </w:tc>
      </w:tr>
      <w:tr w:rsidR="007F28A1" w14:paraId="09C6B41F" w14:textId="77777777">
        <w:tblPrEx>
          <w:tblCellMar>
            <w:top w:w="0" w:type="dxa"/>
            <w:bottom w:w="0" w:type="dxa"/>
          </w:tblCellMar>
        </w:tblPrEx>
        <w:trPr>
          <w:gridAfter w:val="1"/>
          <w:wAfter w:w="42" w:type="dxa"/>
          <w:cantSplit/>
          <w:trHeight w:hRule="exact" w:val="567"/>
        </w:trPr>
        <w:tc>
          <w:tcPr>
            <w:tcW w:w="692" w:type="dxa"/>
            <w:vAlign w:val="center"/>
          </w:tcPr>
          <w:p w14:paraId="3D8AF367" w14:textId="77777777" w:rsidR="007F28A1" w:rsidRDefault="007F28A1">
            <w:pPr>
              <w:spacing w:line="320" w:lineRule="exact"/>
              <w:jc w:val="center"/>
              <w:rPr>
                <w:rFonts w:ascii="宋体" w:eastAsia="宋体" w:hAnsi="宋体" w:hint="eastAsia"/>
                <w:sz w:val="24"/>
                <w:szCs w:val="48"/>
              </w:rPr>
            </w:pPr>
          </w:p>
        </w:tc>
        <w:tc>
          <w:tcPr>
            <w:tcW w:w="1909" w:type="dxa"/>
            <w:gridSpan w:val="2"/>
            <w:vAlign w:val="center"/>
          </w:tcPr>
          <w:p w14:paraId="16A8950E" w14:textId="77777777" w:rsidR="007F28A1" w:rsidRDefault="007F28A1">
            <w:pPr>
              <w:spacing w:line="320" w:lineRule="exact"/>
              <w:jc w:val="center"/>
              <w:rPr>
                <w:rFonts w:ascii="宋体" w:eastAsia="宋体" w:hAnsi="宋体" w:hint="eastAsia"/>
                <w:sz w:val="24"/>
                <w:szCs w:val="48"/>
              </w:rPr>
            </w:pPr>
          </w:p>
        </w:tc>
        <w:tc>
          <w:tcPr>
            <w:tcW w:w="1932" w:type="dxa"/>
            <w:gridSpan w:val="2"/>
            <w:vAlign w:val="center"/>
          </w:tcPr>
          <w:p w14:paraId="5C6AFD5F" w14:textId="77777777" w:rsidR="007F28A1" w:rsidRDefault="007F28A1">
            <w:pPr>
              <w:spacing w:line="320" w:lineRule="exact"/>
              <w:jc w:val="center"/>
              <w:rPr>
                <w:rFonts w:ascii="宋体" w:eastAsia="宋体" w:hAnsi="宋体" w:hint="eastAsia"/>
                <w:sz w:val="24"/>
                <w:szCs w:val="48"/>
              </w:rPr>
            </w:pPr>
          </w:p>
        </w:tc>
        <w:tc>
          <w:tcPr>
            <w:tcW w:w="1486" w:type="dxa"/>
            <w:gridSpan w:val="2"/>
            <w:vAlign w:val="center"/>
          </w:tcPr>
          <w:p w14:paraId="0F8703B3" w14:textId="77777777" w:rsidR="007F28A1" w:rsidRDefault="007F28A1">
            <w:pPr>
              <w:spacing w:line="320" w:lineRule="exact"/>
              <w:jc w:val="center"/>
              <w:rPr>
                <w:rFonts w:ascii="宋体" w:eastAsia="宋体" w:hAnsi="宋体" w:hint="eastAsia"/>
                <w:sz w:val="24"/>
                <w:szCs w:val="48"/>
              </w:rPr>
            </w:pPr>
          </w:p>
        </w:tc>
        <w:tc>
          <w:tcPr>
            <w:tcW w:w="1246" w:type="dxa"/>
            <w:gridSpan w:val="3"/>
          </w:tcPr>
          <w:p w14:paraId="49A5A9DE" w14:textId="77777777" w:rsidR="007F28A1" w:rsidRDefault="007F28A1">
            <w:pPr>
              <w:spacing w:line="320" w:lineRule="exact"/>
              <w:jc w:val="center"/>
              <w:rPr>
                <w:rFonts w:ascii="宋体" w:eastAsia="宋体" w:hAnsi="宋体" w:hint="eastAsia"/>
                <w:sz w:val="24"/>
                <w:szCs w:val="48"/>
              </w:rPr>
            </w:pPr>
          </w:p>
        </w:tc>
        <w:tc>
          <w:tcPr>
            <w:tcW w:w="1554" w:type="dxa"/>
            <w:gridSpan w:val="2"/>
            <w:vAlign w:val="center"/>
          </w:tcPr>
          <w:p w14:paraId="73727A32" w14:textId="77777777" w:rsidR="007F28A1" w:rsidRDefault="007F28A1">
            <w:pPr>
              <w:spacing w:line="320" w:lineRule="exact"/>
              <w:jc w:val="center"/>
              <w:rPr>
                <w:rFonts w:ascii="宋体" w:eastAsia="宋体" w:hAnsi="宋体" w:hint="eastAsia"/>
                <w:sz w:val="24"/>
                <w:szCs w:val="48"/>
              </w:rPr>
            </w:pPr>
          </w:p>
        </w:tc>
      </w:tr>
      <w:tr w:rsidR="007F28A1" w14:paraId="2C57EBA1" w14:textId="77777777">
        <w:tblPrEx>
          <w:tblCellMar>
            <w:top w:w="0" w:type="dxa"/>
            <w:bottom w:w="0" w:type="dxa"/>
          </w:tblCellMar>
        </w:tblPrEx>
        <w:trPr>
          <w:gridAfter w:val="1"/>
          <w:wAfter w:w="42" w:type="dxa"/>
          <w:cantSplit/>
          <w:trHeight w:hRule="exact" w:val="567"/>
        </w:trPr>
        <w:tc>
          <w:tcPr>
            <w:tcW w:w="692" w:type="dxa"/>
            <w:vAlign w:val="center"/>
          </w:tcPr>
          <w:p w14:paraId="26F8C8BA" w14:textId="77777777" w:rsidR="007F28A1" w:rsidRDefault="007F28A1">
            <w:pPr>
              <w:spacing w:line="320" w:lineRule="exact"/>
              <w:jc w:val="center"/>
              <w:rPr>
                <w:rFonts w:ascii="宋体" w:eastAsia="宋体" w:hAnsi="宋体" w:hint="eastAsia"/>
                <w:sz w:val="24"/>
                <w:szCs w:val="48"/>
              </w:rPr>
            </w:pPr>
          </w:p>
        </w:tc>
        <w:tc>
          <w:tcPr>
            <w:tcW w:w="1909" w:type="dxa"/>
            <w:gridSpan w:val="2"/>
            <w:vAlign w:val="center"/>
          </w:tcPr>
          <w:p w14:paraId="31395BA4" w14:textId="77777777" w:rsidR="007F28A1" w:rsidRDefault="007F28A1">
            <w:pPr>
              <w:spacing w:line="320" w:lineRule="exact"/>
              <w:jc w:val="center"/>
              <w:rPr>
                <w:rFonts w:ascii="宋体" w:eastAsia="宋体" w:hAnsi="宋体" w:hint="eastAsia"/>
                <w:sz w:val="24"/>
                <w:szCs w:val="48"/>
              </w:rPr>
            </w:pPr>
          </w:p>
        </w:tc>
        <w:tc>
          <w:tcPr>
            <w:tcW w:w="1932" w:type="dxa"/>
            <w:gridSpan w:val="2"/>
            <w:vAlign w:val="center"/>
          </w:tcPr>
          <w:p w14:paraId="007D74C7" w14:textId="77777777" w:rsidR="007F28A1" w:rsidRDefault="007F28A1">
            <w:pPr>
              <w:spacing w:line="320" w:lineRule="exact"/>
              <w:jc w:val="center"/>
              <w:rPr>
                <w:rFonts w:ascii="宋体" w:eastAsia="宋体" w:hAnsi="宋体" w:hint="eastAsia"/>
                <w:sz w:val="24"/>
                <w:szCs w:val="48"/>
              </w:rPr>
            </w:pPr>
          </w:p>
        </w:tc>
        <w:tc>
          <w:tcPr>
            <w:tcW w:w="1486" w:type="dxa"/>
            <w:gridSpan w:val="2"/>
            <w:vAlign w:val="center"/>
          </w:tcPr>
          <w:p w14:paraId="67F5B3BB" w14:textId="77777777" w:rsidR="007F28A1" w:rsidRDefault="007F28A1">
            <w:pPr>
              <w:spacing w:line="320" w:lineRule="exact"/>
              <w:jc w:val="center"/>
              <w:rPr>
                <w:rFonts w:ascii="宋体" w:eastAsia="宋体" w:hAnsi="宋体" w:hint="eastAsia"/>
                <w:sz w:val="24"/>
                <w:szCs w:val="48"/>
              </w:rPr>
            </w:pPr>
          </w:p>
        </w:tc>
        <w:tc>
          <w:tcPr>
            <w:tcW w:w="1246" w:type="dxa"/>
            <w:gridSpan w:val="3"/>
          </w:tcPr>
          <w:p w14:paraId="57FD0B0A" w14:textId="77777777" w:rsidR="007F28A1" w:rsidRDefault="007F28A1">
            <w:pPr>
              <w:spacing w:line="320" w:lineRule="exact"/>
              <w:jc w:val="center"/>
              <w:rPr>
                <w:rFonts w:ascii="宋体" w:eastAsia="宋体" w:hAnsi="宋体" w:hint="eastAsia"/>
                <w:sz w:val="24"/>
                <w:szCs w:val="48"/>
              </w:rPr>
            </w:pPr>
          </w:p>
        </w:tc>
        <w:tc>
          <w:tcPr>
            <w:tcW w:w="1554" w:type="dxa"/>
            <w:gridSpan w:val="2"/>
            <w:vAlign w:val="center"/>
          </w:tcPr>
          <w:p w14:paraId="219D5879" w14:textId="77777777" w:rsidR="007F28A1" w:rsidRDefault="007F28A1">
            <w:pPr>
              <w:spacing w:line="320" w:lineRule="exact"/>
              <w:jc w:val="center"/>
              <w:rPr>
                <w:rFonts w:ascii="宋体" w:eastAsia="宋体" w:hAnsi="宋体" w:hint="eastAsia"/>
                <w:sz w:val="24"/>
                <w:szCs w:val="48"/>
              </w:rPr>
            </w:pPr>
          </w:p>
        </w:tc>
      </w:tr>
      <w:tr w:rsidR="007F28A1" w14:paraId="6E5D9BC4" w14:textId="77777777">
        <w:tblPrEx>
          <w:tblCellMar>
            <w:top w:w="0" w:type="dxa"/>
            <w:bottom w:w="0" w:type="dxa"/>
          </w:tblCellMar>
        </w:tblPrEx>
        <w:trPr>
          <w:gridAfter w:val="1"/>
          <w:wAfter w:w="42" w:type="dxa"/>
          <w:cantSplit/>
          <w:trHeight w:hRule="exact" w:val="567"/>
        </w:trPr>
        <w:tc>
          <w:tcPr>
            <w:tcW w:w="692" w:type="dxa"/>
            <w:vAlign w:val="center"/>
          </w:tcPr>
          <w:p w14:paraId="43F758E1" w14:textId="77777777" w:rsidR="007F28A1" w:rsidRDefault="007F28A1">
            <w:pPr>
              <w:spacing w:line="320" w:lineRule="exact"/>
              <w:jc w:val="center"/>
              <w:rPr>
                <w:rFonts w:ascii="宋体" w:eastAsia="宋体" w:hAnsi="宋体" w:hint="eastAsia"/>
                <w:sz w:val="24"/>
                <w:szCs w:val="48"/>
              </w:rPr>
            </w:pPr>
          </w:p>
        </w:tc>
        <w:tc>
          <w:tcPr>
            <w:tcW w:w="1909" w:type="dxa"/>
            <w:gridSpan w:val="2"/>
            <w:vAlign w:val="center"/>
          </w:tcPr>
          <w:p w14:paraId="03197DF8" w14:textId="77777777" w:rsidR="007F28A1" w:rsidRDefault="007F28A1">
            <w:pPr>
              <w:spacing w:line="320" w:lineRule="exact"/>
              <w:jc w:val="center"/>
              <w:rPr>
                <w:rFonts w:ascii="宋体" w:eastAsia="宋体" w:hAnsi="宋体" w:hint="eastAsia"/>
                <w:sz w:val="24"/>
                <w:szCs w:val="48"/>
              </w:rPr>
            </w:pPr>
          </w:p>
        </w:tc>
        <w:tc>
          <w:tcPr>
            <w:tcW w:w="1932" w:type="dxa"/>
            <w:gridSpan w:val="2"/>
            <w:vAlign w:val="center"/>
          </w:tcPr>
          <w:p w14:paraId="0402387D" w14:textId="77777777" w:rsidR="007F28A1" w:rsidRDefault="007F28A1">
            <w:pPr>
              <w:spacing w:line="320" w:lineRule="exact"/>
              <w:jc w:val="center"/>
              <w:rPr>
                <w:rFonts w:ascii="宋体" w:eastAsia="宋体" w:hAnsi="宋体" w:hint="eastAsia"/>
                <w:sz w:val="24"/>
                <w:szCs w:val="48"/>
              </w:rPr>
            </w:pPr>
          </w:p>
        </w:tc>
        <w:tc>
          <w:tcPr>
            <w:tcW w:w="1486" w:type="dxa"/>
            <w:gridSpan w:val="2"/>
            <w:vAlign w:val="center"/>
          </w:tcPr>
          <w:p w14:paraId="643DB906" w14:textId="77777777" w:rsidR="007F28A1" w:rsidRDefault="007F28A1">
            <w:pPr>
              <w:spacing w:line="320" w:lineRule="exact"/>
              <w:jc w:val="center"/>
              <w:rPr>
                <w:rFonts w:ascii="宋体" w:eastAsia="宋体" w:hAnsi="宋体" w:hint="eastAsia"/>
                <w:sz w:val="24"/>
                <w:szCs w:val="48"/>
              </w:rPr>
            </w:pPr>
          </w:p>
        </w:tc>
        <w:tc>
          <w:tcPr>
            <w:tcW w:w="1246" w:type="dxa"/>
            <w:gridSpan w:val="3"/>
          </w:tcPr>
          <w:p w14:paraId="2EF0130F" w14:textId="77777777" w:rsidR="007F28A1" w:rsidRDefault="007F28A1">
            <w:pPr>
              <w:spacing w:line="320" w:lineRule="exact"/>
              <w:jc w:val="center"/>
              <w:rPr>
                <w:rFonts w:ascii="宋体" w:eastAsia="宋体" w:hAnsi="宋体" w:hint="eastAsia"/>
                <w:sz w:val="24"/>
                <w:szCs w:val="48"/>
              </w:rPr>
            </w:pPr>
          </w:p>
        </w:tc>
        <w:tc>
          <w:tcPr>
            <w:tcW w:w="1554" w:type="dxa"/>
            <w:gridSpan w:val="2"/>
            <w:vAlign w:val="center"/>
          </w:tcPr>
          <w:p w14:paraId="4B17E29E" w14:textId="77777777" w:rsidR="007F28A1" w:rsidRDefault="007F28A1">
            <w:pPr>
              <w:spacing w:line="320" w:lineRule="exact"/>
              <w:jc w:val="center"/>
              <w:rPr>
                <w:rFonts w:ascii="宋体" w:eastAsia="宋体" w:hAnsi="宋体" w:hint="eastAsia"/>
                <w:sz w:val="24"/>
                <w:szCs w:val="48"/>
              </w:rPr>
            </w:pPr>
          </w:p>
        </w:tc>
      </w:tr>
      <w:tr w:rsidR="007F28A1" w14:paraId="7F1777B0" w14:textId="77777777">
        <w:tblPrEx>
          <w:tblCellMar>
            <w:top w:w="0" w:type="dxa"/>
            <w:bottom w:w="0" w:type="dxa"/>
          </w:tblCellMar>
        </w:tblPrEx>
        <w:trPr>
          <w:gridAfter w:val="1"/>
          <w:wAfter w:w="42" w:type="dxa"/>
          <w:cantSplit/>
          <w:trHeight w:hRule="exact" w:val="567"/>
        </w:trPr>
        <w:tc>
          <w:tcPr>
            <w:tcW w:w="692" w:type="dxa"/>
            <w:vAlign w:val="center"/>
          </w:tcPr>
          <w:p w14:paraId="182D9C47" w14:textId="77777777" w:rsidR="007F28A1" w:rsidRDefault="007F28A1">
            <w:pPr>
              <w:spacing w:line="320" w:lineRule="exact"/>
              <w:jc w:val="center"/>
              <w:rPr>
                <w:rFonts w:ascii="宋体" w:eastAsia="宋体" w:hAnsi="宋体" w:hint="eastAsia"/>
                <w:sz w:val="24"/>
                <w:szCs w:val="48"/>
              </w:rPr>
            </w:pPr>
          </w:p>
        </w:tc>
        <w:tc>
          <w:tcPr>
            <w:tcW w:w="1909" w:type="dxa"/>
            <w:gridSpan w:val="2"/>
            <w:vAlign w:val="center"/>
          </w:tcPr>
          <w:p w14:paraId="28D0FCD4" w14:textId="77777777" w:rsidR="007F28A1" w:rsidRDefault="007F28A1">
            <w:pPr>
              <w:spacing w:line="320" w:lineRule="exact"/>
              <w:jc w:val="center"/>
              <w:rPr>
                <w:rFonts w:ascii="宋体" w:eastAsia="宋体" w:hAnsi="宋体" w:hint="eastAsia"/>
                <w:sz w:val="24"/>
                <w:szCs w:val="48"/>
              </w:rPr>
            </w:pPr>
          </w:p>
        </w:tc>
        <w:tc>
          <w:tcPr>
            <w:tcW w:w="1932" w:type="dxa"/>
            <w:gridSpan w:val="2"/>
            <w:vAlign w:val="center"/>
          </w:tcPr>
          <w:p w14:paraId="74800ADB" w14:textId="77777777" w:rsidR="007F28A1" w:rsidRDefault="007F28A1">
            <w:pPr>
              <w:spacing w:line="320" w:lineRule="exact"/>
              <w:jc w:val="center"/>
              <w:rPr>
                <w:rFonts w:ascii="宋体" w:eastAsia="宋体" w:hAnsi="宋体" w:hint="eastAsia"/>
                <w:sz w:val="24"/>
                <w:szCs w:val="48"/>
              </w:rPr>
            </w:pPr>
          </w:p>
        </w:tc>
        <w:tc>
          <w:tcPr>
            <w:tcW w:w="1486" w:type="dxa"/>
            <w:gridSpan w:val="2"/>
            <w:vAlign w:val="center"/>
          </w:tcPr>
          <w:p w14:paraId="6F2D7C73" w14:textId="77777777" w:rsidR="007F28A1" w:rsidRDefault="007F28A1">
            <w:pPr>
              <w:spacing w:line="320" w:lineRule="exact"/>
              <w:jc w:val="center"/>
              <w:rPr>
                <w:rFonts w:ascii="宋体" w:eastAsia="宋体" w:hAnsi="宋体" w:hint="eastAsia"/>
                <w:sz w:val="24"/>
                <w:szCs w:val="48"/>
              </w:rPr>
            </w:pPr>
          </w:p>
        </w:tc>
        <w:tc>
          <w:tcPr>
            <w:tcW w:w="1246" w:type="dxa"/>
            <w:gridSpan w:val="3"/>
          </w:tcPr>
          <w:p w14:paraId="3F0C4296" w14:textId="77777777" w:rsidR="007F28A1" w:rsidRDefault="007F28A1">
            <w:pPr>
              <w:spacing w:line="320" w:lineRule="exact"/>
              <w:jc w:val="center"/>
              <w:rPr>
                <w:rFonts w:ascii="宋体" w:eastAsia="宋体" w:hAnsi="宋体" w:hint="eastAsia"/>
                <w:sz w:val="24"/>
                <w:szCs w:val="48"/>
              </w:rPr>
            </w:pPr>
          </w:p>
        </w:tc>
        <w:tc>
          <w:tcPr>
            <w:tcW w:w="1554" w:type="dxa"/>
            <w:gridSpan w:val="2"/>
            <w:vAlign w:val="center"/>
          </w:tcPr>
          <w:p w14:paraId="5463433E" w14:textId="77777777" w:rsidR="007F28A1" w:rsidRDefault="007F28A1">
            <w:pPr>
              <w:spacing w:line="320" w:lineRule="exact"/>
              <w:jc w:val="center"/>
              <w:rPr>
                <w:rFonts w:ascii="宋体" w:eastAsia="宋体" w:hAnsi="宋体" w:hint="eastAsia"/>
                <w:sz w:val="24"/>
                <w:szCs w:val="48"/>
              </w:rPr>
            </w:pPr>
          </w:p>
        </w:tc>
      </w:tr>
      <w:tr w:rsidR="007F28A1" w14:paraId="03D528B7" w14:textId="77777777">
        <w:tblPrEx>
          <w:tblCellMar>
            <w:top w:w="0" w:type="dxa"/>
            <w:bottom w:w="0" w:type="dxa"/>
          </w:tblCellMar>
        </w:tblPrEx>
        <w:trPr>
          <w:gridAfter w:val="1"/>
          <w:wAfter w:w="42" w:type="dxa"/>
          <w:cantSplit/>
          <w:trHeight w:hRule="exact" w:val="567"/>
        </w:trPr>
        <w:tc>
          <w:tcPr>
            <w:tcW w:w="692" w:type="dxa"/>
            <w:vAlign w:val="center"/>
          </w:tcPr>
          <w:p w14:paraId="425796CB" w14:textId="77777777" w:rsidR="007F28A1" w:rsidRDefault="007F28A1">
            <w:pPr>
              <w:spacing w:line="320" w:lineRule="exact"/>
              <w:jc w:val="center"/>
              <w:rPr>
                <w:rFonts w:ascii="宋体" w:eastAsia="宋体" w:hAnsi="宋体" w:hint="eastAsia"/>
                <w:sz w:val="24"/>
                <w:szCs w:val="48"/>
              </w:rPr>
            </w:pPr>
          </w:p>
        </w:tc>
        <w:tc>
          <w:tcPr>
            <w:tcW w:w="1909" w:type="dxa"/>
            <w:gridSpan w:val="2"/>
            <w:vAlign w:val="center"/>
          </w:tcPr>
          <w:p w14:paraId="3540CD54" w14:textId="77777777" w:rsidR="007F28A1" w:rsidRDefault="007F28A1">
            <w:pPr>
              <w:spacing w:line="320" w:lineRule="exact"/>
              <w:jc w:val="center"/>
              <w:rPr>
                <w:rFonts w:ascii="宋体" w:eastAsia="宋体" w:hAnsi="宋体" w:hint="eastAsia"/>
                <w:sz w:val="24"/>
                <w:szCs w:val="48"/>
              </w:rPr>
            </w:pPr>
          </w:p>
        </w:tc>
        <w:tc>
          <w:tcPr>
            <w:tcW w:w="1932" w:type="dxa"/>
            <w:gridSpan w:val="2"/>
            <w:vAlign w:val="center"/>
          </w:tcPr>
          <w:p w14:paraId="1211D25B" w14:textId="77777777" w:rsidR="007F28A1" w:rsidRDefault="007F28A1">
            <w:pPr>
              <w:spacing w:line="320" w:lineRule="exact"/>
              <w:jc w:val="center"/>
              <w:rPr>
                <w:rFonts w:ascii="宋体" w:eastAsia="宋体" w:hAnsi="宋体" w:hint="eastAsia"/>
                <w:sz w:val="24"/>
                <w:szCs w:val="48"/>
              </w:rPr>
            </w:pPr>
          </w:p>
        </w:tc>
        <w:tc>
          <w:tcPr>
            <w:tcW w:w="1486" w:type="dxa"/>
            <w:gridSpan w:val="2"/>
            <w:vAlign w:val="center"/>
          </w:tcPr>
          <w:p w14:paraId="50BFA16F" w14:textId="77777777" w:rsidR="007F28A1" w:rsidRDefault="007F28A1">
            <w:pPr>
              <w:spacing w:line="320" w:lineRule="exact"/>
              <w:jc w:val="center"/>
              <w:rPr>
                <w:rFonts w:ascii="宋体" w:eastAsia="宋体" w:hAnsi="宋体" w:hint="eastAsia"/>
                <w:sz w:val="24"/>
                <w:szCs w:val="48"/>
              </w:rPr>
            </w:pPr>
          </w:p>
        </w:tc>
        <w:tc>
          <w:tcPr>
            <w:tcW w:w="1246" w:type="dxa"/>
            <w:gridSpan w:val="3"/>
          </w:tcPr>
          <w:p w14:paraId="62A0F7E3" w14:textId="77777777" w:rsidR="007F28A1" w:rsidRDefault="007F28A1">
            <w:pPr>
              <w:spacing w:line="320" w:lineRule="exact"/>
              <w:jc w:val="center"/>
              <w:rPr>
                <w:rFonts w:ascii="宋体" w:eastAsia="宋体" w:hAnsi="宋体" w:hint="eastAsia"/>
                <w:sz w:val="24"/>
                <w:szCs w:val="48"/>
              </w:rPr>
            </w:pPr>
          </w:p>
        </w:tc>
        <w:tc>
          <w:tcPr>
            <w:tcW w:w="1554" w:type="dxa"/>
            <w:gridSpan w:val="2"/>
            <w:vAlign w:val="center"/>
          </w:tcPr>
          <w:p w14:paraId="5452B421" w14:textId="77777777" w:rsidR="007F28A1" w:rsidRDefault="007F28A1">
            <w:pPr>
              <w:spacing w:line="320" w:lineRule="exact"/>
              <w:jc w:val="center"/>
              <w:rPr>
                <w:rFonts w:ascii="宋体" w:eastAsia="宋体" w:hAnsi="宋体" w:hint="eastAsia"/>
                <w:sz w:val="24"/>
                <w:szCs w:val="48"/>
              </w:rPr>
            </w:pPr>
          </w:p>
        </w:tc>
      </w:tr>
      <w:tr w:rsidR="007F28A1" w14:paraId="775E5A40" w14:textId="77777777">
        <w:tblPrEx>
          <w:tblCellMar>
            <w:top w:w="0" w:type="dxa"/>
            <w:bottom w:w="0" w:type="dxa"/>
          </w:tblCellMar>
        </w:tblPrEx>
        <w:trPr>
          <w:gridAfter w:val="1"/>
          <w:wAfter w:w="42" w:type="dxa"/>
          <w:cantSplit/>
          <w:trHeight w:hRule="exact" w:val="567"/>
        </w:trPr>
        <w:tc>
          <w:tcPr>
            <w:tcW w:w="692" w:type="dxa"/>
            <w:vAlign w:val="center"/>
          </w:tcPr>
          <w:p w14:paraId="238795FA" w14:textId="77777777" w:rsidR="007F28A1" w:rsidRDefault="007F28A1">
            <w:pPr>
              <w:spacing w:line="320" w:lineRule="exact"/>
              <w:jc w:val="center"/>
              <w:rPr>
                <w:rFonts w:ascii="宋体" w:eastAsia="宋体" w:hAnsi="宋体" w:hint="eastAsia"/>
                <w:sz w:val="24"/>
                <w:szCs w:val="48"/>
              </w:rPr>
            </w:pPr>
          </w:p>
        </w:tc>
        <w:tc>
          <w:tcPr>
            <w:tcW w:w="1909" w:type="dxa"/>
            <w:gridSpan w:val="2"/>
            <w:vAlign w:val="center"/>
          </w:tcPr>
          <w:p w14:paraId="239152B7" w14:textId="77777777" w:rsidR="007F28A1" w:rsidRDefault="007F28A1">
            <w:pPr>
              <w:spacing w:line="320" w:lineRule="exact"/>
              <w:jc w:val="center"/>
              <w:rPr>
                <w:rFonts w:ascii="宋体" w:eastAsia="宋体" w:hAnsi="宋体" w:hint="eastAsia"/>
                <w:sz w:val="24"/>
                <w:szCs w:val="48"/>
              </w:rPr>
            </w:pPr>
          </w:p>
        </w:tc>
        <w:tc>
          <w:tcPr>
            <w:tcW w:w="1932" w:type="dxa"/>
            <w:gridSpan w:val="2"/>
            <w:vAlign w:val="center"/>
          </w:tcPr>
          <w:p w14:paraId="191F077B" w14:textId="77777777" w:rsidR="007F28A1" w:rsidRDefault="007F28A1">
            <w:pPr>
              <w:spacing w:line="320" w:lineRule="exact"/>
              <w:jc w:val="center"/>
              <w:rPr>
                <w:rFonts w:ascii="宋体" w:eastAsia="宋体" w:hAnsi="宋体" w:hint="eastAsia"/>
                <w:sz w:val="24"/>
                <w:szCs w:val="48"/>
              </w:rPr>
            </w:pPr>
          </w:p>
        </w:tc>
        <w:tc>
          <w:tcPr>
            <w:tcW w:w="1486" w:type="dxa"/>
            <w:gridSpan w:val="2"/>
            <w:vAlign w:val="center"/>
          </w:tcPr>
          <w:p w14:paraId="566EBAB8" w14:textId="77777777" w:rsidR="007F28A1" w:rsidRDefault="007F28A1">
            <w:pPr>
              <w:spacing w:line="320" w:lineRule="exact"/>
              <w:jc w:val="center"/>
              <w:rPr>
                <w:rFonts w:ascii="宋体" w:eastAsia="宋体" w:hAnsi="宋体" w:hint="eastAsia"/>
                <w:sz w:val="24"/>
                <w:szCs w:val="48"/>
              </w:rPr>
            </w:pPr>
          </w:p>
        </w:tc>
        <w:tc>
          <w:tcPr>
            <w:tcW w:w="1246" w:type="dxa"/>
            <w:gridSpan w:val="3"/>
          </w:tcPr>
          <w:p w14:paraId="70FE1828" w14:textId="77777777" w:rsidR="007F28A1" w:rsidRDefault="007F28A1">
            <w:pPr>
              <w:spacing w:line="320" w:lineRule="exact"/>
              <w:jc w:val="center"/>
              <w:rPr>
                <w:rFonts w:ascii="宋体" w:eastAsia="宋体" w:hAnsi="宋体" w:hint="eastAsia"/>
                <w:sz w:val="24"/>
                <w:szCs w:val="48"/>
              </w:rPr>
            </w:pPr>
          </w:p>
        </w:tc>
        <w:tc>
          <w:tcPr>
            <w:tcW w:w="1554" w:type="dxa"/>
            <w:gridSpan w:val="2"/>
            <w:vAlign w:val="center"/>
          </w:tcPr>
          <w:p w14:paraId="5EF1A546" w14:textId="77777777" w:rsidR="007F28A1" w:rsidRDefault="007F28A1">
            <w:pPr>
              <w:spacing w:line="320" w:lineRule="exact"/>
              <w:jc w:val="center"/>
              <w:rPr>
                <w:rFonts w:ascii="宋体" w:eastAsia="宋体" w:hAnsi="宋体" w:hint="eastAsia"/>
                <w:sz w:val="24"/>
                <w:szCs w:val="48"/>
              </w:rPr>
            </w:pPr>
          </w:p>
        </w:tc>
      </w:tr>
      <w:tr w:rsidR="007F28A1" w14:paraId="6298E0CA" w14:textId="77777777">
        <w:tblPrEx>
          <w:tblCellMar>
            <w:top w:w="0" w:type="dxa"/>
            <w:bottom w:w="0" w:type="dxa"/>
          </w:tblCellMar>
        </w:tblPrEx>
        <w:trPr>
          <w:gridAfter w:val="1"/>
          <w:wAfter w:w="42" w:type="dxa"/>
          <w:cantSplit/>
          <w:trHeight w:hRule="exact" w:val="567"/>
        </w:trPr>
        <w:tc>
          <w:tcPr>
            <w:tcW w:w="692" w:type="dxa"/>
            <w:vAlign w:val="center"/>
          </w:tcPr>
          <w:p w14:paraId="79B931B2" w14:textId="77777777" w:rsidR="007F28A1" w:rsidRDefault="007F28A1">
            <w:pPr>
              <w:spacing w:line="320" w:lineRule="exact"/>
              <w:jc w:val="center"/>
              <w:rPr>
                <w:rFonts w:ascii="宋体" w:eastAsia="宋体" w:hAnsi="宋体" w:hint="eastAsia"/>
                <w:sz w:val="24"/>
                <w:szCs w:val="48"/>
              </w:rPr>
            </w:pPr>
          </w:p>
        </w:tc>
        <w:tc>
          <w:tcPr>
            <w:tcW w:w="1909" w:type="dxa"/>
            <w:gridSpan w:val="2"/>
            <w:vAlign w:val="center"/>
          </w:tcPr>
          <w:p w14:paraId="50B481F5" w14:textId="77777777" w:rsidR="007F28A1" w:rsidRDefault="007F28A1">
            <w:pPr>
              <w:spacing w:line="320" w:lineRule="exact"/>
              <w:jc w:val="center"/>
              <w:rPr>
                <w:rFonts w:ascii="宋体" w:eastAsia="宋体" w:hAnsi="宋体" w:hint="eastAsia"/>
                <w:sz w:val="24"/>
                <w:szCs w:val="48"/>
              </w:rPr>
            </w:pPr>
          </w:p>
        </w:tc>
        <w:tc>
          <w:tcPr>
            <w:tcW w:w="1932" w:type="dxa"/>
            <w:gridSpan w:val="2"/>
            <w:vAlign w:val="center"/>
          </w:tcPr>
          <w:p w14:paraId="37EA7D6E" w14:textId="77777777" w:rsidR="007F28A1" w:rsidRDefault="007F28A1">
            <w:pPr>
              <w:spacing w:line="320" w:lineRule="exact"/>
              <w:jc w:val="center"/>
              <w:rPr>
                <w:rFonts w:ascii="宋体" w:eastAsia="宋体" w:hAnsi="宋体" w:hint="eastAsia"/>
                <w:sz w:val="24"/>
                <w:szCs w:val="48"/>
              </w:rPr>
            </w:pPr>
          </w:p>
        </w:tc>
        <w:tc>
          <w:tcPr>
            <w:tcW w:w="1486" w:type="dxa"/>
            <w:gridSpan w:val="2"/>
            <w:vAlign w:val="center"/>
          </w:tcPr>
          <w:p w14:paraId="39DAAE3E" w14:textId="77777777" w:rsidR="007F28A1" w:rsidRDefault="007F28A1">
            <w:pPr>
              <w:spacing w:line="320" w:lineRule="exact"/>
              <w:jc w:val="center"/>
              <w:rPr>
                <w:rFonts w:ascii="宋体" w:eastAsia="宋体" w:hAnsi="宋体" w:hint="eastAsia"/>
                <w:sz w:val="24"/>
                <w:szCs w:val="48"/>
              </w:rPr>
            </w:pPr>
          </w:p>
        </w:tc>
        <w:tc>
          <w:tcPr>
            <w:tcW w:w="1246" w:type="dxa"/>
            <w:gridSpan w:val="3"/>
          </w:tcPr>
          <w:p w14:paraId="155B4CBA" w14:textId="77777777" w:rsidR="007F28A1" w:rsidRDefault="007F28A1">
            <w:pPr>
              <w:spacing w:line="320" w:lineRule="exact"/>
              <w:jc w:val="center"/>
              <w:rPr>
                <w:rFonts w:ascii="宋体" w:eastAsia="宋体" w:hAnsi="宋体" w:hint="eastAsia"/>
                <w:sz w:val="24"/>
                <w:szCs w:val="48"/>
              </w:rPr>
            </w:pPr>
          </w:p>
        </w:tc>
        <w:tc>
          <w:tcPr>
            <w:tcW w:w="1554" w:type="dxa"/>
            <w:gridSpan w:val="2"/>
            <w:vAlign w:val="center"/>
          </w:tcPr>
          <w:p w14:paraId="6A9B4AFE" w14:textId="77777777" w:rsidR="007F28A1" w:rsidRDefault="007F28A1">
            <w:pPr>
              <w:spacing w:line="320" w:lineRule="exact"/>
              <w:jc w:val="center"/>
              <w:rPr>
                <w:rFonts w:ascii="宋体" w:eastAsia="宋体" w:hAnsi="宋体" w:hint="eastAsia"/>
                <w:sz w:val="24"/>
                <w:szCs w:val="48"/>
              </w:rPr>
            </w:pPr>
          </w:p>
        </w:tc>
      </w:tr>
      <w:tr w:rsidR="007F28A1" w14:paraId="37DC4D90" w14:textId="77777777">
        <w:tblPrEx>
          <w:tblCellMar>
            <w:top w:w="0" w:type="dxa"/>
            <w:bottom w:w="0" w:type="dxa"/>
          </w:tblCellMar>
        </w:tblPrEx>
        <w:trPr>
          <w:gridAfter w:val="1"/>
          <w:wAfter w:w="42" w:type="dxa"/>
          <w:cantSplit/>
          <w:trHeight w:hRule="exact" w:val="567"/>
        </w:trPr>
        <w:tc>
          <w:tcPr>
            <w:tcW w:w="692" w:type="dxa"/>
            <w:vAlign w:val="center"/>
          </w:tcPr>
          <w:p w14:paraId="1DF4A284" w14:textId="77777777" w:rsidR="007F28A1" w:rsidRDefault="007F28A1">
            <w:pPr>
              <w:spacing w:line="320" w:lineRule="exact"/>
              <w:jc w:val="center"/>
              <w:rPr>
                <w:rFonts w:ascii="宋体" w:eastAsia="宋体" w:hAnsi="宋体" w:hint="eastAsia"/>
                <w:sz w:val="24"/>
                <w:szCs w:val="48"/>
              </w:rPr>
            </w:pPr>
          </w:p>
        </w:tc>
        <w:tc>
          <w:tcPr>
            <w:tcW w:w="1909" w:type="dxa"/>
            <w:gridSpan w:val="2"/>
            <w:vAlign w:val="center"/>
          </w:tcPr>
          <w:p w14:paraId="4D0B6277" w14:textId="77777777" w:rsidR="007F28A1" w:rsidRDefault="007F28A1">
            <w:pPr>
              <w:spacing w:line="320" w:lineRule="exact"/>
              <w:jc w:val="center"/>
              <w:rPr>
                <w:rFonts w:ascii="宋体" w:eastAsia="宋体" w:hAnsi="宋体" w:hint="eastAsia"/>
                <w:sz w:val="24"/>
                <w:szCs w:val="48"/>
              </w:rPr>
            </w:pPr>
          </w:p>
        </w:tc>
        <w:tc>
          <w:tcPr>
            <w:tcW w:w="1932" w:type="dxa"/>
            <w:gridSpan w:val="2"/>
            <w:vAlign w:val="center"/>
          </w:tcPr>
          <w:p w14:paraId="48CD5821" w14:textId="77777777" w:rsidR="007F28A1" w:rsidRDefault="007F28A1">
            <w:pPr>
              <w:spacing w:line="320" w:lineRule="exact"/>
              <w:jc w:val="center"/>
              <w:rPr>
                <w:rFonts w:ascii="宋体" w:eastAsia="宋体" w:hAnsi="宋体" w:hint="eastAsia"/>
                <w:sz w:val="24"/>
                <w:szCs w:val="48"/>
              </w:rPr>
            </w:pPr>
          </w:p>
        </w:tc>
        <w:tc>
          <w:tcPr>
            <w:tcW w:w="1486" w:type="dxa"/>
            <w:gridSpan w:val="2"/>
            <w:vAlign w:val="center"/>
          </w:tcPr>
          <w:p w14:paraId="08BACF38" w14:textId="77777777" w:rsidR="007F28A1" w:rsidRDefault="007F28A1">
            <w:pPr>
              <w:spacing w:line="320" w:lineRule="exact"/>
              <w:jc w:val="center"/>
              <w:rPr>
                <w:rFonts w:ascii="宋体" w:eastAsia="宋体" w:hAnsi="宋体" w:hint="eastAsia"/>
                <w:sz w:val="24"/>
                <w:szCs w:val="48"/>
              </w:rPr>
            </w:pPr>
          </w:p>
        </w:tc>
        <w:tc>
          <w:tcPr>
            <w:tcW w:w="1246" w:type="dxa"/>
            <w:gridSpan w:val="3"/>
          </w:tcPr>
          <w:p w14:paraId="01AC5A09" w14:textId="77777777" w:rsidR="007F28A1" w:rsidRDefault="007F28A1">
            <w:pPr>
              <w:spacing w:line="320" w:lineRule="exact"/>
              <w:jc w:val="center"/>
              <w:rPr>
                <w:rFonts w:ascii="宋体" w:eastAsia="宋体" w:hAnsi="宋体" w:hint="eastAsia"/>
                <w:sz w:val="24"/>
                <w:szCs w:val="48"/>
              </w:rPr>
            </w:pPr>
          </w:p>
        </w:tc>
        <w:tc>
          <w:tcPr>
            <w:tcW w:w="1554" w:type="dxa"/>
            <w:gridSpan w:val="2"/>
            <w:vAlign w:val="center"/>
          </w:tcPr>
          <w:p w14:paraId="4C06B1B5" w14:textId="77777777" w:rsidR="007F28A1" w:rsidRDefault="007F28A1">
            <w:pPr>
              <w:spacing w:line="320" w:lineRule="exact"/>
              <w:jc w:val="center"/>
              <w:rPr>
                <w:rFonts w:ascii="宋体" w:eastAsia="宋体" w:hAnsi="宋体" w:hint="eastAsia"/>
                <w:sz w:val="24"/>
                <w:szCs w:val="48"/>
              </w:rPr>
            </w:pPr>
          </w:p>
        </w:tc>
      </w:tr>
      <w:tr w:rsidR="007F28A1" w14:paraId="6B5F2124" w14:textId="77777777">
        <w:tblPrEx>
          <w:tblCellMar>
            <w:top w:w="0" w:type="dxa"/>
            <w:bottom w:w="0" w:type="dxa"/>
          </w:tblCellMar>
        </w:tblPrEx>
        <w:trPr>
          <w:gridAfter w:val="1"/>
          <w:wAfter w:w="42" w:type="dxa"/>
          <w:cantSplit/>
          <w:trHeight w:hRule="exact" w:val="567"/>
        </w:trPr>
        <w:tc>
          <w:tcPr>
            <w:tcW w:w="692" w:type="dxa"/>
            <w:vAlign w:val="center"/>
          </w:tcPr>
          <w:p w14:paraId="199871DE" w14:textId="77777777" w:rsidR="007F28A1" w:rsidRDefault="007F28A1">
            <w:pPr>
              <w:spacing w:line="320" w:lineRule="exact"/>
              <w:jc w:val="center"/>
              <w:rPr>
                <w:rFonts w:ascii="宋体" w:eastAsia="宋体" w:hAnsi="宋体" w:hint="eastAsia"/>
                <w:sz w:val="24"/>
                <w:szCs w:val="48"/>
              </w:rPr>
            </w:pPr>
          </w:p>
        </w:tc>
        <w:tc>
          <w:tcPr>
            <w:tcW w:w="1909" w:type="dxa"/>
            <w:gridSpan w:val="2"/>
            <w:vAlign w:val="center"/>
          </w:tcPr>
          <w:p w14:paraId="0855225A" w14:textId="77777777" w:rsidR="007F28A1" w:rsidRDefault="007F28A1">
            <w:pPr>
              <w:spacing w:line="320" w:lineRule="exact"/>
              <w:jc w:val="center"/>
              <w:rPr>
                <w:rFonts w:ascii="宋体" w:eastAsia="宋体" w:hAnsi="宋体" w:hint="eastAsia"/>
                <w:sz w:val="24"/>
                <w:szCs w:val="48"/>
              </w:rPr>
            </w:pPr>
          </w:p>
        </w:tc>
        <w:tc>
          <w:tcPr>
            <w:tcW w:w="1932" w:type="dxa"/>
            <w:gridSpan w:val="2"/>
            <w:vAlign w:val="center"/>
          </w:tcPr>
          <w:p w14:paraId="45137BDC" w14:textId="77777777" w:rsidR="007F28A1" w:rsidRDefault="007F28A1">
            <w:pPr>
              <w:spacing w:line="320" w:lineRule="exact"/>
              <w:jc w:val="center"/>
              <w:rPr>
                <w:rFonts w:ascii="宋体" w:eastAsia="宋体" w:hAnsi="宋体" w:hint="eastAsia"/>
                <w:sz w:val="24"/>
                <w:szCs w:val="48"/>
              </w:rPr>
            </w:pPr>
          </w:p>
        </w:tc>
        <w:tc>
          <w:tcPr>
            <w:tcW w:w="1486" w:type="dxa"/>
            <w:gridSpan w:val="2"/>
            <w:vAlign w:val="center"/>
          </w:tcPr>
          <w:p w14:paraId="1783845C" w14:textId="77777777" w:rsidR="007F28A1" w:rsidRDefault="007F28A1">
            <w:pPr>
              <w:spacing w:line="320" w:lineRule="exact"/>
              <w:jc w:val="center"/>
              <w:rPr>
                <w:rFonts w:ascii="宋体" w:eastAsia="宋体" w:hAnsi="宋体" w:hint="eastAsia"/>
                <w:sz w:val="24"/>
                <w:szCs w:val="48"/>
              </w:rPr>
            </w:pPr>
          </w:p>
        </w:tc>
        <w:tc>
          <w:tcPr>
            <w:tcW w:w="1246" w:type="dxa"/>
            <w:gridSpan w:val="3"/>
          </w:tcPr>
          <w:p w14:paraId="2B79844E" w14:textId="77777777" w:rsidR="007F28A1" w:rsidRDefault="007F28A1">
            <w:pPr>
              <w:spacing w:line="320" w:lineRule="exact"/>
              <w:jc w:val="center"/>
              <w:rPr>
                <w:rFonts w:ascii="宋体" w:eastAsia="宋体" w:hAnsi="宋体" w:hint="eastAsia"/>
                <w:sz w:val="24"/>
                <w:szCs w:val="48"/>
              </w:rPr>
            </w:pPr>
          </w:p>
        </w:tc>
        <w:tc>
          <w:tcPr>
            <w:tcW w:w="1554" w:type="dxa"/>
            <w:gridSpan w:val="2"/>
            <w:vAlign w:val="center"/>
          </w:tcPr>
          <w:p w14:paraId="6FD577BB" w14:textId="77777777" w:rsidR="007F28A1" w:rsidRDefault="007F28A1">
            <w:pPr>
              <w:spacing w:line="320" w:lineRule="exact"/>
              <w:jc w:val="center"/>
              <w:rPr>
                <w:rFonts w:ascii="宋体" w:eastAsia="宋体" w:hAnsi="宋体" w:hint="eastAsia"/>
                <w:sz w:val="24"/>
                <w:szCs w:val="48"/>
              </w:rPr>
            </w:pPr>
          </w:p>
        </w:tc>
      </w:tr>
      <w:tr w:rsidR="007F28A1" w14:paraId="4F9B2705" w14:textId="77777777">
        <w:tblPrEx>
          <w:tblCellMar>
            <w:top w:w="0" w:type="dxa"/>
            <w:bottom w:w="0" w:type="dxa"/>
          </w:tblCellMar>
        </w:tblPrEx>
        <w:trPr>
          <w:gridAfter w:val="1"/>
          <w:wAfter w:w="42" w:type="dxa"/>
          <w:cantSplit/>
          <w:trHeight w:hRule="exact" w:val="567"/>
        </w:trPr>
        <w:tc>
          <w:tcPr>
            <w:tcW w:w="692" w:type="dxa"/>
            <w:vAlign w:val="center"/>
          </w:tcPr>
          <w:p w14:paraId="3B87449C" w14:textId="77777777" w:rsidR="007F28A1" w:rsidRDefault="007F28A1">
            <w:pPr>
              <w:spacing w:line="320" w:lineRule="exact"/>
              <w:jc w:val="center"/>
              <w:rPr>
                <w:rFonts w:ascii="宋体" w:eastAsia="宋体" w:hAnsi="宋体" w:hint="eastAsia"/>
                <w:sz w:val="24"/>
                <w:szCs w:val="48"/>
              </w:rPr>
            </w:pPr>
          </w:p>
        </w:tc>
        <w:tc>
          <w:tcPr>
            <w:tcW w:w="1909" w:type="dxa"/>
            <w:gridSpan w:val="2"/>
            <w:vAlign w:val="center"/>
          </w:tcPr>
          <w:p w14:paraId="4F5FE91E" w14:textId="77777777" w:rsidR="007F28A1" w:rsidRDefault="007F28A1">
            <w:pPr>
              <w:spacing w:line="320" w:lineRule="exact"/>
              <w:jc w:val="center"/>
              <w:rPr>
                <w:rFonts w:ascii="宋体" w:eastAsia="宋体" w:hAnsi="宋体" w:hint="eastAsia"/>
                <w:sz w:val="24"/>
                <w:szCs w:val="48"/>
              </w:rPr>
            </w:pPr>
          </w:p>
        </w:tc>
        <w:tc>
          <w:tcPr>
            <w:tcW w:w="1932" w:type="dxa"/>
            <w:gridSpan w:val="2"/>
            <w:vAlign w:val="center"/>
          </w:tcPr>
          <w:p w14:paraId="2D7EF293" w14:textId="77777777" w:rsidR="007F28A1" w:rsidRDefault="007F28A1">
            <w:pPr>
              <w:spacing w:line="320" w:lineRule="exact"/>
              <w:jc w:val="center"/>
              <w:rPr>
                <w:rFonts w:ascii="宋体" w:eastAsia="宋体" w:hAnsi="宋体" w:hint="eastAsia"/>
                <w:sz w:val="24"/>
                <w:szCs w:val="48"/>
              </w:rPr>
            </w:pPr>
          </w:p>
        </w:tc>
        <w:tc>
          <w:tcPr>
            <w:tcW w:w="1486" w:type="dxa"/>
            <w:gridSpan w:val="2"/>
            <w:vAlign w:val="center"/>
          </w:tcPr>
          <w:p w14:paraId="7A2CC099" w14:textId="77777777" w:rsidR="007F28A1" w:rsidRDefault="007F28A1">
            <w:pPr>
              <w:spacing w:line="320" w:lineRule="exact"/>
              <w:jc w:val="center"/>
              <w:rPr>
                <w:rFonts w:ascii="宋体" w:eastAsia="宋体" w:hAnsi="宋体" w:hint="eastAsia"/>
                <w:sz w:val="24"/>
                <w:szCs w:val="48"/>
              </w:rPr>
            </w:pPr>
          </w:p>
        </w:tc>
        <w:tc>
          <w:tcPr>
            <w:tcW w:w="1246" w:type="dxa"/>
            <w:gridSpan w:val="3"/>
          </w:tcPr>
          <w:p w14:paraId="21E5AD90" w14:textId="77777777" w:rsidR="007F28A1" w:rsidRDefault="007F28A1">
            <w:pPr>
              <w:spacing w:line="320" w:lineRule="exact"/>
              <w:jc w:val="center"/>
              <w:rPr>
                <w:rFonts w:ascii="宋体" w:eastAsia="宋体" w:hAnsi="宋体" w:hint="eastAsia"/>
                <w:sz w:val="24"/>
                <w:szCs w:val="48"/>
              </w:rPr>
            </w:pPr>
          </w:p>
        </w:tc>
        <w:tc>
          <w:tcPr>
            <w:tcW w:w="1554" w:type="dxa"/>
            <w:gridSpan w:val="2"/>
            <w:vAlign w:val="center"/>
          </w:tcPr>
          <w:p w14:paraId="03402A15" w14:textId="77777777" w:rsidR="007F28A1" w:rsidRDefault="007F28A1">
            <w:pPr>
              <w:spacing w:line="320" w:lineRule="exact"/>
              <w:jc w:val="center"/>
              <w:rPr>
                <w:rFonts w:ascii="宋体" w:eastAsia="宋体" w:hAnsi="宋体" w:hint="eastAsia"/>
                <w:sz w:val="24"/>
                <w:szCs w:val="48"/>
              </w:rPr>
            </w:pPr>
          </w:p>
        </w:tc>
      </w:tr>
      <w:tr w:rsidR="007F28A1" w14:paraId="3C7B23AA" w14:textId="77777777">
        <w:tblPrEx>
          <w:tblCellMar>
            <w:top w:w="0" w:type="dxa"/>
            <w:bottom w:w="0" w:type="dxa"/>
          </w:tblCellMar>
        </w:tblPrEx>
        <w:trPr>
          <w:cantSplit/>
          <w:trHeight w:val="464"/>
        </w:trPr>
        <w:tc>
          <w:tcPr>
            <w:tcW w:w="8861" w:type="dxa"/>
            <w:gridSpan w:val="13"/>
            <w:tcBorders>
              <w:top w:val="nil"/>
              <w:left w:val="nil"/>
              <w:right w:val="nil"/>
            </w:tcBorders>
            <w:vAlign w:val="center"/>
          </w:tcPr>
          <w:p w14:paraId="0E34B7EC" w14:textId="77777777" w:rsidR="007F28A1" w:rsidRDefault="007F28A1">
            <w:pPr>
              <w:jc w:val="center"/>
              <w:rPr>
                <w:rFonts w:ascii="宋体" w:eastAsia="宋体" w:hint="eastAsia"/>
                <w:sz w:val="44"/>
                <w:szCs w:val="48"/>
              </w:rPr>
            </w:pPr>
            <w:r>
              <w:rPr>
                <w:rFonts w:ascii="宋体" w:eastAsia="宋体" w:hint="eastAsia"/>
                <w:sz w:val="44"/>
                <w:szCs w:val="48"/>
              </w:rPr>
              <w:t>采用技术标准目录</w:t>
            </w:r>
          </w:p>
          <w:p w14:paraId="17809FB2" w14:textId="77777777" w:rsidR="007F28A1" w:rsidRDefault="007F28A1">
            <w:pPr>
              <w:spacing w:line="240" w:lineRule="exact"/>
              <w:jc w:val="center"/>
              <w:rPr>
                <w:rFonts w:ascii="宋体" w:hint="eastAsia"/>
                <w:b/>
                <w:bCs/>
                <w:sz w:val="44"/>
                <w:szCs w:val="48"/>
              </w:rPr>
            </w:pPr>
          </w:p>
        </w:tc>
      </w:tr>
      <w:tr w:rsidR="007F28A1" w14:paraId="3CEF0331" w14:textId="77777777">
        <w:tblPrEx>
          <w:tblCellMar>
            <w:top w:w="0" w:type="dxa"/>
            <w:bottom w:w="0" w:type="dxa"/>
          </w:tblCellMar>
        </w:tblPrEx>
        <w:trPr>
          <w:cantSplit/>
          <w:trHeight w:val="567"/>
        </w:trPr>
        <w:tc>
          <w:tcPr>
            <w:tcW w:w="1093" w:type="dxa"/>
            <w:gridSpan w:val="2"/>
            <w:vMerge w:val="restart"/>
            <w:vAlign w:val="center"/>
          </w:tcPr>
          <w:p w14:paraId="5B140CD8" w14:textId="77777777" w:rsidR="007F28A1" w:rsidRDefault="007F28A1">
            <w:pPr>
              <w:spacing w:line="380" w:lineRule="exact"/>
              <w:jc w:val="center"/>
              <w:rPr>
                <w:rFonts w:ascii="宋体" w:eastAsia="宋体" w:hAnsi="宋体" w:hint="eastAsia"/>
                <w:sz w:val="24"/>
                <w:szCs w:val="48"/>
              </w:rPr>
            </w:pPr>
            <w:r>
              <w:rPr>
                <w:rFonts w:ascii="宋体" w:eastAsia="宋体" w:hAnsi="宋体" w:hint="eastAsia"/>
                <w:sz w:val="24"/>
                <w:szCs w:val="48"/>
              </w:rPr>
              <w:t>序号</w:t>
            </w:r>
          </w:p>
        </w:tc>
        <w:tc>
          <w:tcPr>
            <w:tcW w:w="2189" w:type="dxa"/>
            <w:gridSpan w:val="2"/>
            <w:vMerge w:val="restart"/>
            <w:vAlign w:val="center"/>
          </w:tcPr>
          <w:p w14:paraId="2B3D9D60" w14:textId="77777777" w:rsidR="007F28A1" w:rsidRDefault="007F28A1">
            <w:pPr>
              <w:spacing w:line="380" w:lineRule="exact"/>
              <w:jc w:val="center"/>
              <w:rPr>
                <w:rFonts w:ascii="宋体" w:eastAsia="宋体" w:hAnsi="宋体" w:hint="eastAsia"/>
                <w:sz w:val="24"/>
                <w:szCs w:val="48"/>
              </w:rPr>
            </w:pPr>
            <w:r>
              <w:rPr>
                <w:rFonts w:ascii="宋体" w:eastAsia="宋体" w:hAnsi="宋体" w:hint="eastAsia"/>
                <w:sz w:val="24"/>
                <w:szCs w:val="48"/>
              </w:rPr>
              <w:t>技术标准名称</w:t>
            </w:r>
          </w:p>
        </w:tc>
        <w:tc>
          <w:tcPr>
            <w:tcW w:w="2190" w:type="dxa"/>
            <w:gridSpan w:val="2"/>
            <w:vMerge w:val="restart"/>
            <w:vAlign w:val="center"/>
          </w:tcPr>
          <w:p w14:paraId="75CB3CB8" w14:textId="77777777" w:rsidR="007F28A1" w:rsidRDefault="007F28A1">
            <w:pPr>
              <w:spacing w:line="380" w:lineRule="exact"/>
              <w:jc w:val="center"/>
              <w:rPr>
                <w:rFonts w:ascii="宋体" w:eastAsia="宋体" w:hAnsi="宋体" w:hint="eastAsia"/>
                <w:sz w:val="24"/>
                <w:szCs w:val="48"/>
              </w:rPr>
            </w:pPr>
            <w:r>
              <w:rPr>
                <w:rFonts w:ascii="宋体" w:eastAsia="宋体" w:hAnsi="宋体" w:hint="eastAsia"/>
                <w:sz w:val="24"/>
                <w:szCs w:val="48"/>
              </w:rPr>
              <w:t>标准编号</w:t>
            </w:r>
          </w:p>
        </w:tc>
        <w:tc>
          <w:tcPr>
            <w:tcW w:w="2190" w:type="dxa"/>
            <w:gridSpan w:val="5"/>
            <w:vAlign w:val="center"/>
          </w:tcPr>
          <w:p w14:paraId="10E55EAD" w14:textId="77777777" w:rsidR="007F28A1" w:rsidRDefault="007F28A1">
            <w:pPr>
              <w:spacing w:line="360" w:lineRule="exact"/>
              <w:jc w:val="center"/>
              <w:rPr>
                <w:rFonts w:ascii="宋体" w:eastAsia="宋体" w:hAnsi="宋体" w:hint="eastAsia"/>
                <w:sz w:val="24"/>
                <w:szCs w:val="48"/>
              </w:rPr>
            </w:pPr>
            <w:r>
              <w:rPr>
                <w:rFonts w:ascii="宋体" w:eastAsia="宋体" w:hAnsi="宋体" w:hint="eastAsia"/>
                <w:sz w:val="24"/>
                <w:szCs w:val="48"/>
              </w:rPr>
              <w:t>国家标准</w:t>
            </w:r>
          </w:p>
          <w:p w14:paraId="4A6DC1D4" w14:textId="77777777" w:rsidR="007F28A1" w:rsidRDefault="007F28A1">
            <w:pPr>
              <w:spacing w:line="360" w:lineRule="exact"/>
              <w:jc w:val="center"/>
              <w:rPr>
                <w:rFonts w:ascii="宋体" w:eastAsia="宋体" w:hAnsi="宋体" w:hint="eastAsia"/>
                <w:sz w:val="24"/>
                <w:szCs w:val="48"/>
              </w:rPr>
            </w:pPr>
            <w:r>
              <w:rPr>
                <w:rFonts w:ascii="宋体" w:eastAsia="宋体" w:hAnsi="宋体" w:hint="eastAsia"/>
                <w:sz w:val="24"/>
                <w:szCs w:val="48"/>
              </w:rPr>
              <w:t>（格内打“</w:t>
            </w:r>
            <w:r>
              <w:rPr>
                <w:rFonts w:ascii="宋体" w:eastAsia="宋体" w:hAnsi="宋体"/>
                <w:sz w:val="24"/>
                <w:szCs w:val="48"/>
              </w:rPr>
              <w:t>√</w:t>
            </w:r>
            <w:r>
              <w:rPr>
                <w:rFonts w:ascii="宋体" w:eastAsia="宋体" w:hAnsi="宋体" w:hint="eastAsia"/>
                <w:sz w:val="24"/>
                <w:szCs w:val="48"/>
              </w:rPr>
              <w:t>”）</w:t>
            </w:r>
          </w:p>
        </w:tc>
        <w:tc>
          <w:tcPr>
            <w:tcW w:w="1199" w:type="dxa"/>
            <w:gridSpan w:val="2"/>
            <w:vMerge w:val="restart"/>
            <w:vAlign w:val="center"/>
          </w:tcPr>
          <w:p w14:paraId="6FB1B795" w14:textId="77777777" w:rsidR="007F28A1" w:rsidRDefault="007F28A1">
            <w:pPr>
              <w:spacing w:line="360" w:lineRule="exact"/>
              <w:jc w:val="center"/>
              <w:rPr>
                <w:rFonts w:ascii="宋体" w:eastAsia="宋体" w:hAnsi="宋体" w:hint="eastAsia"/>
                <w:sz w:val="24"/>
                <w:szCs w:val="48"/>
              </w:rPr>
            </w:pPr>
            <w:r>
              <w:rPr>
                <w:rFonts w:ascii="宋体" w:eastAsia="宋体" w:hAnsi="宋体" w:hint="eastAsia"/>
                <w:sz w:val="24"/>
                <w:szCs w:val="48"/>
              </w:rPr>
              <w:t>采用</w:t>
            </w:r>
          </w:p>
          <w:p w14:paraId="0FDCB99B" w14:textId="77777777" w:rsidR="007F28A1" w:rsidRDefault="007F28A1">
            <w:pPr>
              <w:spacing w:line="360" w:lineRule="exact"/>
              <w:jc w:val="center"/>
              <w:rPr>
                <w:rFonts w:ascii="宋体" w:eastAsia="宋体" w:hAnsi="宋体" w:hint="eastAsia"/>
                <w:sz w:val="24"/>
                <w:szCs w:val="48"/>
              </w:rPr>
            </w:pPr>
            <w:r>
              <w:rPr>
                <w:rFonts w:ascii="宋体" w:eastAsia="宋体" w:hAnsi="宋体" w:hint="eastAsia"/>
                <w:sz w:val="24"/>
                <w:szCs w:val="48"/>
              </w:rPr>
              <w:t>时间</w:t>
            </w:r>
          </w:p>
          <w:p w14:paraId="21C92722" w14:textId="77777777" w:rsidR="007F28A1" w:rsidRDefault="007F28A1">
            <w:pPr>
              <w:spacing w:line="360" w:lineRule="exact"/>
              <w:jc w:val="center"/>
              <w:rPr>
                <w:rFonts w:ascii="宋体" w:eastAsia="宋体" w:hAnsi="宋体" w:hint="eastAsia"/>
                <w:sz w:val="24"/>
              </w:rPr>
            </w:pPr>
            <w:r>
              <w:rPr>
                <w:rFonts w:ascii="宋体" w:eastAsia="宋体" w:hAnsi="宋体" w:hint="eastAsia"/>
                <w:sz w:val="24"/>
                <w:szCs w:val="48"/>
              </w:rPr>
              <w:t>（年月）</w:t>
            </w:r>
          </w:p>
        </w:tc>
      </w:tr>
      <w:tr w:rsidR="007F28A1" w14:paraId="2487C78B" w14:textId="77777777">
        <w:tblPrEx>
          <w:tblCellMar>
            <w:top w:w="0" w:type="dxa"/>
            <w:bottom w:w="0" w:type="dxa"/>
          </w:tblCellMar>
        </w:tblPrEx>
        <w:trPr>
          <w:cantSplit/>
          <w:trHeight w:val="1359"/>
        </w:trPr>
        <w:tc>
          <w:tcPr>
            <w:tcW w:w="1093" w:type="dxa"/>
            <w:gridSpan w:val="2"/>
            <w:vMerge/>
            <w:vAlign w:val="center"/>
          </w:tcPr>
          <w:p w14:paraId="385A3F59" w14:textId="77777777" w:rsidR="007F28A1" w:rsidRDefault="007F28A1">
            <w:pPr>
              <w:spacing w:line="380" w:lineRule="exact"/>
              <w:jc w:val="center"/>
              <w:rPr>
                <w:rFonts w:ascii="宋体" w:eastAsia="宋体" w:hAnsi="宋体" w:hint="eastAsia"/>
                <w:sz w:val="24"/>
                <w:szCs w:val="48"/>
              </w:rPr>
            </w:pPr>
          </w:p>
        </w:tc>
        <w:tc>
          <w:tcPr>
            <w:tcW w:w="2189" w:type="dxa"/>
            <w:gridSpan w:val="2"/>
            <w:vMerge/>
            <w:vAlign w:val="center"/>
          </w:tcPr>
          <w:p w14:paraId="793D1D49" w14:textId="77777777" w:rsidR="007F28A1" w:rsidRDefault="007F28A1">
            <w:pPr>
              <w:spacing w:line="380" w:lineRule="exact"/>
              <w:jc w:val="center"/>
              <w:rPr>
                <w:rFonts w:ascii="宋体" w:eastAsia="宋体" w:hAnsi="宋体" w:hint="eastAsia"/>
                <w:sz w:val="24"/>
                <w:szCs w:val="48"/>
              </w:rPr>
            </w:pPr>
          </w:p>
        </w:tc>
        <w:tc>
          <w:tcPr>
            <w:tcW w:w="2190" w:type="dxa"/>
            <w:gridSpan w:val="2"/>
            <w:vMerge/>
            <w:vAlign w:val="center"/>
          </w:tcPr>
          <w:p w14:paraId="38995F33" w14:textId="77777777" w:rsidR="007F28A1" w:rsidRDefault="007F28A1">
            <w:pPr>
              <w:spacing w:line="380" w:lineRule="exact"/>
              <w:jc w:val="center"/>
              <w:rPr>
                <w:rFonts w:ascii="宋体" w:eastAsia="宋体" w:hAnsi="宋体" w:hint="eastAsia"/>
                <w:sz w:val="24"/>
                <w:szCs w:val="48"/>
              </w:rPr>
            </w:pPr>
          </w:p>
        </w:tc>
        <w:tc>
          <w:tcPr>
            <w:tcW w:w="547" w:type="dxa"/>
            <w:vAlign w:val="center"/>
          </w:tcPr>
          <w:p w14:paraId="6EE5EDBC" w14:textId="77777777" w:rsidR="007F28A1" w:rsidRDefault="007F28A1">
            <w:pPr>
              <w:spacing w:line="360" w:lineRule="exact"/>
              <w:jc w:val="center"/>
              <w:rPr>
                <w:rFonts w:ascii="宋体" w:eastAsia="宋体" w:hAnsi="宋体" w:hint="eastAsia"/>
                <w:sz w:val="24"/>
                <w:szCs w:val="48"/>
              </w:rPr>
            </w:pPr>
            <w:r>
              <w:rPr>
                <w:rFonts w:ascii="宋体" w:eastAsia="宋体" w:hAnsi="宋体" w:hint="eastAsia"/>
                <w:sz w:val="24"/>
                <w:szCs w:val="48"/>
              </w:rPr>
              <w:t>国家标准</w:t>
            </w:r>
          </w:p>
        </w:tc>
        <w:tc>
          <w:tcPr>
            <w:tcW w:w="499" w:type="dxa"/>
            <w:vAlign w:val="center"/>
          </w:tcPr>
          <w:p w14:paraId="05DE26B5" w14:textId="77777777" w:rsidR="007F28A1" w:rsidRDefault="007F28A1">
            <w:pPr>
              <w:spacing w:line="360" w:lineRule="exact"/>
              <w:jc w:val="center"/>
              <w:rPr>
                <w:rFonts w:ascii="宋体" w:eastAsia="宋体" w:hAnsi="宋体" w:hint="eastAsia"/>
                <w:sz w:val="24"/>
                <w:szCs w:val="48"/>
              </w:rPr>
            </w:pPr>
            <w:r>
              <w:rPr>
                <w:rFonts w:ascii="宋体" w:eastAsia="宋体" w:hAnsi="宋体" w:hint="eastAsia"/>
                <w:sz w:val="24"/>
                <w:szCs w:val="48"/>
              </w:rPr>
              <w:t>行业标准</w:t>
            </w:r>
          </w:p>
        </w:tc>
        <w:tc>
          <w:tcPr>
            <w:tcW w:w="570" w:type="dxa"/>
            <w:vAlign w:val="center"/>
          </w:tcPr>
          <w:p w14:paraId="367FA653" w14:textId="77777777" w:rsidR="007F28A1" w:rsidRDefault="007F28A1">
            <w:pPr>
              <w:spacing w:line="360" w:lineRule="exact"/>
              <w:jc w:val="center"/>
              <w:rPr>
                <w:rFonts w:ascii="宋体" w:eastAsia="宋体" w:hAnsi="宋体" w:hint="eastAsia"/>
                <w:sz w:val="24"/>
                <w:szCs w:val="48"/>
              </w:rPr>
            </w:pPr>
            <w:r>
              <w:rPr>
                <w:rFonts w:ascii="宋体" w:eastAsia="宋体" w:hAnsi="宋体" w:hint="eastAsia"/>
                <w:sz w:val="24"/>
                <w:szCs w:val="48"/>
              </w:rPr>
              <w:t>强制性标准</w:t>
            </w:r>
          </w:p>
        </w:tc>
        <w:tc>
          <w:tcPr>
            <w:tcW w:w="574" w:type="dxa"/>
            <w:gridSpan w:val="2"/>
            <w:vAlign w:val="center"/>
          </w:tcPr>
          <w:p w14:paraId="5A1C9D4F" w14:textId="77777777" w:rsidR="007F28A1" w:rsidRDefault="007F28A1">
            <w:pPr>
              <w:spacing w:line="360" w:lineRule="exact"/>
              <w:jc w:val="center"/>
              <w:rPr>
                <w:rFonts w:ascii="宋体" w:eastAsia="宋体" w:hAnsi="宋体" w:hint="eastAsia"/>
                <w:sz w:val="24"/>
                <w:szCs w:val="48"/>
              </w:rPr>
            </w:pPr>
            <w:r>
              <w:rPr>
                <w:rFonts w:ascii="宋体" w:eastAsia="宋体" w:hAnsi="宋体" w:hint="eastAsia"/>
                <w:sz w:val="24"/>
                <w:szCs w:val="48"/>
              </w:rPr>
              <w:t>推荐性标准</w:t>
            </w:r>
          </w:p>
        </w:tc>
        <w:tc>
          <w:tcPr>
            <w:tcW w:w="1199" w:type="dxa"/>
            <w:gridSpan w:val="2"/>
            <w:vMerge/>
            <w:vAlign w:val="center"/>
          </w:tcPr>
          <w:p w14:paraId="16CBD3C4" w14:textId="77777777" w:rsidR="007F28A1" w:rsidRDefault="007F28A1">
            <w:pPr>
              <w:spacing w:line="360" w:lineRule="exact"/>
              <w:jc w:val="center"/>
              <w:rPr>
                <w:rFonts w:ascii="宋体" w:eastAsia="宋体" w:hAnsi="宋体" w:hint="eastAsia"/>
                <w:sz w:val="24"/>
                <w:szCs w:val="48"/>
              </w:rPr>
            </w:pPr>
          </w:p>
        </w:tc>
      </w:tr>
      <w:tr w:rsidR="007F28A1" w14:paraId="7F741296" w14:textId="77777777">
        <w:tblPrEx>
          <w:tblCellMar>
            <w:top w:w="0" w:type="dxa"/>
            <w:bottom w:w="0" w:type="dxa"/>
          </w:tblCellMar>
        </w:tblPrEx>
        <w:trPr>
          <w:cantSplit/>
          <w:trHeight w:val="567"/>
        </w:trPr>
        <w:tc>
          <w:tcPr>
            <w:tcW w:w="1093" w:type="dxa"/>
            <w:gridSpan w:val="2"/>
            <w:vAlign w:val="center"/>
          </w:tcPr>
          <w:p w14:paraId="07FEE1F6" w14:textId="77777777" w:rsidR="007F28A1" w:rsidRDefault="007F28A1">
            <w:pPr>
              <w:rPr>
                <w:rFonts w:ascii="宋体" w:eastAsia="宋体" w:hAnsi="宋体" w:hint="eastAsia"/>
                <w:sz w:val="24"/>
                <w:szCs w:val="48"/>
              </w:rPr>
            </w:pPr>
          </w:p>
        </w:tc>
        <w:tc>
          <w:tcPr>
            <w:tcW w:w="2189" w:type="dxa"/>
            <w:gridSpan w:val="2"/>
            <w:vAlign w:val="center"/>
          </w:tcPr>
          <w:p w14:paraId="582F5243" w14:textId="77777777" w:rsidR="007F28A1" w:rsidRDefault="007F28A1">
            <w:pPr>
              <w:jc w:val="center"/>
              <w:rPr>
                <w:rFonts w:ascii="宋体" w:eastAsia="宋体" w:hAnsi="宋体" w:hint="eastAsia"/>
                <w:sz w:val="24"/>
                <w:szCs w:val="48"/>
              </w:rPr>
            </w:pPr>
          </w:p>
        </w:tc>
        <w:tc>
          <w:tcPr>
            <w:tcW w:w="2190" w:type="dxa"/>
            <w:gridSpan w:val="2"/>
            <w:vAlign w:val="center"/>
          </w:tcPr>
          <w:p w14:paraId="2A73C183" w14:textId="77777777" w:rsidR="007F28A1" w:rsidRDefault="007F28A1">
            <w:pPr>
              <w:jc w:val="center"/>
              <w:rPr>
                <w:rFonts w:ascii="宋体" w:eastAsia="宋体" w:hAnsi="宋体" w:hint="eastAsia"/>
                <w:sz w:val="24"/>
                <w:szCs w:val="48"/>
              </w:rPr>
            </w:pPr>
          </w:p>
        </w:tc>
        <w:tc>
          <w:tcPr>
            <w:tcW w:w="547" w:type="dxa"/>
            <w:vAlign w:val="center"/>
          </w:tcPr>
          <w:p w14:paraId="35D38B05" w14:textId="77777777" w:rsidR="007F28A1" w:rsidRDefault="007F28A1">
            <w:pPr>
              <w:jc w:val="center"/>
              <w:rPr>
                <w:rFonts w:ascii="宋体" w:eastAsia="宋体" w:hAnsi="宋体" w:hint="eastAsia"/>
                <w:sz w:val="24"/>
                <w:szCs w:val="48"/>
              </w:rPr>
            </w:pPr>
          </w:p>
        </w:tc>
        <w:tc>
          <w:tcPr>
            <w:tcW w:w="499" w:type="dxa"/>
            <w:vAlign w:val="center"/>
          </w:tcPr>
          <w:p w14:paraId="0F88FCC9" w14:textId="77777777" w:rsidR="007F28A1" w:rsidRDefault="007F28A1">
            <w:pPr>
              <w:jc w:val="center"/>
              <w:rPr>
                <w:rFonts w:ascii="宋体" w:eastAsia="宋体" w:hAnsi="宋体" w:hint="eastAsia"/>
                <w:sz w:val="24"/>
                <w:szCs w:val="48"/>
              </w:rPr>
            </w:pPr>
          </w:p>
        </w:tc>
        <w:tc>
          <w:tcPr>
            <w:tcW w:w="570" w:type="dxa"/>
            <w:vAlign w:val="center"/>
          </w:tcPr>
          <w:p w14:paraId="155666D1" w14:textId="77777777" w:rsidR="007F28A1" w:rsidRDefault="007F28A1">
            <w:pPr>
              <w:jc w:val="center"/>
              <w:rPr>
                <w:rFonts w:ascii="宋体" w:eastAsia="宋体" w:hAnsi="宋体" w:hint="eastAsia"/>
                <w:sz w:val="24"/>
                <w:szCs w:val="48"/>
              </w:rPr>
            </w:pPr>
          </w:p>
        </w:tc>
        <w:tc>
          <w:tcPr>
            <w:tcW w:w="574" w:type="dxa"/>
            <w:gridSpan w:val="2"/>
            <w:vAlign w:val="center"/>
          </w:tcPr>
          <w:p w14:paraId="2EB31174" w14:textId="77777777" w:rsidR="007F28A1" w:rsidRDefault="007F28A1">
            <w:pPr>
              <w:jc w:val="center"/>
              <w:rPr>
                <w:rFonts w:ascii="宋体" w:eastAsia="宋体" w:hAnsi="宋体" w:hint="eastAsia"/>
                <w:sz w:val="24"/>
                <w:szCs w:val="48"/>
              </w:rPr>
            </w:pPr>
          </w:p>
        </w:tc>
        <w:tc>
          <w:tcPr>
            <w:tcW w:w="1199" w:type="dxa"/>
            <w:gridSpan w:val="2"/>
            <w:vAlign w:val="center"/>
          </w:tcPr>
          <w:p w14:paraId="26B16B74" w14:textId="77777777" w:rsidR="007F28A1" w:rsidRDefault="007F28A1">
            <w:pPr>
              <w:jc w:val="center"/>
              <w:rPr>
                <w:rFonts w:ascii="宋体" w:eastAsia="宋体" w:hAnsi="宋体" w:hint="eastAsia"/>
                <w:sz w:val="24"/>
                <w:szCs w:val="48"/>
              </w:rPr>
            </w:pPr>
          </w:p>
        </w:tc>
      </w:tr>
      <w:tr w:rsidR="007F28A1" w14:paraId="07D36DD7" w14:textId="77777777">
        <w:tblPrEx>
          <w:tblCellMar>
            <w:top w:w="0" w:type="dxa"/>
            <w:bottom w:w="0" w:type="dxa"/>
          </w:tblCellMar>
        </w:tblPrEx>
        <w:trPr>
          <w:cantSplit/>
          <w:trHeight w:val="567"/>
        </w:trPr>
        <w:tc>
          <w:tcPr>
            <w:tcW w:w="1093" w:type="dxa"/>
            <w:gridSpan w:val="2"/>
            <w:vAlign w:val="center"/>
          </w:tcPr>
          <w:p w14:paraId="22F9EF58" w14:textId="77777777" w:rsidR="007F28A1" w:rsidRDefault="007F28A1">
            <w:pPr>
              <w:rPr>
                <w:rFonts w:ascii="宋体" w:eastAsia="宋体" w:hAnsi="宋体" w:hint="eastAsia"/>
                <w:sz w:val="24"/>
                <w:szCs w:val="48"/>
              </w:rPr>
            </w:pPr>
          </w:p>
        </w:tc>
        <w:tc>
          <w:tcPr>
            <w:tcW w:w="2189" w:type="dxa"/>
            <w:gridSpan w:val="2"/>
            <w:vAlign w:val="center"/>
          </w:tcPr>
          <w:p w14:paraId="695FB757" w14:textId="77777777" w:rsidR="007F28A1" w:rsidRDefault="007F28A1">
            <w:pPr>
              <w:jc w:val="center"/>
              <w:rPr>
                <w:rFonts w:ascii="宋体" w:eastAsia="宋体" w:hAnsi="宋体" w:hint="eastAsia"/>
                <w:sz w:val="24"/>
                <w:szCs w:val="48"/>
              </w:rPr>
            </w:pPr>
          </w:p>
        </w:tc>
        <w:tc>
          <w:tcPr>
            <w:tcW w:w="2190" w:type="dxa"/>
            <w:gridSpan w:val="2"/>
            <w:vAlign w:val="center"/>
          </w:tcPr>
          <w:p w14:paraId="18098389" w14:textId="77777777" w:rsidR="007F28A1" w:rsidRDefault="007F28A1">
            <w:pPr>
              <w:jc w:val="center"/>
              <w:rPr>
                <w:rFonts w:ascii="宋体" w:eastAsia="宋体" w:hAnsi="宋体" w:hint="eastAsia"/>
                <w:sz w:val="24"/>
                <w:szCs w:val="48"/>
              </w:rPr>
            </w:pPr>
          </w:p>
        </w:tc>
        <w:tc>
          <w:tcPr>
            <w:tcW w:w="547" w:type="dxa"/>
            <w:vAlign w:val="center"/>
          </w:tcPr>
          <w:p w14:paraId="4007ED12" w14:textId="77777777" w:rsidR="007F28A1" w:rsidRDefault="007F28A1">
            <w:pPr>
              <w:jc w:val="center"/>
              <w:rPr>
                <w:rFonts w:ascii="宋体" w:eastAsia="宋体" w:hAnsi="宋体" w:hint="eastAsia"/>
                <w:sz w:val="24"/>
                <w:szCs w:val="48"/>
              </w:rPr>
            </w:pPr>
          </w:p>
        </w:tc>
        <w:tc>
          <w:tcPr>
            <w:tcW w:w="499" w:type="dxa"/>
            <w:vAlign w:val="center"/>
          </w:tcPr>
          <w:p w14:paraId="0B1E9E43" w14:textId="77777777" w:rsidR="007F28A1" w:rsidRDefault="007F28A1">
            <w:pPr>
              <w:jc w:val="center"/>
              <w:rPr>
                <w:rFonts w:ascii="宋体" w:eastAsia="宋体" w:hAnsi="宋体" w:hint="eastAsia"/>
                <w:sz w:val="24"/>
                <w:szCs w:val="48"/>
              </w:rPr>
            </w:pPr>
          </w:p>
        </w:tc>
        <w:tc>
          <w:tcPr>
            <w:tcW w:w="570" w:type="dxa"/>
            <w:vAlign w:val="center"/>
          </w:tcPr>
          <w:p w14:paraId="30AA3833" w14:textId="77777777" w:rsidR="007F28A1" w:rsidRDefault="007F28A1">
            <w:pPr>
              <w:jc w:val="center"/>
              <w:rPr>
                <w:rFonts w:ascii="宋体" w:eastAsia="宋体" w:hAnsi="宋体" w:hint="eastAsia"/>
                <w:sz w:val="24"/>
                <w:szCs w:val="48"/>
              </w:rPr>
            </w:pPr>
          </w:p>
        </w:tc>
        <w:tc>
          <w:tcPr>
            <w:tcW w:w="574" w:type="dxa"/>
            <w:gridSpan w:val="2"/>
            <w:vAlign w:val="center"/>
          </w:tcPr>
          <w:p w14:paraId="0D3AB76D" w14:textId="77777777" w:rsidR="007F28A1" w:rsidRDefault="007F28A1">
            <w:pPr>
              <w:jc w:val="center"/>
              <w:rPr>
                <w:rFonts w:ascii="宋体" w:eastAsia="宋体" w:hAnsi="宋体" w:hint="eastAsia"/>
                <w:sz w:val="24"/>
                <w:szCs w:val="48"/>
              </w:rPr>
            </w:pPr>
          </w:p>
        </w:tc>
        <w:tc>
          <w:tcPr>
            <w:tcW w:w="1199" w:type="dxa"/>
            <w:gridSpan w:val="2"/>
            <w:vAlign w:val="center"/>
          </w:tcPr>
          <w:p w14:paraId="209B7B3C" w14:textId="77777777" w:rsidR="007F28A1" w:rsidRDefault="007F28A1">
            <w:pPr>
              <w:jc w:val="center"/>
              <w:rPr>
                <w:rFonts w:ascii="宋体" w:eastAsia="宋体" w:hAnsi="宋体" w:hint="eastAsia"/>
                <w:sz w:val="24"/>
                <w:szCs w:val="48"/>
              </w:rPr>
            </w:pPr>
          </w:p>
        </w:tc>
      </w:tr>
      <w:tr w:rsidR="007F28A1" w14:paraId="4CB988D9" w14:textId="77777777">
        <w:tblPrEx>
          <w:tblCellMar>
            <w:top w:w="0" w:type="dxa"/>
            <w:bottom w:w="0" w:type="dxa"/>
          </w:tblCellMar>
        </w:tblPrEx>
        <w:trPr>
          <w:cantSplit/>
          <w:trHeight w:val="567"/>
        </w:trPr>
        <w:tc>
          <w:tcPr>
            <w:tcW w:w="1093" w:type="dxa"/>
            <w:gridSpan w:val="2"/>
            <w:vAlign w:val="center"/>
          </w:tcPr>
          <w:p w14:paraId="552977B1" w14:textId="77777777" w:rsidR="007F28A1" w:rsidRDefault="007F28A1">
            <w:pPr>
              <w:rPr>
                <w:rFonts w:ascii="宋体" w:eastAsia="宋体" w:hAnsi="宋体" w:hint="eastAsia"/>
                <w:sz w:val="24"/>
                <w:szCs w:val="48"/>
              </w:rPr>
            </w:pPr>
          </w:p>
        </w:tc>
        <w:tc>
          <w:tcPr>
            <w:tcW w:w="2189" w:type="dxa"/>
            <w:gridSpan w:val="2"/>
            <w:vAlign w:val="center"/>
          </w:tcPr>
          <w:p w14:paraId="32E1B00C" w14:textId="77777777" w:rsidR="007F28A1" w:rsidRDefault="007F28A1">
            <w:pPr>
              <w:jc w:val="center"/>
              <w:rPr>
                <w:rFonts w:ascii="宋体" w:eastAsia="宋体" w:hAnsi="宋体" w:hint="eastAsia"/>
                <w:sz w:val="24"/>
                <w:szCs w:val="48"/>
              </w:rPr>
            </w:pPr>
          </w:p>
        </w:tc>
        <w:tc>
          <w:tcPr>
            <w:tcW w:w="2190" w:type="dxa"/>
            <w:gridSpan w:val="2"/>
            <w:vAlign w:val="center"/>
          </w:tcPr>
          <w:p w14:paraId="172B81AC" w14:textId="77777777" w:rsidR="007F28A1" w:rsidRDefault="007F28A1">
            <w:pPr>
              <w:jc w:val="center"/>
              <w:rPr>
                <w:rFonts w:ascii="宋体" w:eastAsia="宋体" w:hAnsi="宋体" w:hint="eastAsia"/>
                <w:sz w:val="24"/>
                <w:szCs w:val="48"/>
              </w:rPr>
            </w:pPr>
          </w:p>
        </w:tc>
        <w:tc>
          <w:tcPr>
            <w:tcW w:w="547" w:type="dxa"/>
            <w:vAlign w:val="center"/>
          </w:tcPr>
          <w:p w14:paraId="7B1A57A2" w14:textId="77777777" w:rsidR="007F28A1" w:rsidRDefault="007F28A1">
            <w:pPr>
              <w:jc w:val="center"/>
              <w:rPr>
                <w:rFonts w:ascii="宋体" w:eastAsia="宋体" w:hAnsi="宋体" w:hint="eastAsia"/>
                <w:sz w:val="24"/>
                <w:szCs w:val="48"/>
              </w:rPr>
            </w:pPr>
          </w:p>
        </w:tc>
        <w:tc>
          <w:tcPr>
            <w:tcW w:w="499" w:type="dxa"/>
            <w:vAlign w:val="center"/>
          </w:tcPr>
          <w:p w14:paraId="3CA0CBE0" w14:textId="77777777" w:rsidR="007F28A1" w:rsidRDefault="007F28A1">
            <w:pPr>
              <w:jc w:val="center"/>
              <w:rPr>
                <w:rFonts w:ascii="宋体" w:eastAsia="宋体" w:hAnsi="宋体" w:hint="eastAsia"/>
                <w:sz w:val="24"/>
                <w:szCs w:val="48"/>
              </w:rPr>
            </w:pPr>
          </w:p>
        </w:tc>
        <w:tc>
          <w:tcPr>
            <w:tcW w:w="570" w:type="dxa"/>
            <w:vAlign w:val="center"/>
          </w:tcPr>
          <w:p w14:paraId="7FBA2B1C" w14:textId="77777777" w:rsidR="007F28A1" w:rsidRDefault="007F28A1">
            <w:pPr>
              <w:jc w:val="center"/>
              <w:rPr>
                <w:rFonts w:ascii="宋体" w:eastAsia="宋体" w:hAnsi="宋体" w:hint="eastAsia"/>
                <w:sz w:val="24"/>
                <w:szCs w:val="48"/>
              </w:rPr>
            </w:pPr>
          </w:p>
        </w:tc>
        <w:tc>
          <w:tcPr>
            <w:tcW w:w="574" w:type="dxa"/>
            <w:gridSpan w:val="2"/>
            <w:vAlign w:val="center"/>
          </w:tcPr>
          <w:p w14:paraId="2414D01A" w14:textId="77777777" w:rsidR="007F28A1" w:rsidRDefault="007F28A1">
            <w:pPr>
              <w:jc w:val="center"/>
              <w:rPr>
                <w:rFonts w:ascii="宋体" w:eastAsia="宋体" w:hAnsi="宋体" w:hint="eastAsia"/>
                <w:sz w:val="24"/>
                <w:szCs w:val="48"/>
              </w:rPr>
            </w:pPr>
          </w:p>
        </w:tc>
        <w:tc>
          <w:tcPr>
            <w:tcW w:w="1199" w:type="dxa"/>
            <w:gridSpan w:val="2"/>
            <w:vAlign w:val="center"/>
          </w:tcPr>
          <w:p w14:paraId="4D8043E5" w14:textId="77777777" w:rsidR="007F28A1" w:rsidRDefault="007F28A1">
            <w:pPr>
              <w:jc w:val="center"/>
              <w:rPr>
                <w:rFonts w:ascii="宋体" w:eastAsia="宋体" w:hAnsi="宋体" w:hint="eastAsia"/>
                <w:sz w:val="24"/>
                <w:szCs w:val="48"/>
              </w:rPr>
            </w:pPr>
          </w:p>
        </w:tc>
      </w:tr>
      <w:tr w:rsidR="007F28A1" w14:paraId="7AA2F094" w14:textId="77777777">
        <w:tblPrEx>
          <w:tblCellMar>
            <w:top w:w="0" w:type="dxa"/>
            <w:bottom w:w="0" w:type="dxa"/>
          </w:tblCellMar>
        </w:tblPrEx>
        <w:trPr>
          <w:cantSplit/>
          <w:trHeight w:val="567"/>
        </w:trPr>
        <w:tc>
          <w:tcPr>
            <w:tcW w:w="1093" w:type="dxa"/>
            <w:gridSpan w:val="2"/>
            <w:vAlign w:val="center"/>
          </w:tcPr>
          <w:p w14:paraId="04C3D2D0" w14:textId="77777777" w:rsidR="007F28A1" w:rsidRDefault="007F28A1">
            <w:pPr>
              <w:rPr>
                <w:rFonts w:ascii="宋体" w:eastAsia="宋体" w:hAnsi="宋体" w:hint="eastAsia"/>
                <w:sz w:val="24"/>
                <w:szCs w:val="48"/>
              </w:rPr>
            </w:pPr>
          </w:p>
        </w:tc>
        <w:tc>
          <w:tcPr>
            <w:tcW w:w="2189" w:type="dxa"/>
            <w:gridSpan w:val="2"/>
            <w:vAlign w:val="center"/>
          </w:tcPr>
          <w:p w14:paraId="677B3134" w14:textId="77777777" w:rsidR="007F28A1" w:rsidRDefault="007F28A1">
            <w:pPr>
              <w:jc w:val="center"/>
              <w:rPr>
                <w:rFonts w:ascii="宋体" w:eastAsia="宋体" w:hAnsi="宋体" w:hint="eastAsia"/>
                <w:sz w:val="24"/>
                <w:szCs w:val="48"/>
              </w:rPr>
            </w:pPr>
          </w:p>
        </w:tc>
        <w:tc>
          <w:tcPr>
            <w:tcW w:w="2190" w:type="dxa"/>
            <w:gridSpan w:val="2"/>
            <w:vAlign w:val="center"/>
          </w:tcPr>
          <w:p w14:paraId="7C1B8834" w14:textId="77777777" w:rsidR="007F28A1" w:rsidRDefault="007F28A1">
            <w:pPr>
              <w:jc w:val="center"/>
              <w:rPr>
                <w:rFonts w:ascii="宋体" w:eastAsia="宋体" w:hAnsi="宋体" w:hint="eastAsia"/>
                <w:sz w:val="24"/>
                <w:szCs w:val="48"/>
              </w:rPr>
            </w:pPr>
          </w:p>
        </w:tc>
        <w:tc>
          <w:tcPr>
            <w:tcW w:w="547" w:type="dxa"/>
            <w:vAlign w:val="center"/>
          </w:tcPr>
          <w:p w14:paraId="47453DCF" w14:textId="77777777" w:rsidR="007F28A1" w:rsidRDefault="007F28A1">
            <w:pPr>
              <w:jc w:val="center"/>
              <w:rPr>
                <w:rFonts w:ascii="宋体" w:eastAsia="宋体" w:hAnsi="宋体" w:hint="eastAsia"/>
                <w:sz w:val="24"/>
                <w:szCs w:val="48"/>
              </w:rPr>
            </w:pPr>
          </w:p>
        </w:tc>
        <w:tc>
          <w:tcPr>
            <w:tcW w:w="499" w:type="dxa"/>
            <w:vAlign w:val="center"/>
          </w:tcPr>
          <w:p w14:paraId="4660FF0C" w14:textId="77777777" w:rsidR="007F28A1" w:rsidRDefault="007F28A1">
            <w:pPr>
              <w:jc w:val="center"/>
              <w:rPr>
                <w:rFonts w:ascii="宋体" w:eastAsia="宋体" w:hAnsi="宋体" w:hint="eastAsia"/>
                <w:sz w:val="24"/>
                <w:szCs w:val="48"/>
              </w:rPr>
            </w:pPr>
          </w:p>
        </w:tc>
        <w:tc>
          <w:tcPr>
            <w:tcW w:w="570" w:type="dxa"/>
            <w:vAlign w:val="center"/>
          </w:tcPr>
          <w:p w14:paraId="122548D4" w14:textId="77777777" w:rsidR="007F28A1" w:rsidRDefault="007F28A1">
            <w:pPr>
              <w:jc w:val="center"/>
              <w:rPr>
                <w:rFonts w:ascii="宋体" w:eastAsia="宋体" w:hAnsi="宋体" w:hint="eastAsia"/>
                <w:sz w:val="24"/>
                <w:szCs w:val="48"/>
              </w:rPr>
            </w:pPr>
          </w:p>
        </w:tc>
        <w:tc>
          <w:tcPr>
            <w:tcW w:w="574" w:type="dxa"/>
            <w:gridSpan w:val="2"/>
            <w:vAlign w:val="center"/>
          </w:tcPr>
          <w:p w14:paraId="3B679BD9" w14:textId="77777777" w:rsidR="007F28A1" w:rsidRDefault="007F28A1">
            <w:pPr>
              <w:jc w:val="center"/>
              <w:rPr>
                <w:rFonts w:ascii="宋体" w:eastAsia="宋体" w:hAnsi="宋体" w:hint="eastAsia"/>
                <w:sz w:val="24"/>
                <w:szCs w:val="48"/>
              </w:rPr>
            </w:pPr>
          </w:p>
        </w:tc>
        <w:tc>
          <w:tcPr>
            <w:tcW w:w="1199" w:type="dxa"/>
            <w:gridSpan w:val="2"/>
            <w:vAlign w:val="center"/>
          </w:tcPr>
          <w:p w14:paraId="10D29B77" w14:textId="77777777" w:rsidR="007F28A1" w:rsidRDefault="007F28A1">
            <w:pPr>
              <w:jc w:val="center"/>
              <w:rPr>
                <w:rFonts w:ascii="宋体" w:eastAsia="宋体" w:hAnsi="宋体" w:hint="eastAsia"/>
                <w:sz w:val="24"/>
                <w:szCs w:val="48"/>
              </w:rPr>
            </w:pPr>
          </w:p>
        </w:tc>
      </w:tr>
      <w:tr w:rsidR="007F28A1" w14:paraId="635FD751" w14:textId="77777777">
        <w:tblPrEx>
          <w:tblCellMar>
            <w:top w:w="0" w:type="dxa"/>
            <w:bottom w:w="0" w:type="dxa"/>
          </w:tblCellMar>
        </w:tblPrEx>
        <w:trPr>
          <w:cantSplit/>
          <w:trHeight w:val="567"/>
        </w:trPr>
        <w:tc>
          <w:tcPr>
            <w:tcW w:w="1093" w:type="dxa"/>
            <w:gridSpan w:val="2"/>
            <w:vAlign w:val="center"/>
          </w:tcPr>
          <w:p w14:paraId="57F4617D" w14:textId="77777777" w:rsidR="007F28A1" w:rsidRDefault="007F28A1">
            <w:pPr>
              <w:rPr>
                <w:rFonts w:ascii="宋体" w:eastAsia="宋体" w:hAnsi="宋体" w:hint="eastAsia"/>
                <w:sz w:val="24"/>
                <w:szCs w:val="48"/>
              </w:rPr>
            </w:pPr>
          </w:p>
        </w:tc>
        <w:tc>
          <w:tcPr>
            <w:tcW w:w="2189" w:type="dxa"/>
            <w:gridSpan w:val="2"/>
            <w:vAlign w:val="center"/>
          </w:tcPr>
          <w:p w14:paraId="554CDED6" w14:textId="77777777" w:rsidR="007F28A1" w:rsidRDefault="007F28A1">
            <w:pPr>
              <w:jc w:val="center"/>
              <w:rPr>
                <w:rFonts w:ascii="宋体" w:eastAsia="宋体" w:hAnsi="宋体" w:hint="eastAsia"/>
                <w:sz w:val="24"/>
                <w:szCs w:val="48"/>
              </w:rPr>
            </w:pPr>
          </w:p>
        </w:tc>
        <w:tc>
          <w:tcPr>
            <w:tcW w:w="2190" w:type="dxa"/>
            <w:gridSpan w:val="2"/>
            <w:vAlign w:val="center"/>
          </w:tcPr>
          <w:p w14:paraId="010D9D33" w14:textId="77777777" w:rsidR="007F28A1" w:rsidRDefault="007F28A1">
            <w:pPr>
              <w:jc w:val="center"/>
              <w:rPr>
                <w:rFonts w:ascii="宋体" w:eastAsia="宋体" w:hAnsi="宋体" w:hint="eastAsia"/>
                <w:sz w:val="24"/>
                <w:szCs w:val="48"/>
              </w:rPr>
            </w:pPr>
          </w:p>
        </w:tc>
        <w:tc>
          <w:tcPr>
            <w:tcW w:w="547" w:type="dxa"/>
            <w:vAlign w:val="center"/>
          </w:tcPr>
          <w:p w14:paraId="02545EC2" w14:textId="77777777" w:rsidR="007F28A1" w:rsidRDefault="007F28A1">
            <w:pPr>
              <w:jc w:val="center"/>
              <w:rPr>
                <w:rFonts w:ascii="宋体" w:eastAsia="宋体" w:hAnsi="宋体" w:hint="eastAsia"/>
                <w:sz w:val="24"/>
                <w:szCs w:val="48"/>
              </w:rPr>
            </w:pPr>
          </w:p>
        </w:tc>
        <w:tc>
          <w:tcPr>
            <w:tcW w:w="499" w:type="dxa"/>
            <w:vAlign w:val="center"/>
          </w:tcPr>
          <w:p w14:paraId="79C3F8EA" w14:textId="77777777" w:rsidR="007F28A1" w:rsidRDefault="007F28A1">
            <w:pPr>
              <w:jc w:val="center"/>
              <w:rPr>
                <w:rFonts w:ascii="宋体" w:eastAsia="宋体" w:hAnsi="宋体" w:hint="eastAsia"/>
                <w:sz w:val="24"/>
                <w:szCs w:val="48"/>
              </w:rPr>
            </w:pPr>
          </w:p>
        </w:tc>
        <w:tc>
          <w:tcPr>
            <w:tcW w:w="570" w:type="dxa"/>
            <w:vAlign w:val="center"/>
          </w:tcPr>
          <w:p w14:paraId="6E311670" w14:textId="77777777" w:rsidR="007F28A1" w:rsidRDefault="007F28A1">
            <w:pPr>
              <w:jc w:val="center"/>
              <w:rPr>
                <w:rFonts w:ascii="宋体" w:eastAsia="宋体" w:hAnsi="宋体" w:hint="eastAsia"/>
                <w:sz w:val="24"/>
                <w:szCs w:val="48"/>
              </w:rPr>
            </w:pPr>
          </w:p>
        </w:tc>
        <w:tc>
          <w:tcPr>
            <w:tcW w:w="574" w:type="dxa"/>
            <w:gridSpan w:val="2"/>
            <w:vAlign w:val="center"/>
          </w:tcPr>
          <w:p w14:paraId="6C36A7B8" w14:textId="77777777" w:rsidR="007F28A1" w:rsidRDefault="007F28A1">
            <w:pPr>
              <w:jc w:val="center"/>
              <w:rPr>
                <w:rFonts w:ascii="宋体" w:eastAsia="宋体" w:hAnsi="宋体" w:hint="eastAsia"/>
                <w:sz w:val="24"/>
                <w:szCs w:val="48"/>
              </w:rPr>
            </w:pPr>
          </w:p>
        </w:tc>
        <w:tc>
          <w:tcPr>
            <w:tcW w:w="1199" w:type="dxa"/>
            <w:gridSpan w:val="2"/>
            <w:vAlign w:val="center"/>
          </w:tcPr>
          <w:p w14:paraId="07CD2061" w14:textId="77777777" w:rsidR="007F28A1" w:rsidRDefault="007F28A1">
            <w:pPr>
              <w:jc w:val="center"/>
              <w:rPr>
                <w:rFonts w:ascii="宋体" w:eastAsia="宋体" w:hAnsi="宋体" w:hint="eastAsia"/>
                <w:sz w:val="24"/>
                <w:szCs w:val="48"/>
              </w:rPr>
            </w:pPr>
          </w:p>
        </w:tc>
      </w:tr>
      <w:tr w:rsidR="007F28A1" w14:paraId="4859FFF5" w14:textId="77777777">
        <w:tblPrEx>
          <w:tblCellMar>
            <w:top w:w="0" w:type="dxa"/>
            <w:bottom w:w="0" w:type="dxa"/>
          </w:tblCellMar>
        </w:tblPrEx>
        <w:trPr>
          <w:cantSplit/>
          <w:trHeight w:val="567"/>
        </w:trPr>
        <w:tc>
          <w:tcPr>
            <w:tcW w:w="1093" w:type="dxa"/>
            <w:gridSpan w:val="2"/>
            <w:vAlign w:val="center"/>
          </w:tcPr>
          <w:p w14:paraId="6ED43376" w14:textId="77777777" w:rsidR="007F28A1" w:rsidRDefault="007F28A1">
            <w:pPr>
              <w:rPr>
                <w:rFonts w:ascii="宋体" w:eastAsia="宋体" w:hAnsi="宋体" w:hint="eastAsia"/>
                <w:sz w:val="24"/>
                <w:szCs w:val="48"/>
              </w:rPr>
            </w:pPr>
          </w:p>
        </w:tc>
        <w:tc>
          <w:tcPr>
            <w:tcW w:w="2189" w:type="dxa"/>
            <w:gridSpan w:val="2"/>
            <w:vAlign w:val="center"/>
          </w:tcPr>
          <w:p w14:paraId="5DC72B6E" w14:textId="77777777" w:rsidR="007F28A1" w:rsidRDefault="007F28A1">
            <w:pPr>
              <w:jc w:val="center"/>
              <w:rPr>
                <w:rFonts w:ascii="宋体" w:eastAsia="宋体" w:hAnsi="宋体" w:hint="eastAsia"/>
                <w:sz w:val="24"/>
                <w:szCs w:val="48"/>
              </w:rPr>
            </w:pPr>
          </w:p>
        </w:tc>
        <w:tc>
          <w:tcPr>
            <w:tcW w:w="2190" w:type="dxa"/>
            <w:gridSpan w:val="2"/>
            <w:vAlign w:val="center"/>
          </w:tcPr>
          <w:p w14:paraId="3CD9F4A7" w14:textId="77777777" w:rsidR="007F28A1" w:rsidRDefault="007F28A1">
            <w:pPr>
              <w:jc w:val="center"/>
              <w:rPr>
                <w:rFonts w:ascii="宋体" w:eastAsia="宋体" w:hAnsi="宋体" w:hint="eastAsia"/>
                <w:sz w:val="24"/>
                <w:szCs w:val="48"/>
              </w:rPr>
            </w:pPr>
          </w:p>
        </w:tc>
        <w:tc>
          <w:tcPr>
            <w:tcW w:w="547" w:type="dxa"/>
            <w:vAlign w:val="center"/>
          </w:tcPr>
          <w:p w14:paraId="108B6E68" w14:textId="77777777" w:rsidR="007F28A1" w:rsidRDefault="007F28A1">
            <w:pPr>
              <w:jc w:val="center"/>
              <w:rPr>
                <w:rFonts w:ascii="宋体" w:eastAsia="宋体" w:hAnsi="宋体" w:hint="eastAsia"/>
                <w:sz w:val="24"/>
                <w:szCs w:val="48"/>
              </w:rPr>
            </w:pPr>
          </w:p>
        </w:tc>
        <w:tc>
          <w:tcPr>
            <w:tcW w:w="499" w:type="dxa"/>
            <w:vAlign w:val="center"/>
          </w:tcPr>
          <w:p w14:paraId="5017470D" w14:textId="77777777" w:rsidR="007F28A1" w:rsidRDefault="007F28A1">
            <w:pPr>
              <w:jc w:val="center"/>
              <w:rPr>
                <w:rFonts w:ascii="宋体" w:eastAsia="宋体" w:hAnsi="宋体" w:hint="eastAsia"/>
                <w:sz w:val="24"/>
                <w:szCs w:val="48"/>
              </w:rPr>
            </w:pPr>
          </w:p>
        </w:tc>
        <w:tc>
          <w:tcPr>
            <w:tcW w:w="570" w:type="dxa"/>
            <w:vAlign w:val="center"/>
          </w:tcPr>
          <w:p w14:paraId="280D8B33" w14:textId="77777777" w:rsidR="007F28A1" w:rsidRDefault="007F28A1">
            <w:pPr>
              <w:jc w:val="center"/>
              <w:rPr>
                <w:rFonts w:ascii="宋体" w:eastAsia="宋体" w:hAnsi="宋体" w:hint="eastAsia"/>
                <w:sz w:val="24"/>
                <w:szCs w:val="48"/>
              </w:rPr>
            </w:pPr>
          </w:p>
        </w:tc>
        <w:tc>
          <w:tcPr>
            <w:tcW w:w="574" w:type="dxa"/>
            <w:gridSpan w:val="2"/>
            <w:vAlign w:val="center"/>
          </w:tcPr>
          <w:p w14:paraId="2AA1F653" w14:textId="77777777" w:rsidR="007F28A1" w:rsidRDefault="007F28A1">
            <w:pPr>
              <w:jc w:val="center"/>
              <w:rPr>
                <w:rFonts w:ascii="宋体" w:eastAsia="宋体" w:hAnsi="宋体" w:hint="eastAsia"/>
                <w:sz w:val="24"/>
                <w:szCs w:val="48"/>
              </w:rPr>
            </w:pPr>
          </w:p>
        </w:tc>
        <w:tc>
          <w:tcPr>
            <w:tcW w:w="1199" w:type="dxa"/>
            <w:gridSpan w:val="2"/>
            <w:vAlign w:val="center"/>
          </w:tcPr>
          <w:p w14:paraId="22739CFB" w14:textId="77777777" w:rsidR="007F28A1" w:rsidRDefault="007F28A1">
            <w:pPr>
              <w:jc w:val="center"/>
              <w:rPr>
                <w:rFonts w:ascii="宋体" w:eastAsia="宋体" w:hAnsi="宋体" w:hint="eastAsia"/>
                <w:sz w:val="24"/>
                <w:szCs w:val="48"/>
              </w:rPr>
            </w:pPr>
          </w:p>
        </w:tc>
      </w:tr>
      <w:tr w:rsidR="007F28A1" w14:paraId="14DD301E" w14:textId="77777777">
        <w:tblPrEx>
          <w:tblCellMar>
            <w:top w:w="0" w:type="dxa"/>
            <w:bottom w:w="0" w:type="dxa"/>
          </w:tblCellMar>
        </w:tblPrEx>
        <w:trPr>
          <w:cantSplit/>
          <w:trHeight w:val="567"/>
        </w:trPr>
        <w:tc>
          <w:tcPr>
            <w:tcW w:w="1093" w:type="dxa"/>
            <w:gridSpan w:val="2"/>
            <w:vAlign w:val="center"/>
          </w:tcPr>
          <w:p w14:paraId="3FBD2B60" w14:textId="77777777" w:rsidR="007F28A1" w:rsidRDefault="007F28A1">
            <w:pPr>
              <w:rPr>
                <w:rFonts w:ascii="宋体" w:eastAsia="宋体" w:hAnsi="宋体" w:hint="eastAsia"/>
                <w:sz w:val="24"/>
                <w:szCs w:val="48"/>
              </w:rPr>
            </w:pPr>
          </w:p>
        </w:tc>
        <w:tc>
          <w:tcPr>
            <w:tcW w:w="2189" w:type="dxa"/>
            <w:gridSpan w:val="2"/>
            <w:vAlign w:val="center"/>
          </w:tcPr>
          <w:p w14:paraId="5735E5C1" w14:textId="77777777" w:rsidR="007F28A1" w:rsidRDefault="007F28A1">
            <w:pPr>
              <w:jc w:val="center"/>
              <w:rPr>
                <w:rFonts w:ascii="宋体" w:eastAsia="宋体" w:hAnsi="宋体" w:hint="eastAsia"/>
                <w:sz w:val="24"/>
                <w:szCs w:val="48"/>
              </w:rPr>
            </w:pPr>
          </w:p>
        </w:tc>
        <w:tc>
          <w:tcPr>
            <w:tcW w:w="2190" w:type="dxa"/>
            <w:gridSpan w:val="2"/>
            <w:vAlign w:val="center"/>
          </w:tcPr>
          <w:p w14:paraId="49BBFBD3" w14:textId="77777777" w:rsidR="007F28A1" w:rsidRDefault="007F28A1">
            <w:pPr>
              <w:jc w:val="center"/>
              <w:rPr>
                <w:rFonts w:ascii="宋体" w:eastAsia="宋体" w:hAnsi="宋体" w:hint="eastAsia"/>
                <w:sz w:val="24"/>
                <w:szCs w:val="48"/>
              </w:rPr>
            </w:pPr>
          </w:p>
        </w:tc>
        <w:tc>
          <w:tcPr>
            <w:tcW w:w="547" w:type="dxa"/>
            <w:vAlign w:val="center"/>
          </w:tcPr>
          <w:p w14:paraId="4BB897E8" w14:textId="77777777" w:rsidR="007F28A1" w:rsidRDefault="007F28A1">
            <w:pPr>
              <w:jc w:val="center"/>
              <w:rPr>
                <w:rFonts w:ascii="宋体" w:eastAsia="宋体" w:hAnsi="宋体" w:hint="eastAsia"/>
                <w:sz w:val="24"/>
                <w:szCs w:val="48"/>
              </w:rPr>
            </w:pPr>
          </w:p>
        </w:tc>
        <w:tc>
          <w:tcPr>
            <w:tcW w:w="499" w:type="dxa"/>
            <w:vAlign w:val="center"/>
          </w:tcPr>
          <w:p w14:paraId="03A87959" w14:textId="77777777" w:rsidR="007F28A1" w:rsidRDefault="007F28A1">
            <w:pPr>
              <w:jc w:val="center"/>
              <w:rPr>
                <w:rFonts w:ascii="宋体" w:eastAsia="宋体" w:hAnsi="宋体" w:hint="eastAsia"/>
                <w:sz w:val="24"/>
                <w:szCs w:val="48"/>
              </w:rPr>
            </w:pPr>
          </w:p>
        </w:tc>
        <w:tc>
          <w:tcPr>
            <w:tcW w:w="570" w:type="dxa"/>
            <w:vAlign w:val="center"/>
          </w:tcPr>
          <w:p w14:paraId="71440B8B" w14:textId="77777777" w:rsidR="007F28A1" w:rsidRDefault="007F28A1">
            <w:pPr>
              <w:jc w:val="center"/>
              <w:rPr>
                <w:rFonts w:ascii="宋体" w:eastAsia="宋体" w:hAnsi="宋体" w:hint="eastAsia"/>
                <w:sz w:val="24"/>
                <w:szCs w:val="48"/>
              </w:rPr>
            </w:pPr>
          </w:p>
        </w:tc>
        <w:tc>
          <w:tcPr>
            <w:tcW w:w="574" w:type="dxa"/>
            <w:gridSpan w:val="2"/>
            <w:vAlign w:val="center"/>
          </w:tcPr>
          <w:p w14:paraId="5A7BC6E2" w14:textId="77777777" w:rsidR="007F28A1" w:rsidRDefault="007F28A1">
            <w:pPr>
              <w:jc w:val="center"/>
              <w:rPr>
                <w:rFonts w:ascii="宋体" w:eastAsia="宋体" w:hAnsi="宋体" w:hint="eastAsia"/>
                <w:sz w:val="24"/>
                <w:szCs w:val="48"/>
              </w:rPr>
            </w:pPr>
          </w:p>
        </w:tc>
        <w:tc>
          <w:tcPr>
            <w:tcW w:w="1199" w:type="dxa"/>
            <w:gridSpan w:val="2"/>
            <w:vAlign w:val="center"/>
          </w:tcPr>
          <w:p w14:paraId="5989C1D0" w14:textId="77777777" w:rsidR="007F28A1" w:rsidRDefault="007F28A1">
            <w:pPr>
              <w:jc w:val="center"/>
              <w:rPr>
                <w:rFonts w:ascii="宋体" w:eastAsia="宋体" w:hAnsi="宋体" w:hint="eastAsia"/>
                <w:sz w:val="24"/>
                <w:szCs w:val="48"/>
              </w:rPr>
            </w:pPr>
          </w:p>
        </w:tc>
      </w:tr>
      <w:tr w:rsidR="007F28A1" w14:paraId="4BB7B6E0" w14:textId="77777777">
        <w:tblPrEx>
          <w:tblCellMar>
            <w:top w:w="0" w:type="dxa"/>
            <w:bottom w:w="0" w:type="dxa"/>
          </w:tblCellMar>
        </w:tblPrEx>
        <w:trPr>
          <w:cantSplit/>
          <w:trHeight w:val="567"/>
        </w:trPr>
        <w:tc>
          <w:tcPr>
            <w:tcW w:w="1093" w:type="dxa"/>
            <w:gridSpan w:val="2"/>
            <w:vAlign w:val="center"/>
          </w:tcPr>
          <w:p w14:paraId="048BA36D" w14:textId="77777777" w:rsidR="007F28A1" w:rsidRDefault="007F28A1">
            <w:pPr>
              <w:rPr>
                <w:rFonts w:ascii="宋体" w:eastAsia="宋体" w:hAnsi="宋体" w:hint="eastAsia"/>
                <w:sz w:val="24"/>
                <w:szCs w:val="48"/>
              </w:rPr>
            </w:pPr>
          </w:p>
        </w:tc>
        <w:tc>
          <w:tcPr>
            <w:tcW w:w="2189" w:type="dxa"/>
            <w:gridSpan w:val="2"/>
            <w:vAlign w:val="center"/>
          </w:tcPr>
          <w:p w14:paraId="7C094CBC" w14:textId="77777777" w:rsidR="007F28A1" w:rsidRDefault="007F28A1">
            <w:pPr>
              <w:jc w:val="center"/>
              <w:rPr>
                <w:rFonts w:ascii="宋体" w:eastAsia="宋体" w:hAnsi="宋体" w:hint="eastAsia"/>
                <w:sz w:val="24"/>
                <w:szCs w:val="48"/>
              </w:rPr>
            </w:pPr>
          </w:p>
        </w:tc>
        <w:tc>
          <w:tcPr>
            <w:tcW w:w="2190" w:type="dxa"/>
            <w:gridSpan w:val="2"/>
            <w:vAlign w:val="center"/>
          </w:tcPr>
          <w:p w14:paraId="0BD1B4B9" w14:textId="77777777" w:rsidR="007F28A1" w:rsidRDefault="007F28A1">
            <w:pPr>
              <w:jc w:val="center"/>
              <w:rPr>
                <w:rFonts w:ascii="宋体" w:eastAsia="宋体" w:hAnsi="宋体" w:hint="eastAsia"/>
                <w:sz w:val="24"/>
                <w:szCs w:val="48"/>
              </w:rPr>
            </w:pPr>
          </w:p>
        </w:tc>
        <w:tc>
          <w:tcPr>
            <w:tcW w:w="547" w:type="dxa"/>
            <w:vAlign w:val="center"/>
          </w:tcPr>
          <w:p w14:paraId="070ECA65" w14:textId="77777777" w:rsidR="007F28A1" w:rsidRDefault="007F28A1">
            <w:pPr>
              <w:jc w:val="center"/>
              <w:rPr>
                <w:rFonts w:ascii="宋体" w:eastAsia="宋体" w:hAnsi="宋体" w:hint="eastAsia"/>
                <w:sz w:val="24"/>
                <w:szCs w:val="48"/>
              </w:rPr>
            </w:pPr>
          </w:p>
        </w:tc>
        <w:tc>
          <w:tcPr>
            <w:tcW w:w="499" w:type="dxa"/>
            <w:vAlign w:val="center"/>
          </w:tcPr>
          <w:p w14:paraId="5D77261C" w14:textId="77777777" w:rsidR="007F28A1" w:rsidRDefault="007F28A1">
            <w:pPr>
              <w:jc w:val="center"/>
              <w:rPr>
                <w:rFonts w:ascii="宋体" w:eastAsia="宋体" w:hAnsi="宋体" w:hint="eastAsia"/>
                <w:sz w:val="24"/>
                <w:szCs w:val="48"/>
              </w:rPr>
            </w:pPr>
          </w:p>
        </w:tc>
        <w:tc>
          <w:tcPr>
            <w:tcW w:w="570" w:type="dxa"/>
            <w:vAlign w:val="center"/>
          </w:tcPr>
          <w:p w14:paraId="3EFDDA76" w14:textId="77777777" w:rsidR="007F28A1" w:rsidRDefault="007F28A1">
            <w:pPr>
              <w:jc w:val="center"/>
              <w:rPr>
                <w:rFonts w:ascii="宋体" w:eastAsia="宋体" w:hAnsi="宋体" w:hint="eastAsia"/>
                <w:sz w:val="24"/>
                <w:szCs w:val="48"/>
              </w:rPr>
            </w:pPr>
          </w:p>
        </w:tc>
        <w:tc>
          <w:tcPr>
            <w:tcW w:w="574" w:type="dxa"/>
            <w:gridSpan w:val="2"/>
            <w:vAlign w:val="center"/>
          </w:tcPr>
          <w:p w14:paraId="2BB2B5FD" w14:textId="77777777" w:rsidR="007F28A1" w:rsidRDefault="007F28A1">
            <w:pPr>
              <w:jc w:val="center"/>
              <w:rPr>
                <w:rFonts w:ascii="宋体" w:eastAsia="宋体" w:hAnsi="宋体" w:hint="eastAsia"/>
                <w:sz w:val="24"/>
                <w:szCs w:val="48"/>
              </w:rPr>
            </w:pPr>
          </w:p>
        </w:tc>
        <w:tc>
          <w:tcPr>
            <w:tcW w:w="1199" w:type="dxa"/>
            <w:gridSpan w:val="2"/>
            <w:vAlign w:val="center"/>
          </w:tcPr>
          <w:p w14:paraId="01FC6B94" w14:textId="77777777" w:rsidR="007F28A1" w:rsidRDefault="007F28A1">
            <w:pPr>
              <w:jc w:val="center"/>
              <w:rPr>
                <w:rFonts w:ascii="宋体" w:eastAsia="宋体" w:hAnsi="宋体" w:hint="eastAsia"/>
                <w:sz w:val="24"/>
                <w:szCs w:val="48"/>
              </w:rPr>
            </w:pPr>
          </w:p>
        </w:tc>
      </w:tr>
      <w:tr w:rsidR="007F28A1" w14:paraId="01A54ABC" w14:textId="77777777">
        <w:tblPrEx>
          <w:tblCellMar>
            <w:top w:w="0" w:type="dxa"/>
            <w:bottom w:w="0" w:type="dxa"/>
          </w:tblCellMar>
        </w:tblPrEx>
        <w:trPr>
          <w:cantSplit/>
          <w:trHeight w:val="567"/>
        </w:trPr>
        <w:tc>
          <w:tcPr>
            <w:tcW w:w="1093" w:type="dxa"/>
            <w:gridSpan w:val="2"/>
            <w:vAlign w:val="center"/>
          </w:tcPr>
          <w:p w14:paraId="61EF8C5D" w14:textId="77777777" w:rsidR="007F28A1" w:rsidRDefault="007F28A1">
            <w:pPr>
              <w:rPr>
                <w:rFonts w:ascii="宋体" w:eastAsia="宋体" w:hAnsi="宋体" w:hint="eastAsia"/>
                <w:sz w:val="24"/>
                <w:szCs w:val="48"/>
              </w:rPr>
            </w:pPr>
          </w:p>
        </w:tc>
        <w:tc>
          <w:tcPr>
            <w:tcW w:w="2189" w:type="dxa"/>
            <w:gridSpan w:val="2"/>
            <w:vAlign w:val="center"/>
          </w:tcPr>
          <w:p w14:paraId="3DE8A639" w14:textId="77777777" w:rsidR="007F28A1" w:rsidRDefault="007F28A1">
            <w:pPr>
              <w:jc w:val="center"/>
              <w:rPr>
                <w:rFonts w:ascii="宋体" w:eastAsia="宋体" w:hAnsi="宋体" w:hint="eastAsia"/>
                <w:sz w:val="24"/>
                <w:szCs w:val="48"/>
              </w:rPr>
            </w:pPr>
          </w:p>
        </w:tc>
        <w:tc>
          <w:tcPr>
            <w:tcW w:w="2190" w:type="dxa"/>
            <w:gridSpan w:val="2"/>
            <w:vAlign w:val="center"/>
          </w:tcPr>
          <w:p w14:paraId="213DBBC4" w14:textId="77777777" w:rsidR="007F28A1" w:rsidRDefault="007F28A1">
            <w:pPr>
              <w:jc w:val="center"/>
              <w:rPr>
                <w:rFonts w:ascii="宋体" w:eastAsia="宋体" w:hAnsi="宋体" w:hint="eastAsia"/>
                <w:sz w:val="24"/>
                <w:szCs w:val="48"/>
              </w:rPr>
            </w:pPr>
          </w:p>
        </w:tc>
        <w:tc>
          <w:tcPr>
            <w:tcW w:w="547" w:type="dxa"/>
            <w:vAlign w:val="center"/>
          </w:tcPr>
          <w:p w14:paraId="5859069F" w14:textId="77777777" w:rsidR="007F28A1" w:rsidRDefault="007F28A1">
            <w:pPr>
              <w:jc w:val="center"/>
              <w:rPr>
                <w:rFonts w:ascii="宋体" w:eastAsia="宋体" w:hAnsi="宋体" w:hint="eastAsia"/>
                <w:sz w:val="24"/>
                <w:szCs w:val="48"/>
              </w:rPr>
            </w:pPr>
          </w:p>
        </w:tc>
        <w:tc>
          <w:tcPr>
            <w:tcW w:w="499" w:type="dxa"/>
            <w:vAlign w:val="center"/>
          </w:tcPr>
          <w:p w14:paraId="6A5FF958" w14:textId="77777777" w:rsidR="007F28A1" w:rsidRDefault="007F28A1">
            <w:pPr>
              <w:jc w:val="center"/>
              <w:rPr>
                <w:rFonts w:ascii="宋体" w:eastAsia="宋体" w:hAnsi="宋体" w:hint="eastAsia"/>
                <w:sz w:val="24"/>
                <w:szCs w:val="48"/>
              </w:rPr>
            </w:pPr>
          </w:p>
        </w:tc>
        <w:tc>
          <w:tcPr>
            <w:tcW w:w="570" w:type="dxa"/>
            <w:vAlign w:val="center"/>
          </w:tcPr>
          <w:p w14:paraId="7EEDA145" w14:textId="77777777" w:rsidR="007F28A1" w:rsidRDefault="007F28A1">
            <w:pPr>
              <w:jc w:val="center"/>
              <w:rPr>
                <w:rFonts w:ascii="宋体" w:eastAsia="宋体" w:hAnsi="宋体" w:hint="eastAsia"/>
                <w:sz w:val="24"/>
                <w:szCs w:val="48"/>
              </w:rPr>
            </w:pPr>
          </w:p>
        </w:tc>
        <w:tc>
          <w:tcPr>
            <w:tcW w:w="574" w:type="dxa"/>
            <w:gridSpan w:val="2"/>
            <w:vAlign w:val="center"/>
          </w:tcPr>
          <w:p w14:paraId="7D50E161" w14:textId="77777777" w:rsidR="007F28A1" w:rsidRDefault="007F28A1">
            <w:pPr>
              <w:jc w:val="center"/>
              <w:rPr>
                <w:rFonts w:ascii="宋体" w:eastAsia="宋体" w:hAnsi="宋体" w:hint="eastAsia"/>
                <w:sz w:val="24"/>
                <w:szCs w:val="48"/>
              </w:rPr>
            </w:pPr>
          </w:p>
        </w:tc>
        <w:tc>
          <w:tcPr>
            <w:tcW w:w="1199" w:type="dxa"/>
            <w:gridSpan w:val="2"/>
            <w:vAlign w:val="center"/>
          </w:tcPr>
          <w:p w14:paraId="22E33642" w14:textId="77777777" w:rsidR="007F28A1" w:rsidRDefault="007F28A1">
            <w:pPr>
              <w:jc w:val="center"/>
              <w:rPr>
                <w:rFonts w:ascii="宋体" w:eastAsia="宋体" w:hAnsi="宋体" w:hint="eastAsia"/>
                <w:sz w:val="24"/>
                <w:szCs w:val="48"/>
              </w:rPr>
            </w:pPr>
          </w:p>
        </w:tc>
      </w:tr>
      <w:tr w:rsidR="007F28A1" w14:paraId="21BFFCF8" w14:textId="77777777">
        <w:tblPrEx>
          <w:tblCellMar>
            <w:top w:w="0" w:type="dxa"/>
            <w:bottom w:w="0" w:type="dxa"/>
          </w:tblCellMar>
        </w:tblPrEx>
        <w:trPr>
          <w:cantSplit/>
          <w:trHeight w:val="567"/>
        </w:trPr>
        <w:tc>
          <w:tcPr>
            <w:tcW w:w="1093" w:type="dxa"/>
            <w:gridSpan w:val="2"/>
            <w:vAlign w:val="center"/>
          </w:tcPr>
          <w:p w14:paraId="3D30D016" w14:textId="77777777" w:rsidR="007F28A1" w:rsidRDefault="007F28A1">
            <w:pPr>
              <w:rPr>
                <w:rFonts w:ascii="宋体" w:eastAsia="宋体" w:hAnsi="宋体" w:hint="eastAsia"/>
                <w:sz w:val="24"/>
                <w:szCs w:val="48"/>
              </w:rPr>
            </w:pPr>
          </w:p>
        </w:tc>
        <w:tc>
          <w:tcPr>
            <w:tcW w:w="2189" w:type="dxa"/>
            <w:gridSpan w:val="2"/>
            <w:vAlign w:val="center"/>
          </w:tcPr>
          <w:p w14:paraId="14ABA1E8" w14:textId="77777777" w:rsidR="007F28A1" w:rsidRDefault="007F28A1">
            <w:pPr>
              <w:jc w:val="center"/>
              <w:rPr>
                <w:rFonts w:ascii="宋体" w:eastAsia="宋体" w:hAnsi="宋体" w:hint="eastAsia"/>
                <w:sz w:val="24"/>
                <w:szCs w:val="48"/>
              </w:rPr>
            </w:pPr>
          </w:p>
        </w:tc>
        <w:tc>
          <w:tcPr>
            <w:tcW w:w="2190" w:type="dxa"/>
            <w:gridSpan w:val="2"/>
            <w:vAlign w:val="center"/>
          </w:tcPr>
          <w:p w14:paraId="176EEBEB" w14:textId="77777777" w:rsidR="007F28A1" w:rsidRDefault="007F28A1">
            <w:pPr>
              <w:jc w:val="center"/>
              <w:rPr>
                <w:rFonts w:ascii="宋体" w:eastAsia="宋体" w:hAnsi="宋体" w:hint="eastAsia"/>
                <w:sz w:val="24"/>
                <w:szCs w:val="48"/>
              </w:rPr>
            </w:pPr>
          </w:p>
        </w:tc>
        <w:tc>
          <w:tcPr>
            <w:tcW w:w="547" w:type="dxa"/>
            <w:vAlign w:val="center"/>
          </w:tcPr>
          <w:p w14:paraId="155D5769" w14:textId="77777777" w:rsidR="007F28A1" w:rsidRDefault="007F28A1">
            <w:pPr>
              <w:jc w:val="center"/>
              <w:rPr>
                <w:rFonts w:ascii="宋体" w:eastAsia="宋体" w:hAnsi="宋体" w:hint="eastAsia"/>
                <w:sz w:val="24"/>
                <w:szCs w:val="48"/>
              </w:rPr>
            </w:pPr>
          </w:p>
        </w:tc>
        <w:tc>
          <w:tcPr>
            <w:tcW w:w="499" w:type="dxa"/>
            <w:vAlign w:val="center"/>
          </w:tcPr>
          <w:p w14:paraId="38EF2419" w14:textId="77777777" w:rsidR="007F28A1" w:rsidRDefault="007F28A1">
            <w:pPr>
              <w:jc w:val="center"/>
              <w:rPr>
                <w:rFonts w:ascii="宋体" w:eastAsia="宋体" w:hAnsi="宋体" w:hint="eastAsia"/>
                <w:sz w:val="24"/>
                <w:szCs w:val="48"/>
              </w:rPr>
            </w:pPr>
          </w:p>
        </w:tc>
        <w:tc>
          <w:tcPr>
            <w:tcW w:w="570" w:type="dxa"/>
            <w:vAlign w:val="center"/>
          </w:tcPr>
          <w:p w14:paraId="49489B76" w14:textId="77777777" w:rsidR="007F28A1" w:rsidRDefault="007F28A1">
            <w:pPr>
              <w:jc w:val="center"/>
              <w:rPr>
                <w:rFonts w:ascii="宋体" w:eastAsia="宋体" w:hAnsi="宋体" w:hint="eastAsia"/>
                <w:sz w:val="24"/>
                <w:szCs w:val="48"/>
              </w:rPr>
            </w:pPr>
          </w:p>
        </w:tc>
        <w:tc>
          <w:tcPr>
            <w:tcW w:w="574" w:type="dxa"/>
            <w:gridSpan w:val="2"/>
            <w:vAlign w:val="center"/>
          </w:tcPr>
          <w:p w14:paraId="0180E98B" w14:textId="77777777" w:rsidR="007F28A1" w:rsidRDefault="007F28A1">
            <w:pPr>
              <w:jc w:val="center"/>
              <w:rPr>
                <w:rFonts w:ascii="宋体" w:eastAsia="宋体" w:hAnsi="宋体" w:hint="eastAsia"/>
                <w:sz w:val="24"/>
                <w:szCs w:val="48"/>
              </w:rPr>
            </w:pPr>
          </w:p>
        </w:tc>
        <w:tc>
          <w:tcPr>
            <w:tcW w:w="1199" w:type="dxa"/>
            <w:gridSpan w:val="2"/>
            <w:vAlign w:val="center"/>
          </w:tcPr>
          <w:p w14:paraId="498C2DA5" w14:textId="77777777" w:rsidR="007F28A1" w:rsidRDefault="007F28A1">
            <w:pPr>
              <w:jc w:val="center"/>
              <w:rPr>
                <w:rFonts w:ascii="宋体" w:eastAsia="宋体" w:hAnsi="宋体" w:hint="eastAsia"/>
                <w:sz w:val="24"/>
                <w:szCs w:val="48"/>
              </w:rPr>
            </w:pPr>
          </w:p>
        </w:tc>
      </w:tr>
      <w:tr w:rsidR="007F28A1" w14:paraId="38FD9017" w14:textId="77777777">
        <w:tblPrEx>
          <w:tblCellMar>
            <w:top w:w="0" w:type="dxa"/>
            <w:bottom w:w="0" w:type="dxa"/>
          </w:tblCellMar>
        </w:tblPrEx>
        <w:trPr>
          <w:cantSplit/>
          <w:trHeight w:val="567"/>
        </w:trPr>
        <w:tc>
          <w:tcPr>
            <w:tcW w:w="1093" w:type="dxa"/>
            <w:gridSpan w:val="2"/>
            <w:vAlign w:val="center"/>
          </w:tcPr>
          <w:p w14:paraId="5D5875DB" w14:textId="77777777" w:rsidR="007F28A1" w:rsidRDefault="007F28A1">
            <w:pPr>
              <w:rPr>
                <w:rFonts w:ascii="宋体" w:eastAsia="宋体" w:hAnsi="宋体" w:hint="eastAsia"/>
                <w:sz w:val="24"/>
                <w:szCs w:val="48"/>
              </w:rPr>
            </w:pPr>
          </w:p>
        </w:tc>
        <w:tc>
          <w:tcPr>
            <w:tcW w:w="2189" w:type="dxa"/>
            <w:gridSpan w:val="2"/>
            <w:vAlign w:val="center"/>
          </w:tcPr>
          <w:p w14:paraId="25AE4281" w14:textId="77777777" w:rsidR="007F28A1" w:rsidRDefault="007F28A1">
            <w:pPr>
              <w:jc w:val="center"/>
              <w:rPr>
                <w:rFonts w:ascii="宋体" w:eastAsia="宋体" w:hAnsi="宋体" w:hint="eastAsia"/>
                <w:sz w:val="24"/>
                <w:szCs w:val="48"/>
              </w:rPr>
            </w:pPr>
          </w:p>
        </w:tc>
        <w:tc>
          <w:tcPr>
            <w:tcW w:w="2190" w:type="dxa"/>
            <w:gridSpan w:val="2"/>
            <w:vAlign w:val="center"/>
          </w:tcPr>
          <w:p w14:paraId="293A1094" w14:textId="77777777" w:rsidR="007F28A1" w:rsidRDefault="007F28A1">
            <w:pPr>
              <w:jc w:val="center"/>
              <w:rPr>
                <w:rFonts w:ascii="宋体" w:eastAsia="宋体" w:hAnsi="宋体" w:hint="eastAsia"/>
                <w:sz w:val="24"/>
                <w:szCs w:val="48"/>
              </w:rPr>
            </w:pPr>
          </w:p>
        </w:tc>
        <w:tc>
          <w:tcPr>
            <w:tcW w:w="547" w:type="dxa"/>
            <w:vAlign w:val="center"/>
          </w:tcPr>
          <w:p w14:paraId="339ABCB5" w14:textId="77777777" w:rsidR="007F28A1" w:rsidRDefault="007F28A1">
            <w:pPr>
              <w:jc w:val="center"/>
              <w:rPr>
                <w:rFonts w:ascii="宋体" w:eastAsia="宋体" w:hAnsi="宋体" w:hint="eastAsia"/>
                <w:sz w:val="24"/>
                <w:szCs w:val="48"/>
              </w:rPr>
            </w:pPr>
          </w:p>
        </w:tc>
        <w:tc>
          <w:tcPr>
            <w:tcW w:w="499" w:type="dxa"/>
            <w:vAlign w:val="center"/>
          </w:tcPr>
          <w:p w14:paraId="52463568" w14:textId="77777777" w:rsidR="007F28A1" w:rsidRDefault="007F28A1">
            <w:pPr>
              <w:jc w:val="center"/>
              <w:rPr>
                <w:rFonts w:ascii="宋体" w:eastAsia="宋体" w:hAnsi="宋体" w:hint="eastAsia"/>
                <w:sz w:val="24"/>
                <w:szCs w:val="48"/>
              </w:rPr>
            </w:pPr>
          </w:p>
        </w:tc>
        <w:tc>
          <w:tcPr>
            <w:tcW w:w="570" w:type="dxa"/>
            <w:vAlign w:val="center"/>
          </w:tcPr>
          <w:p w14:paraId="6A7BC5D3" w14:textId="77777777" w:rsidR="007F28A1" w:rsidRDefault="007F28A1">
            <w:pPr>
              <w:jc w:val="center"/>
              <w:rPr>
                <w:rFonts w:ascii="宋体" w:eastAsia="宋体" w:hAnsi="宋体" w:hint="eastAsia"/>
                <w:sz w:val="24"/>
                <w:szCs w:val="48"/>
              </w:rPr>
            </w:pPr>
          </w:p>
        </w:tc>
        <w:tc>
          <w:tcPr>
            <w:tcW w:w="574" w:type="dxa"/>
            <w:gridSpan w:val="2"/>
            <w:vAlign w:val="center"/>
          </w:tcPr>
          <w:p w14:paraId="296110D6" w14:textId="77777777" w:rsidR="007F28A1" w:rsidRDefault="007F28A1">
            <w:pPr>
              <w:jc w:val="center"/>
              <w:rPr>
                <w:rFonts w:ascii="宋体" w:eastAsia="宋体" w:hAnsi="宋体" w:hint="eastAsia"/>
                <w:sz w:val="24"/>
                <w:szCs w:val="48"/>
              </w:rPr>
            </w:pPr>
          </w:p>
        </w:tc>
        <w:tc>
          <w:tcPr>
            <w:tcW w:w="1199" w:type="dxa"/>
            <w:gridSpan w:val="2"/>
            <w:vAlign w:val="center"/>
          </w:tcPr>
          <w:p w14:paraId="0BCFABC6" w14:textId="77777777" w:rsidR="007F28A1" w:rsidRDefault="007F28A1">
            <w:pPr>
              <w:jc w:val="center"/>
              <w:rPr>
                <w:rFonts w:ascii="宋体" w:eastAsia="宋体" w:hAnsi="宋体" w:hint="eastAsia"/>
                <w:sz w:val="24"/>
                <w:szCs w:val="48"/>
              </w:rPr>
            </w:pPr>
          </w:p>
        </w:tc>
      </w:tr>
      <w:tr w:rsidR="007F28A1" w14:paraId="31910A3E" w14:textId="77777777">
        <w:tblPrEx>
          <w:tblCellMar>
            <w:top w:w="0" w:type="dxa"/>
            <w:bottom w:w="0" w:type="dxa"/>
          </w:tblCellMar>
        </w:tblPrEx>
        <w:trPr>
          <w:cantSplit/>
          <w:trHeight w:val="567"/>
        </w:trPr>
        <w:tc>
          <w:tcPr>
            <w:tcW w:w="1093" w:type="dxa"/>
            <w:gridSpan w:val="2"/>
            <w:vAlign w:val="center"/>
          </w:tcPr>
          <w:p w14:paraId="728D8EEE" w14:textId="77777777" w:rsidR="007F28A1" w:rsidRDefault="007F28A1">
            <w:pPr>
              <w:rPr>
                <w:rFonts w:ascii="宋体" w:eastAsia="宋体" w:hAnsi="宋体" w:hint="eastAsia"/>
                <w:sz w:val="24"/>
                <w:szCs w:val="48"/>
              </w:rPr>
            </w:pPr>
          </w:p>
        </w:tc>
        <w:tc>
          <w:tcPr>
            <w:tcW w:w="2189" w:type="dxa"/>
            <w:gridSpan w:val="2"/>
            <w:vAlign w:val="center"/>
          </w:tcPr>
          <w:p w14:paraId="3BB132BA" w14:textId="77777777" w:rsidR="007F28A1" w:rsidRDefault="007F28A1">
            <w:pPr>
              <w:jc w:val="center"/>
              <w:rPr>
                <w:rFonts w:ascii="宋体" w:eastAsia="宋体" w:hAnsi="宋体" w:hint="eastAsia"/>
                <w:sz w:val="24"/>
                <w:szCs w:val="48"/>
              </w:rPr>
            </w:pPr>
          </w:p>
        </w:tc>
        <w:tc>
          <w:tcPr>
            <w:tcW w:w="2190" w:type="dxa"/>
            <w:gridSpan w:val="2"/>
            <w:vAlign w:val="center"/>
          </w:tcPr>
          <w:p w14:paraId="17F3E390" w14:textId="77777777" w:rsidR="007F28A1" w:rsidRDefault="007F28A1">
            <w:pPr>
              <w:jc w:val="center"/>
              <w:rPr>
                <w:rFonts w:ascii="宋体" w:eastAsia="宋体" w:hAnsi="宋体" w:hint="eastAsia"/>
                <w:sz w:val="24"/>
                <w:szCs w:val="48"/>
              </w:rPr>
            </w:pPr>
          </w:p>
        </w:tc>
        <w:tc>
          <w:tcPr>
            <w:tcW w:w="547" w:type="dxa"/>
            <w:vAlign w:val="center"/>
          </w:tcPr>
          <w:p w14:paraId="026DC490" w14:textId="77777777" w:rsidR="007F28A1" w:rsidRDefault="007F28A1">
            <w:pPr>
              <w:jc w:val="center"/>
              <w:rPr>
                <w:rFonts w:ascii="宋体" w:eastAsia="宋体" w:hAnsi="宋体" w:hint="eastAsia"/>
                <w:sz w:val="24"/>
                <w:szCs w:val="48"/>
              </w:rPr>
            </w:pPr>
          </w:p>
        </w:tc>
        <w:tc>
          <w:tcPr>
            <w:tcW w:w="499" w:type="dxa"/>
            <w:vAlign w:val="center"/>
          </w:tcPr>
          <w:p w14:paraId="481A7319" w14:textId="77777777" w:rsidR="007F28A1" w:rsidRDefault="007F28A1">
            <w:pPr>
              <w:jc w:val="center"/>
              <w:rPr>
                <w:rFonts w:ascii="宋体" w:eastAsia="宋体" w:hAnsi="宋体" w:hint="eastAsia"/>
                <w:sz w:val="24"/>
                <w:szCs w:val="48"/>
              </w:rPr>
            </w:pPr>
          </w:p>
        </w:tc>
        <w:tc>
          <w:tcPr>
            <w:tcW w:w="570" w:type="dxa"/>
            <w:vAlign w:val="center"/>
          </w:tcPr>
          <w:p w14:paraId="39BE550F" w14:textId="77777777" w:rsidR="007F28A1" w:rsidRDefault="007F28A1">
            <w:pPr>
              <w:jc w:val="center"/>
              <w:rPr>
                <w:rFonts w:ascii="宋体" w:eastAsia="宋体" w:hAnsi="宋体" w:hint="eastAsia"/>
                <w:sz w:val="24"/>
                <w:szCs w:val="48"/>
              </w:rPr>
            </w:pPr>
          </w:p>
        </w:tc>
        <w:tc>
          <w:tcPr>
            <w:tcW w:w="574" w:type="dxa"/>
            <w:gridSpan w:val="2"/>
            <w:vAlign w:val="center"/>
          </w:tcPr>
          <w:p w14:paraId="55D1FC29" w14:textId="77777777" w:rsidR="007F28A1" w:rsidRDefault="007F28A1">
            <w:pPr>
              <w:jc w:val="center"/>
              <w:rPr>
                <w:rFonts w:ascii="宋体" w:eastAsia="宋体" w:hAnsi="宋体" w:hint="eastAsia"/>
                <w:sz w:val="24"/>
                <w:szCs w:val="48"/>
              </w:rPr>
            </w:pPr>
          </w:p>
        </w:tc>
        <w:tc>
          <w:tcPr>
            <w:tcW w:w="1199" w:type="dxa"/>
            <w:gridSpan w:val="2"/>
            <w:vAlign w:val="center"/>
          </w:tcPr>
          <w:p w14:paraId="73C39752" w14:textId="77777777" w:rsidR="007F28A1" w:rsidRDefault="007F28A1">
            <w:pPr>
              <w:jc w:val="center"/>
              <w:rPr>
                <w:rFonts w:ascii="宋体" w:eastAsia="宋体" w:hAnsi="宋体" w:hint="eastAsia"/>
                <w:sz w:val="24"/>
                <w:szCs w:val="48"/>
              </w:rPr>
            </w:pPr>
          </w:p>
        </w:tc>
      </w:tr>
      <w:tr w:rsidR="007F28A1" w14:paraId="2296BA72" w14:textId="77777777">
        <w:tblPrEx>
          <w:tblCellMar>
            <w:top w:w="0" w:type="dxa"/>
            <w:bottom w:w="0" w:type="dxa"/>
          </w:tblCellMar>
        </w:tblPrEx>
        <w:trPr>
          <w:cantSplit/>
          <w:trHeight w:val="567"/>
        </w:trPr>
        <w:tc>
          <w:tcPr>
            <w:tcW w:w="1093" w:type="dxa"/>
            <w:gridSpan w:val="2"/>
            <w:vAlign w:val="center"/>
          </w:tcPr>
          <w:p w14:paraId="2442C444" w14:textId="77777777" w:rsidR="007F28A1" w:rsidRDefault="007F28A1">
            <w:pPr>
              <w:rPr>
                <w:rFonts w:ascii="宋体" w:eastAsia="宋体" w:hAnsi="宋体" w:hint="eastAsia"/>
                <w:sz w:val="24"/>
                <w:szCs w:val="48"/>
              </w:rPr>
            </w:pPr>
          </w:p>
        </w:tc>
        <w:tc>
          <w:tcPr>
            <w:tcW w:w="2189" w:type="dxa"/>
            <w:gridSpan w:val="2"/>
            <w:vAlign w:val="center"/>
          </w:tcPr>
          <w:p w14:paraId="30703314" w14:textId="77777777" w:rsidR="007F28A1" w:rsidRDefault="007F28A1">
            <w:pPr>
              <w:jc w:val="center"/>
              <w:rPr>
                <w:rFonts w:ascii="宋体" w:eastAsia="宋体" w:hAnsi="宋体" w:hint="eastAsia"/>
                <w:sz w:val="24"/>
                <w:szCs w:val="48"/>
              </w:rPr>
            </w:pPr>
          </w:p>
        </w:tc>
        <w:tc>
          <w:tcPr>
            <w:tcW w:w="2190" w:type="dxa"/>
            <w:gridSpan w:val="2"/>
            <w:vAlign w:val="center"/>
          </w:tcPr>
          <w:p w14:paraId="5B645FF4" w14:textId="77777777" w:rsidR="007F28A1" w:rsidRDefault="007F28A1">
            <w:pPr>
              <w:jc w:val="center"/>
              <w:rPr>
                <w:rFonts w:ascii="宋体" w:eastAsia="宋体" w:hAnsi="宋体" w:hint="eastAsia"/>
                <w:sz w:val="24"/>
                <w:szCs w:val="48"/>
              </w:rPr>
            </w:pPr>
          </w:p>
        </w:tc>
        <w:tc>
          <w:tcPr>
            <w:tcW w:w="547" w:type="dxa"/>
            <w:vAlign w:val="center"/>
          </w:tcPr>
          <w:p w14:paraId="34C1FDBD" w14:textId="77777777" w:rsidR="007F28A1" w:rsidRDefault="007F28A1">
            <w:pPr>
              <w:jc w:val="center"/>
              <w:rPr>
                <w:rFonts w:ascii="宋体" w:eastAsia="宋体" w:hAnsi="宋体" w:hint="eastAsia"/>
                <w:sz w:val="24"/>
                <w:szCs w:val="48"/>
              </w:rPr>
            </w:pPr>
          </w:p>
        </w:tc>
        <w:tc>
          <w:tcPr>
            <w:tcW w:w="499" w:type="dxa"/>
            <w:vAlign w:val="center"/>
          </w:tcPr>
          <w:p w14:paraId="11301D4B" w14:textId="77777777" w:rsidR="007F28A1" w:rsidRDefault="007F28A1">
            <w:pPr>
              <w:jc w:val="center"/>
              <w:rPr>
                <w:rFonts w:ascii="宋体" w:eastAsia="宋体" w:hAnsi="宋体" w:hint="eastAsia"/>
                <w:sz w:val="24"/>
                <w:szCs w:val="48"/>
              </w:rPr>
            </w:pPr>
          </w:p>
        </w:tc>
        <w:tc>
          <w:tcPr>
            <w:tcW w:w="570" w:type="dxa"/>
            <w:vAlign w:val="center"/>
          </w:tcPr>
          <w:p w14:paraId="7DE093B8" w14:textId="77777777" w:rsidR="007F28A1" w:rsidRDefault="007F28A1">
            <w:pPr>
              <w:jc w:val="center"/>
              <w:rPr>
                <w:rFonts w:ascii="宋体" w:eastAsia="宋体" w:hAnsi="宋体" w:hint="eastAsia"/>
                <w:sz w:val="24"/>
                <w:szCs w:val="48"/>
              </w:rPr>
            </w:pPr>
          </w:p>
        </w:tc>
        <w:tc>
          <w:tcPr>
            <w:tcW w:w="574" w:type="dxa"/>
            <w:gridSpan w:val="2"/>
            <w:vAlign w:val="center"/>
          </w:tcPr>
          <w:p w14:paraId="2B8FF301" w14:textId="77777777" w:rsidR="007F28A1" w:rsidRDefault="007F28A1">
            <w:pPr>
              <w:jc w:val="center"/>
              <w:rPr>
                <w:rFonts w:ascii="宋体" w:eastAsia="宋体" w:hAnsi="宋体" w:hint="eastAsia"/>
                <w:sz w:val="24"/>
                <w:szCs w:val="48"/>
              </w:rPr>
            </w:pPr>
          </w:p>
        </w:tc>
        <w:tc>
          <w:tcPr>
            <w:tcW w:w="1199" w:type="dxa"/>
            <w:gridSpan w:val="2"/>
            <w:vAlign w:val="center"/>
          </w:tcPr>
          <w:p w14:paraId="4C6A3C43" w14:textId="77777777" w:rsidR="007F28A1" w:rsidRDefault="007F28A1">
            <w:pPr>
              <w:jc w:val="center"/>
              <w:rPr>
                <w:rFonts w:ascii="宋体" w:eastAsia="宋体" w:hAnsi="宋体" w:hint="eastAsia"/>
                <w:sz w:val="24"/>
                <w:szCs w:val="48"/>
              </w:rPr>
            </w:pPr>
          </w:p>
        </w:tc>
      </w:tr>
      <w:tr w:rsidR="007F28A1" w14:paraId="30B46879" w14:textId="77777777">
        <w:tblPrEx>
          <w:tblCellMar>
            <w:top w:w="0" w:type="dxa"/>
            <w:bottom w:w="0" w:type="dxa"/>
          </w:tblCellMar>
        </w:tblPrEx>
        <w:trPr>
          <w:cantSplit/>
          <w:trHeight w:val="567"/>
        </w:trPr>
        <w:tc>
          <w:tcPr>
            <w:tcW w:w="1093" w:type="dxa"/>
            <w:gridSpan w:val="2"/>
            <w:vAlign w:val="center"/>
          </w:tcPr>
          <w:p w14:paraId="0B7B74AB" w14:textId="77777777" w:rsidR="007F28A1" w:rsidRDefault="007F28A1">
            <w:pPr>
              <w:rPr>
                <w:rFonts w:ascii="宋体" w:eastAsia="宋体" w:hAnsi="宋体" w:hint="eastAsia"/>
                <w:sz w:val="24"/>
                <w:szCs w:val="48"/>
              </w:rPr>
            </w:pPr>
          </w:p>
        </w:tc>
        <w:tc>
          <w:tcPr>
            <w:tcW w:w="2189" w:type="dxa"/>
            <w:gridSpan w:val="2"/>
            <w:vAlign w:val="center"/>
          </w:tcPr>
          <w:p w14:paraId="1A378204" w14:textId="77777777" w:rsidR="007F28A1" w:rsidRDefault="007F28A1">
            <w:pPr>
              <w:jc w:val="center"/>
              <w:rPr>
                <w:rFonts w:ascii="宋体" w:eastAsia="宋体" w:hAnsi="宋体" w:hint="eastAsia"/>
                <w:sz w:val="24"/>
                <w:szCs w:val="48"/>
              </w:rPr>
            </w:pPr>
          </w:p>
        </w:tc>
        <w:tc>
          <w:tcPr>
            <w:tcW w:w="2190" w:type="dxa"/>
            <w:gridSpan w:val="2"/>
            <w:vAlign w:val="center"/>
          </w:tcPr>
          <w:p w14:paraId="5E838847" w14:textId="77777777" w:rsidR="007F28A1" w:rsidRDefault="007F28A1">
            <w:pPr>
              <w:jc w:val="center"/>
              <w:rPr>
                <w:rFonts w:ascii="宋体" w:eastAsia="宋体" w:hAnsi="宋体" w:hint="eastAsia"/>
                <w:sz w:val="24"/>
                <w:szCs w:val="48"/>
              </w:rPr>
            </w:pPr>
          </w:p>
        </w:tc>
        <w:tc>
          <w:tcPr>
            <w:tcW w:w="547" w:type="dxa"/>
            <w:vAlign w:val="center"/>
          </w:tcPr>
          <w:p w14:paraId="770FE7CD" w14:textId="77777777" w:rsidR="007F28A1" w:rsidRDefault="007F28A1">
            <w:pPr>
              <w:jc w:val="center"/>
              <w:rPr>
                <w:rFonts w:ascii="宋体" w:eastAsia="宋体" w:hAnsi="宋体" w:hint="eastAsia"/>
                <w:sz w:val="24"/>
                <w:szCs w:val="48"/>
              </w:rPr>
            </w:pPr>
          </w:p>
        </w:tc>
        <w:tc>
          <w:tcPr>
            <w:tcW w:w="499" w:type="dxa"/>
            <w:vAlign w:val="center"/>
          </w:tcPr>
          <w:p w14:paraId="383CA5C6" w14:textId="77777777" w:rsidR="007F28A1" w:rsidRDefault="007F28A1">
            <w:pPr>
              <w:jc w:val="center"/>
              <w:rPr>
                <w:rFonts w:ascii="宋体" w:eastAsia="宋体" w:hAnsi="宋体" w:hint="eastAsia"/>
                <w:sz w:val="24"/>
                <w:szCs w:val="48"/>
              </w:rPr>
            </w:pPr>
          </w:p>
        </w:tc>
        <w:tc>
          <w:tcPr>
            <w:tcW w:w="570" w:type="dxa"/>
            <w:vAlign w:val="center"/>
          </w:tcPr>
          <w:p w14:paraId="09B071FA" w14:textId="77777777" w:rsidR="007F28A1" w:rsidRDefault="007F28A1">
            <w:pPr>
              <w:jc w:val="center"/>
              <w:rPr>
                <w:rFonts w:ascii="宋体" w:eastAsia="宋体" w:hAnsi="宋体" w:hint="eastAsia"/>
                <w:sz w:val="24"/>
                <w:szCs w:val="48"/>
              </w:rPr>
            </w:pPr>
          </w:p>
        </w:tc>
        <w:tc>
          <w:tcPr>
            <w:tcW w:w="574" w:type="dxa"/>
            <w:gridSpan w:val="2"/>
            <w:vAlign w:val="center"/>
          </w:tcPr>
          <w:p w14:paraId="51113D84" w14:textId="77777777" w:rsidR="007F28A1" w:rsidRDefault="007F28A1">
            <w:pPr>
              <w:jc w:val="center"/>
              <w:rPr>
                <w:rFonts w:ascii="宋体" w:eastAsia="宋体" w:hAnsi="宋体" w:hint="eastAsia"/>
                <w:sz w:val="24"/>
                <w:szCs w:val="48"/>
              </w:rPr>
            </w:pPr>
          </w:p>
        </w:tc>
        <w:tc>
          <w:tcPr>
            <w:tcW w:w="1199" w:type="dxa"/>
            <w:gridSpan w:val="2"/>
            <w:vAlign w:val="center"/>
          </w:tcPr>
          <w:p w14:paraId="1D71C58D" w14:textId="77777777" w:rsidR="007F28A1" w:rsidRDefault="007F28A1">
            <w:pPr>
              <w:jc w:val="center"/>
              <w:rPr>
                <w:rFonts w:ascii="宋体" w:eastAsia="宋体" w:hAnsi="宋体" w:hint="eastAsia"/>
                <w:sz w:val="24"/>
                <w:szCs w:val="48"/>
              </w:rPr>
            </w:pPr>
          </w:p>
        </w:tc>
      </w:tr>
      <w:tr w:rsidR="007F28A1" w14:paraId="1DD8A674" w14:textId="77777777">
        <w:tblPrEx>
          <w:tblCellMar>
            <w:top w:w="0" w:type="dxa"/>
            <w:bottom w:w="0" w:type="dxa"/>
          </w:tblCellMar>
        </w:tblPrEx>
        <w:trPr>
          <w:cantSplit/>
          <w:trHeight w:val="567"/>
        </w:trPr>
        <w:tc>
          <w:tcPr>
            <w:tcW w:w="1093" w:type="dxa"/>
            <w:gridSpan w:val="2"/>
            <w:vAlign w:val="center"/>
          </w:tcPr>
          <w:p w14:paraId="1418B0EB" w14:textId="77777777" w:rsidR="007F28A1" w:rsidRDefault="007F28A1">
            <w:pPr>
              <w:rPr>
                <w:rFonts w:ascii="宋体" w:eastAsia="宋体" w:hAnsi="宋体" w:hint="eastAsia"/>
                <w:sz w:val="24"/>
                <w:szCs w:val="48"/>
              </w:rPr>
            </w:pPr>
          </w:p>
        </w:tc>
        <w:tc>
          <w:tcPr>
            <w:tcW w:w="2189" w:type="dxa"/>
            <w:gridSpan w:val="2"/>
            <w:vAlign w:val="center"/>
          </w:tcPr>
          <w:p w14:paraId="1247DB60" w14:textId="77777777" w:rsidR="007F28A1" w:rsidRDefault="007F28A1">
            <w:pPr>
              <w:jc w:val="center"/>
              <w:rPr>
                <w:rFonts w:ascii="宋体" w:eastAsia="宋体" w:hAnsi="宋体" w:hint="eastAsia"/>
                <w:sz w:val="24"/>
                <w:szCs w:val="48"/>
              </w:rPr>
            </w:pPr>
          </w:p>
        </w:tc>
        <w:tc>
          <w:tcPr>
            <w:tcW w:w="2190" w:type="dxa"/>
            <w:gridSpan w:val="2"/>
            <w:vAlign w:val="center"/>
          </w:tcPr>
          <w:p w14:paraId="69B7A799" w14:textId="77777777" w:rsidR="007F28A1" w:rsidRDefault="007F28A1">
            <w:pPr>
              <w:jc w:val="center"/>
              <w:rPr>
                <w:rFonts w:ascii="宋体" w:eastAsia="宋体" w:hAnsi="宋体" w:hint="eastAsia"/>
                <w:sz w:val="24"/>
                <w:szCs w:val="48"/>
              </w:rPr>
            </w:pPr>
          </w:p>
        </w:tc>
        <w:tc>
          <w:tcPr>
            <w:tcW w:w="547" w:type="dxa"/>
            <w:vAlign w:val="center"/>
          </w:tcPr>
          <w:p w14:paraId="45A57B7D" w14:textId="77777777" w:rsidR="007F28A1" w:rsidRDefault="007F28A1">
            <w:pPr>
              <w:jc w:val="center"/>
              <w:rPr>
                <w:rFonts w:ascii="宋体" w:eastAsia="宋体" w:hAnsi="宋体" w:hint="eastAsia"/>
                <w:sz w:val="24"/>
                <w:szCs w:val="48"/>
              </w:rPr>
            </w:pPr>
          </w:p>
        </w:tc>
        <w:tc>
          <w:tcPr>
            <w:tcW w:w="499" w:type="dxa"/>
            <w:vAlign w:val="center"/>
          </w:tcPr>
          <w:p w14:paraId="787F3B41" w14:textId="77777777" w:rsidR="007F28A1" w:rsidRDefault="007F28A1">
            <w:pPr>
              <w:jc w:val="center"/>
              <w:rPr>
                <w:rFonts w:ascii="宋体" w:eastAsia="宋体" w:hAnsi="宋体" w:hint="eastAsia"/>
                <w:sz w:val="24"/>
                <w:szCs w:val="48"/>
              </w:rPr>
            </w:pPr>
          </w:p>
        </w:tc>
        <w:tc>
          <w:tcPr>
            <w:tcW w:w="570" w:type="dxa"/>
            <w:vAlign w:val="center"/>
          </w:tcPr>
          <w:p w14:paraId="44112C71" w14:textId="77777777" w:rsidR="007F28A1" w:rsidRDefault="007F28A1">
            <w:pPr>
              <w:jc w:val="center"/>
              <w:rPr>
                <w:rFonts w:ascii="宋体" w:eastAsia="宋体" w:hAnsi="宋体" w:hint="eastAsia"/>
                <w:sz w:val="24"/>
                <w:szCs w:val="48"/>
              </w:rPr>
            </w:pPr>
          </w:p>
        </w:tc>
        <w:tc>
          <w:tcPr>
            <w:tcW w:w="574" w:type="dxa"/>
            <w:gridSpan w:val="2"/>
            <w:vAlign w:val="center"/>
          </w:tcPr>
          <w:p w14:paraId="61E2C064" w14:textId="77777777" w:rsidR="007F28A1" w:rsidRDefault="007F28A1">
            <w:pPr>
              <w:jc w:val="center"/>
              <w:rPr>
                <w:rFonts w:ascii="宋体" w:eastAsia="宋体" w:hAnsi="宋体" w:hint="eastAsia"/>
                <w:sz w:val="24"/>
                <w:szCs w:val="48"/>
              </w:rPr>
            </w:pPr>
          </w:p>
        </w:tc>
        <w:tc>
          <w:tcPr>
            <w:tcW w:w="1199" w:type="dxa"/>
            <w:gridSpan w:val="2"/>
            <w:vAlign w:val="center"/>
          </w:tcPr>
          <w:p w14:paraId="52FBB842" w14:textId="77777777" w:rsidR="007F28A1" w:rsidRDefault="007F28A1">
            <w:pPr>
              <w:jc w:val="center"/>
              <w:rPr>
                <w:rFonts w:ascii="宋体" w:eastAsia="宋体" w:hAnsi="宋体" w:hint="eastAsia"/>
                <w:sz w:val="24"/>
                <w:szCs w:val="48"/>
              </w:rPr>
            </w:pPr>
          </w:p>
        </w:tc>
      </w:tr>
    </w:tbl>
    <w:p w14:paraId="1B7667E4" w14:textId="77777777" w:rsidR="007F28A1" w:rsidRDefault="007F28A1">
      <w:pPr>
        <w:rPr>
          <w:rFonts w:eastAsia="宋体"/>
          <w:sz w:val="44"/>
        </w:rPr>
        <w:sectPr w:rsidR="007F28A1">
          <w:type w:val="nextColumn"/>
          <w:pgSz w:w="11906" w:h="16838" w:code="9"/>
          <w:pgMar w:top="2098" w:right="1531" w:bottom="1985" w:left="1531" w:header="851" w:footer="1588" w:gutter="0"/>
          <w:pgNumType w:fmt="numberInDash"/>
          <w:cols w:space="425"/>
          <w:docGrid w:type="linesAndChars" w:linePitch="579" w:charSpace="-849"/>
        </w:sectPr>
      </w:pPr>
    </w:p>
    <w:p w14:paraId="287C4EB3" w14:textId="77777777" w:rsidR="007F28A1" w:rsidRDefault="007F28A1">
      <w:pPr>
        <w:ind w:rightChars="34" w:right="109"/>
        <w:jc w:val="center"/>
        <w:rPr>
          <w:rFonts w:eastAsia="宋体" w:hint="eastAsia"/>
          <w:sz w:val="44"/>
        </w:rPr>
      </w:pPr>
      <w:r>
        <w:rPr>
          <w:rFonts w:eastAsia="宋体" w:hint="eastAsia"/>
          <w:sz w:val="44"/>
        </w:rPr>
        <w:t>注销鉴定机构资格通知书</w:t>
      </w:r>
    </w:p>
    <w:p w14:paraId="43E3FDB2" w14:textId="77777777" w:rsidR="007F28A1" w:rsidRDefault="007F28A1">
      <w:pPr>
        <w:ind w:rightChars="34" w:right="109"/>
        <w:jc w:val="center"/>
        <w:rPr>
          <w:rFonts w:eastAsia="宋体" w:hint="eastAsia"/>
          <w:sz w:val="28"/>
        </w:rPr>
      </w:pPr>
      <w:r>
        <w:rPr>
          <w:rFonts w:eastAsia="宋体" w:hint="eastAsia"/>
          <w:sz w:val="28"/>
        </w:rPr>
        <w:t>（存根）</w:t>
      </w:r>
    </w:p>
    <w:p w14:paraId="1C88793F" w14:textId="77777777" w:rsidR="007F28A1" w:rsidRDefault="007F28A1">
      <w:pPr>
        <w:ind w:rightChars="34" w:right="109"/>
        <w:jc w:val="center"/>
        <w:rPr>
          <w:rFonts w:ascii="仿宋_GB2312" w:hAnsi="宋体" w:hint="eastAsia"/>
          <w:sz w:val="28"/>
        </w:rPr>
      </w:pPr>
      <w:r>
        <w:rPr>
          <w:rFonts w:ascii="仿宋_GB2312" w:hint="eastAsia"/>
          <w:sz w:val="28"/>
        </w:rPr>
        <w:t xml:space="preserve">    字 </w:t>
      </w:r>
      <w:r>
        <w:rPr>
          <w:rFonts w:ascii="仿宋_GB2312" w:hAnsi="宋体" w:hint="eastAsia"/>
          <w:sz w:val="28"/>
        </w:rPr>
        <w:t>〔    〕   号</w:t>
      </w:r>
    </w:p>
    <w:p w14:paraId="3AA028B9" w14:textId="77777777" w:rsidR="007F28A1" w:rsidRDefault="007F28A1">
      <w:pPr>
        <w:ind w:rightChars="34" w:right="109"/>
        <w:rPr>
          <w:rFonts w:ascii="仿宋_GB2312" w:hAnsi="宋体" w:hint="eastAsia"/>
        </w:rPr>
      </w:pPr>
      <w:r>
        <w:rPr>
          <w:rFonts w:ascii="仿宋_GB2312" w:hAnsi="宋体"/>
          <w:noProof/>
          <w:sz w:val="20"/>
        </w:rPr>
        <w:pict w14:anchorId="7FB27677">
          <v:shape id="_x0000_s1048" type="#_x0000_t202" style="position:absolute;left:0;text-align:left;margin-left:295.5pt;margin-top:19.6pt;width:55.25pt;height:249.6pt;z-index:-251662848;mso-wrap-edited:f" wrapcoords="-292 0 -292 21535 21600 21535 21600 0 -292 0" stroked="f">
            <v:textbox style="layout-flow:vertical-ideographic;mso-next-textbox:#_x0000_s1048">
              <w:txbxContent>
                <w:p w14:paraId="5E48AA5B" w14:textId="77777777" w:rsidR="007F28A1" w:rsidRDefault="007F28A1">
                  <w:pPr>
                    <w:ind w:firstLineChars="200" w:firstLine="960"/>
                    <w:rPr>
                      <w:rFonts w:hint="eastAsia"/>
                      <w:sz w:val="48"/>
                    </w:rPr>
                  </w:pPr>
                  <w:r>
                    <w:rPr>
                      <w:rFonts w:ascii="仿宋_GB2312" w:hint="eastAsia"/>
                      <w:sz w:val="48"/>
                    </w:rPr>
                    <w:t xml:space="preserve">字 </w:t>
                  </w:r>
                  <w:r>
                    <w:rPr>
                      <w:rFonts w:ascii="仿宋_GB2312" w:hAnsi="宋体" w:hint="eastAsia"/>
                      <w:sz w:val="48"/>
                    </w:rPr>
                    <w:t>〔    〕    号</w:t>
                  </w:r>
                </w:p>
              </w:txbxContent>
            </v:textbox>
          </v:shape>
        </w:pict>
      </w:r>
      <w:r>
        <w:rPr>
          <w:rFonts w:ascii="仿宋_GB2312" w:hAnsi="宋体" w:hint="eastAsia"/>
          <w:u w:val="single"/>
        </w:rPr>
        <w:t xml:space="preserve">                  </w:t>
      </w:r>
      <w:r>
        <w:rPr>
          <w:rFonts w:ascii="仿宋_GB2312" w:hAnsi="宋体" w:hint="eastAsia"/>
        </w:rPr>
        <w:t>：</w:t>
      </w:r>
    </w:p>
    <w:p w14:paraId="2D471BF2" w14:textId="77777777" w:rsidR="007F28A1" w:rsidRDefault="007F28A1">
      <w:pPr>
        <w:ind w:rightChars="34" w:right="109" w:firstLineChars="200" w:firstLine="640"/>
        <w:rPr>
          <w:rFonts w:ascii="仿宋_GB2312" w:hAnsi="宋体" w:hint="eastAsia"/>
        </w:rPr>
      </w:pPr>
      <w:r>
        <w:rPr>
          <w:rFonts w:ascii="仿宋_GB2312" w:hAnsi="宋体" w:hint="eastAsia"/>
        </w:rPr>
        <w:t>根据《人民检察院鉴定机构登记管理办法》第</w:t>
      </w:r>
      <w:r>
        <w:rPr>
          <w:rFonts w:ascii="仿宋_GB2312" w:hAnsi="宋体" w:hint="eastAsia"/>
          <w:u w:val="single"/>
        </w:rPr>
        <w:t xml:space="preserve">      </w:t>
      </w:r>
      <w:r>
        <w:rPr>
          <w:rFonts w:ascii="仿宋_GB2312" w:hAnsi="宋体" w:hint="eastAsia"/>
        </w:rPr>
        <w:t>条之规定，现决定注销你院</w:t>
      </w:r>
      <w:r>
        <w:rPr>
          <w:rFonts w:ascii="仿宋_GB2312" w:hAnsi="宋体" w:hint="eastAsia"/>
          <w:u w:val="single"/>
        </w:rPr>
        <w:t xml:space="preserve">                       </w:t>
      </w:r>
      <w:r>
        <w:rPr>
          <w:rFonts w:ascii="仿宋_GB2312" w:hAnsi="宋体" w:hint="eastAsia"/>
        </w:rPr>
        <w:t>鉴定机构资格，请协助收回该鉴定机构的《人民检察院鉴定机构资格证书》。</w:t>
      </w:r>
    </w:p>
    <w:p w14:paraId="1C07EB7B" w14:textId="77777777" w:rsidR="007F28A1" w:rsidRDefault="007F28A1">
      <w:pPr>
        <w:ind w:rightChars="34" w:right="109" w:firstLineChars="200" w:firstLine="640"/>
        <w:rPr>
          <w:rFonts w:ascii="仿宋_GB2312" w:hAnsi="宋体" w:hint="eastAsia"/>
        </w:rPr>
      </w:pPr>
      <w:r>
        <w:rPr>
          <w:rFonts w:ascii="仿宋_GB2312" w:hAnsi="宋体" w:hint="eastAsia"/>
        </w:rPr>
        <w:t>如对本决定有异议，可在30日内，向</w:t>
      </w:r>
      <w:r>
        <w:rPr>
          <w:rFonts w:ascii="仿宋_GB2312" w:hAnsi="宋体" w:hint="eastAsia"/>
          <w:u w:val="single"/>
        </w:rPr>
        <w:t xml:space="preserve">                    </w:t>
      </w:r>
      <w:r>
        <w:rPr>
          <w:rFonts w:ascii="仿宋_GB2312" w:hAnsi="宋体" w:hint="eastAsia"/>
        </w:rPr>
        <w:t>提出复议申请。</w:t>
      </w:r>
    </w:p>
    <w:p w14:paraId="76E19BFB" w14:textId="77777777" w:rsidR="007F28A1" w:rsidRDefault="007F28A1">
      <w:pPr>
        <w:spacing w:line="240" w:lineRule="exact"/>
        <w:ind w:firstLine="720"/>
        <w:rPr>
          <w:rFonts w:ascii="宋体" w:hAnsi="宋体" w:hint="eastAsia"/>
          <w:sz w:val="36"/>
        </w:rPr>
      </w:pPr>
    </w:p>
    <w:p w14:paraId="4829E544" w14:textId="77777777" w:rsidR="007F28A1" w:rsidRDefault="007F28A1">
      <w:pPr>
        <w:spacing w:line="240" w:lineRule="exact"/>
        <w:ind w:firstLine="720"/>
        <w:rPr>
          <w:rFonts w:ascii="宋体" w:hAnsi="宋体" w:hint="eastAsia"/>
          <w:sz w:val="36"/>
        </w:rPr>
      </w:pPr>
    </w:p>
    <w:p w14:paraId="0A4D4FED" w14:textId="77777777" w:rsidR="007F28A1" w:rsidRDefault="007F28A1">
      <w:pPr>
        <w:spacing w:line="240" w:lineRule="exact"/>
        <w:ind w:firstLine="720"/>
        <w:rPr>
          <w:rFonts w:ascii="宋体" w:hAnsi="宋体" w:hint="eastAsia"/>
          <w:sz w:val="36"/>
        </w:rPr>
      </w:pPr>
    </w:p>
    <w:p w14:paraId="52FFF1FE" w14:textId="77777777" w:rsidR="007F28A1" w:rsidRDefault="007F28A1">
      <w:pPr>
        <w:spacing w:line="240" w:lineRule="exact"/>
        <w:ind w:firstLine="720"/>
        <w:rPr>
          <w:rFonts w:ascii="宋体" w:hAnsi="宋体" w:hint="eastAsia"/>
          <w:sz w:val="36"/>
        </w:rPr>
      </w:pPr>
    </w:p>
    <w:p w14:paraId="3FF36E45" w14:textId="77777777" w:rsidR="007F28A1" w:rsidRDefault="007F28A1">
      <w:pPr>
        <w:ind w:rightChars="34" w:right="109" w:firstLine="720"/>
        <w:rPr>
          <w:rFonts w:ascii="仿宋_GB2312" w:hAnsi="宋体" w:hint="eastAsia"/>
          <w:sz w:val="28"/>
        </w:rPr>
      </w:pPr>
      <w:r>
        <w:rPr>
          <w:rFonts w:ascii="宋体" w:hAnsi="宋体" w:hint="eastAsia"/>
          <w:sz w:val="36"/>
        </w:rPr>
        <w:t xml:space="preserve">             </w:t>
      </w:r>
      <w:r>
        <w:rPr>
          <w:rFonts w:ascii="仿宋_GB2312" w:hAnsi="宋体" w:hint="eastAsia"/>
          <w:sz w:val="28"/>
        </w:rPr>
        <w:t>（登记管理部门章）</w:t>
      </w:r>
    </w:p>
    <w:p w14:paraId="78DA3477" w14:textId="77777777" w:rsidR="007F28A1" w:rsidRDefault="007F28A1">
      <w:pPr>
        <w:ind w:rightChars="34" w:right="109" w:firstLine="720"/>
        <w:rPr>
          <w:rFonts w:ascii="仿宋_GB2312" w:hint="eastAsia"/>
        </w:rPr>
      </w:pPr>
      <w:r>
        <w:rPr>
          <w:rFonts w:hint="eastAsia"/>
          <w:sz w:val="36"/>
        </w:rPr>
        <w:t xml:space="preserve">            </w:t>
      </w:r>
      <w:r>
        <w:rPr>
          <w:rFonts w:ascii="仿宋_GB2312" w:hint="eastAsia"/>
        </w:rPr>
        <w:t xml:space="preserve">   年   月   日</w:t>
      </w:r>
    </w:p>
    <w:p w14:paraId="661BAC8B" w14:textId="77777777" w:rsidR="007F28A1" w:rsidRDefault="007F28A1">
      <w:pPr>
        <w:jc w:val="center"/>
        <w:rPr>
          <w:rFonts w:eastAsia="宋体" w:hint="eastAsia"/>
          <w:sz w:val="44"/>
        </w:rPr>
      </w:pPr>
      <w:r>
        <w:rPr>
          <w:rFonts w:eastAsia="宋体" w:hint="eastAsia"/>
          <w:sz w:val="44"/>
        </w:rPr>
        <w:t>注销鉴定机构资格通知书</w:t>
      </w:r>
    </w:p>
    <w:p w14:paraId="4EB73F51" w14:textId="77777777" w:rsidR="007F28A1" w:rsidRDefault="007F28A1">
      <w:pPr>
        <w:jc w:val="center"/>
        <w:rPr>
          <w:rFonts w:hint="eastAsia"/>
          <w:sz w:val="36"/>
        </w:rPr>
      </w:pPr>
    </w:p>
    <w:p w14:paraId="6704D2B3" w14:textId="77777777" w:rsidR="007F28A1" w:rsidRDefault="007F28A1">
      <w:pPr>
        <w:jc w:val="center"/>
        <w:rPr>
          <w:rFonts w:ascii="仿宋_GB2312" w:hAnsi="宋体" w:hint="eastAsia"/>
          <w:sz w:val="28"/>
        </w:rPr>
      </w:pPr>
      <w:r>
        <w:rPr>
          <w:rFonts w:ascii="仿宋_GB2312" w:hint="eastAsia"/>
          <w:sz w:val="28"/>
        </w:rPr>
        <w:t xml:space="preserve">    字 </w:t>
      </w:r>
      <w:r>
        <w:rPr>
          <w:rFonts w:ascii="仿宋_GB2312" w:hAnsi="宋体" w:hint="eastAsia"/>
          <w:sz w:val="28"/>
        </w:rPr>
        <w:t>〔    〕   号</w:t>
      </w:r>
    </w:p>
    <w:p w14:paraId="3F1419C9" w14:textId="77777777" w:rsidR="007F28A1" w:rsidRDefault="007F28A1">
      <w:pPr>
        <w:ind w:rightChars="34" w:right="109"/>
        <w:rPr>
          <w:rFonts w:ascii="仿宋_GB2312" w:hAnsi="宋体" w:hint="eastAsia"/>
        </w:rPr>
      </w:pPr>
      <w:r>
        <w:rPr>
          <w:rFonts w:ascii="仿宋_GB2312" w:hAnsi="宋体" w:hint="eastAsia"/>
          <w:u w:val="single"/>
        </w:rPr>
        <w:t xml:space="preserve">                  </w:t>
      </w:r>
      <w:r>
        <w:rPr>
          <w:rFonts w:ascii="仿宋_GB2312" w:hAnsi="宋体" w:hint="eastAsia"/>
        </w:rPr>
        <w:t>：</w:t>
      </w:r>
    </w:p>
    <w:p w14:paraId="012DF80F" w14:textId="77777777" w:rsidR="007F28A1" w:rsidRDefault="007F28A1">
      <w:pPr>
        <w:ind w:firstLineChars="200" w:firstLine="640"/>
        <w:rPr>
          <w:rFonts w:ascii="仿宋_GB2312" w:hAnsi="宋体" w:hint="eastAsia"/>
        </w:rPr>
      </w:pPr>
      <w:r>
        <w:rPr>
          <w:rFonts w:ascii="仿宋_GB2312" w:hAnsi="宋体" w:hint="eastAsia"/>
        </w:rPr>
        <w:t>根据《人民检察院鉴定机构登记管理办法》第</w:t>
      </w:r>
      <w:r>
        <w:rPr>
          <w:rFonts w:ascii="仿宋_GB2312" w:hAnsi="宋体" w:hint="eastAsia"/>
          <w:u w:val="single"/>
        </w:rPr>
        <w:t xml:space="preserve">      </w:t>
      </w:r>
      <w:r>
        <w:rPr>
          <w:rFonts w:ascii="仿宋_GB2312" w:hAnsi="宋体" w:hint="eastAsia"/>
        </w:rPr>
        <w:t>条之规定，现决定注销你院</w:t>
      </w:r>
      <w:r>
        <w:rPr>
          <w:rFonts w:ascii="仿宋_GB2312" w:hAnsi="宋体" w:hint="eastAsia"/>
          <w:u w:val="single"/>
        </w:rPr>
        <w:t xml:space="preserve">                       </w:t>
      </w:r>
      <w:r>
        <w:rPr>
          <w:rFonts w:ascii="仿宋_GB2312" w:hAnsi="宋体" w:hint="eastAsia"/>
        </w:rPr>
        <w:t>鉴定机构资格，请协助收回该鉴定机构的《人民检察院鉴定机构资格证书》。</w:t>
      </w:r>
    </w:p>
    <w:p w14:paraId="5B92083A" w14:textId="77777777" w:rsidR="007F28A1" w:rsidRDefault="007F28A1">
      <w:pPr>
        <w:ind w:firstLineChars="200" w:firstLine="640"/>
        <w:rPr>
          <w:rFonts w:ascii="仿宋_GB2312" w:hAnsi="宋体" w:hint="eastAsia"/>
        </w:rPr>
      </w:pPr>
      <w:r>
        <w:rPr>
          <w:rFonts w:ascii="仿宋_GB2312" w:hAnsi="宋体" w:hint="eastAsia"/>
        </w:rPr>
        <w:t>如对本决定有异议，可在30日内，向</w:t>
      </w:r>
      <w:r>
        <w:rPr>
          <w:rFonts w:ascii="仿宋_GB2312" w:hAnsi="宋体" w:hint="eastAsia"/>
          <w:u w:val="single"/>
        </w:rPr>
        <w:t xml:space="preserve">                    </w:t>
      </w:r>
      <w:r>
        <w:rPr>
          <w:rFonts w:ascii="仿宋_GB2312" w:hAnsi="宋体" w:hint="eastAsia"/>
        </w:rPr>
        <w:t>提出复议申请。</w:t>
      </w:r>
    </w:p>
    <w:p w14:paraId="0C527C6E" w14:textId="77777777" w:rsidR="007F28A1" w:rsidRDefault="007F28A1">
      <w:pPr>
        <w:spacing w:line="240" w:lineRule="exact"/>
        <w:ind w:firstLine="720"/>
        <w:rPr>
          <w:rFonts w:ascii="仿宋_GB2312" w:hAnsi="宋体" w:hint="eastAsia"/>
        </w:rPr>
      </w:pPr>
    </w:p>
    <w:p w14:paraId="537C415B" w14:textId="77777777" w:rsidR="007F28A1" w:rsidRDefault="007F28A1">
      <w:pPr>
        <w:spacing w:line="240" w:lineRule="exact"/>
        <w:ind w:firstLine="720"/>
        <w:rPr>
          <w:rFonts w:ascii="仿宋_GB2312" w:hAnsi="宋体" w:hint="eastAsia"/>
        </w:rPr>
      </w:pPr>
    </w:p>
    <w:p w14:paraId="60E41F24" w14:textId="77777777" w:rsidR="007F28A1" w:rsidRDefault="007F28A1">
      <w:pPr>
        <w:spacing w:line="240" w:lineRule="exact"/>
        <w:ind w:firstLine="720"/>
        <w:rPr>
          <w:rFonts w:ascii="仿宋_GB2312" w:hAnsi="宋体" w:hint="eastAsia"/>
        </w:rPr>
      </w:pPr>
    </w:p>
    <w:p w14:paraId="2A8B952D" w14:textId="77777777" w:rsidR="007F28A1" w:rsidRDefault="007F28A1">
      <w:pPr>
        <w:spacing w:line="240" w:lineRule="exact"/>
        <w:ind w:firstLine="720"/>
        <w:rPr>
          <w:rFonts w:ascii="仿宋_GB2312" w:hAnsi="宋体" w:hint="eastAsia"/>
        </w:rPr>
      </w:pPr>
    </w:p>
    <w:p w14:paraId="47E6A4CE" w14:textId="77777777" w:rsidR="007F28A1" w:rsidRDefault="007F28A1">
      <w:pPr>
        <w:ind w:rightChars="34" w:right="109" w:firstLine="720"/>
        <w:rPr>
          <w:rFonts w:ascii="仿宋_GB2312" w:hAnsi="宋体" w:hint="eastAsia"/>
          <w:sz w:val="28"/>
        </w:rPr>
      </w:pPr>
      <w:r>
        <w:rPr>
          <w:rFonts w:ascii="宋体" w:hAnsi="宋体" w:hint="eastAsia"/>
          <w:sz w:val="36"/>
        </w:rPr>
        <w:t xml:space="preserve">              </w:t>
      </w:r>
      <w:r>
        <w:rPr>
          <w:rFonts w:ascii="仿宋_GB2312" w:hAnsi="宋体" w:hint="eastAsia"/>
          <w:sz w:val="28"/>
        </w:rPr>
        <w:t>（登记管理部门章）</w:t>
      </w:r>
    </w:p>
    <w:p w14:paraId="764D5B48" w14:textId="77777777" w:rsidR="007F28A1" w:rsidRDefault="007F28A1">
      <w:pPr>
        <w:ind w:right="34"/>
        <w:rPr>
          <w:rFonts w:eastAsia="宋体" w:hint="eastAsia"/>
          <w:sz w:val="44"/>
        </w:rPr>
      </w:pPr>
      <w:r>
        <w:rPr>
          <w:rFonts w:hint="eastAsia"/>
          <w:sz w:val="36"/>
        </w:rPr>
        <w:t xml:space="preserve">                 </w:t>
      </w:r>
      <w:r>
        <w:rPr>
          <w:rFonts w:ascii="仿宋_GB2312" w:hint="eastAsia"/>
        </w:rPr>
        <w:t xml:space="preserve">   年   月   日</w:t>
      </w:r>
    </w:p>
    <w:p w14:paraId="10B3E14E" w14:textId="77777777" w:rsidR="007F28A1" w:rsidRDefault="007F28A1">
      <w:pPr>
        <w:ind w:rightChars="34" w:right="109"/>
        <w:jc w:val="center"/>
        <w:rPr>
          <w:rFonts w:eastAsia="宋体" w:hint="eastAsia"/>
          <w:sz w:val="44"/>
        </w:rPr>
      </w:pPr>
      <w:r>
        <w:rPr>
          <w:rFonts w:eastAsia="宋体" w:hint="eastAsia"/>
          <w:sz w:val="44"/>
        </w:rPr>
        <w:t>不予登记通知书</w:t>
      </w:r>
    </w:p>
    <w:p w14:paraId="5FD72275" w14:textId="77777777" w:rsidR="007F28A1" w:rsidRDefault="007F28A1">
      <w:pPr>
        <w:ind w:rightChars="34" w:right="109"/>
        <w:jc w:val="center"/>
        <w:rPr>
          <w:rFonts w:eastAsia="宋体" w:hint="eastAsia"/>
          <w:sz w:val="28"/>
        </w:rPr>
      </w:pPr>
      <w:r>
        <w:rPr>
          <w:rFonts w:eastAsia="宋体" w:hint="eastAsia"/>
          <w:sz w:val="28"/>
        </w:rPr>
        <w:t>（存根）</w:t>
      </w:r>
    </w:p>
    <w:p w14:paraId="5B51DA63" w14:textId="77777777" w:rsidR="007F28A1" w:rsidRDefault="007F28A1">
      <w:pPr>
        <w:ind w:rightChars="34" w:right="109"/>
        <w:jc w:val="center"/>
        <w:rPr>
          <w:rFonts w:ascii="仿宋_GB2312" w:hAnsi="宋体" w:hint="eastAsia"/>
          <w:sz w:val="28"/>
        </w:rPr>
      </w:pPr>
      <w:r>
        <w:rPr>
          <w:rFonts w:ascii="仿宋_GB2312" w:hint="eastAsia"/>
          <w:sz w:val="28"/>
        </w:rPr>
        <w:t xml:space="preserve">    字 </w:t>
      </w:r>
      <w:r>
        <w:rPr>
          <w:rFonts w:ascii="仿宋_GB2312" w:hAnsi="宋体" w:hint="eastAsia"/>
          <w:sz w:val="28"/>
        </w:rPr>
        <w:t>〔    〕   号</w:t>
      </w:r>
    </w:p>
    <w:p w14:paraId="6E33F9C7" w14:textId="77777777" w:rsidR="007F28A1" w:rsidRDefault="007F28A1">
      <w:pPr>
        <w:rPr>
          <w:rFonts w:ascii="仿宋_GB2312" w:hAnsi="宋体" w:hint="eastAsia"/>
        </w:rPr>
      </w:pPr>
      <w:r>
        <w:rPr>
          <w:rFonts w:ascii="仿宋_GB2312" w:hAnsi="宋体"/>
          <w:noProof/>
          <w:sz w:val="20"/>
          <w:u w:val="single"/>
        </w:rPr>
        <w:pict w14:anchorId="7C77BDEB">
          <v:shape id="_x0000_s1049" type="#_x0000_t202" style="position:absolute;left:0;text-align:left;margin-left:289pt;margin-top:15.6pt;width:62pt;height:249.6pt;z-index:-251661824;mso-wrap-edited:f" wrapcoords="-260 0 -260 21535 21600 21535 21600 0 -260 0" stroked="f">
            <v:textbox style="layout-flow:vertical-ideographic;mso-next-textbox:#_x0000_s1049">
              <w:txbxContent>
                <w:p w14:paraId="6A292F1F" w14:textId="77777777" w:rsidR="007F28A1" w:rsidRDefault="007F28A1">
                  <w:pPr>
                    <w:ind w:firstLineChars="200" w:firstLine="960"/>
                    <w:rPr>
                      <w:rFonts w:hint="eastAsia"/>
                      <w:sz w:val="48"/>
                    </w:rPr>
                  </w:pPr>
                  <w:r>
                    <w:rPr>
                      <w:rFonts w:ascii="仿宋_GB2312" w:hint="eastAsia"/>
                      <w:sz w:val="48"/>
                    </w:rPr>
                    <w:t xml:space="preserve">字 </w:t>
                  </w:r>
                  <w:r>
                    <w:rPr>
                      <w:rFonts w:ascii="仿宋_GB2312" w:hAnsi="宋体" w:hint="eastAsia"/>
                      <w:sz w:val="48"/>
                    </w:rPr>
                    <w:t>〔    〕    号</w:t>
                  </w:r>
                </w:p>
              </w:txbxContent>
            </v:textbox>
          </v:shape>
        </w:pict>
      </w:r>
      <w:r>
        <w:rPr>
          <w:rFonts w:ascii="仿宋_GB2312" w:hAnsi="宋体" w:hint="eastAsia"/>
          <w:u w:val="single"/>
        </w:rPr>
        <w:t xml:space="preserve">                   </w:t>
      </w:r>
      <w:r>
        <w:rPr>
          <w:rFonts w:ascii="仿宋_GB2312" w:hAnsi="宋体" w:hint="eastAsia"/>
        </w:rPr>
        <w:t>：</w:t>
      </w:r>
    </w:p>
    <w:p w14:paraId="5B02441F" w14:textId="77777777" w:rsidR="007F28A1" w:rsidRDefault="007F28A1">
      <w:pPr>
        <w:ind w:rightChars="34" w:right="109" w:firstLine="720"/>
        <w:rPr>
          <w:rFonts w:ascii="仿宋_GB2312" w:hAnsi="宋体" w:hint="eastAsia"/>
        </w:rPr>
      </w:pPr>
      <w:r>
        <w:rPr>
          <w:rFonts w:ascii="仿宋_GB2312" w:hAnsi="宋体" w:hint="eastAsia"/>
        </w:rPr>
        <w:t>你单位申请的</w:t>
      </w:r>
      <w:r>
        <w:rPr>
          <w:rFonts w:ascii="仿宋_GB2312" w:hAnsi="宋体" w:hint="eastAsia"/>
          <w:u w:val="single"/>
        </w:rPr>
        <w:t xml:space="preserve">               </w:t>
      </w:r>
      <w:r>
        <w:rPr>
          <w:rFonts w:ascii="仿宋_GB2312" w:hAnsi="宋体" w:hint="eastAsia"/>
        </w:rPr>
        <w:t>因不符合《人民检察院鉴定机构登记管理办法》第</w:t>
      </w:r>
      <w:r>
        <w:rPr>
          <w:rFonts w:ascii="仿宋_GB2312" w:hAnsi="宋体" w:hint="eastAsia"/>
          <w:u w:val="single"/>
        </w:rPr>
        <w:t xml:space="preserve">    </w:t>
      </w:r>
      <w:r>
        <w:rPr>
          <w:rFonts w:ascii="仿宋_GB2312" w:hAnsi="宋体" w:hint="eastAsia"/>
        </w:rPr>
        <w:t>条</w:t>
      </w:r>
      <w:r>
        <w:rPr>
          <w:rFonts w:ascii="仿宋_GB2312" w:hAnsi="宋体" w:hint="eastAsia"/>
          <w:u w:val="single"/>
        </w:rPr>
        <w:t xml:space="preserve">    </w:t>
      </w:r>
      <w:r>
        <w:rPr>
          <w:rFonts w:ascii="仿宋_GB2312" w:hAnsi="宋体" w:hint="eastAsia"/>
        </w:rPr>
        <w:t>款之规定，现决定不予登记。</w:t>
      </w:r>
    </w:p>
    <w:p w14:paraId="00FC4AC8" w14:textId="77777777" w:rsidR="007F28A1" w:rsidRDefault="007F28A1">
      <w:pPr>
        <w:ind w:rightChars="34" w:right="109" w:firstLine="720"/>
        <w:rPr>
          <w:rFonts w:ascii="仿宋_GB2312" w:hAnsi="宋体" w:hint="eastAsia"/>
        </w:rPr>
      </w:pPr>
      <w:r>
        <w:rPr>
          <w:rFonts w:ascii="仿宋_GB2312" w:hAnsi="宋体" w:hint="eastAsia"/>
        </w:rPr>
        <w:t>如对本决定有异议，可在30日内，向</w:t>
      </w:r>
      <w:r>
        <w:rPr>
          <w:rFonts w:ascii="仿宋_GB2312" w:hAnsi="宋体" w:hint="eastAsia"/>
          <w:u w:val="single"/>
        </w:rPr>
        <w:t xml:space="preserve">                    </w:t>
      </w:r>
      <w:r>
        <w:rPr>
          <w:rFonts w:ascii="仿宋_GB2312" w:hAnsi="宋体" w:hint="eastAsia"/>
        </w:rPr>
        <w:t>提出复议申请。</w:t>
      </w:r>
    </w:p>
    <w:p w14:paraId="69CD953F" w14:textId="77777777" w:rsidR="007F28A1" w:rsidRDefault="007F28A1">
      <w:pPr>
        <w:spacing w:line="240" w:lineRule="exact"/>
        <w:rPr>
          <w:rFonts w:ascii="宋体" w:hAnsi="宋体" w:hint="eastAsia"/>
          <w:sz w:val="36"/>
        </w:rPr>
      </w:pPr>
    </w:p>
    <w:p w14:paraId="0EE393BE" w14:textId="77777777" w:rsidR="007F28A1" w:rsidRDefault="007F28A1">
      <w:pPr>
        <w:spacing w:line="240" w:lineRule="exact"/>
        <w:rPr>
          <w:rFonts w:ascii="宋体" w:hAnsi="宋体" w:hint="eastAsia"/>
          <w:sz w:val="36"/>
        </w:rPr>
      </w:pPr>
    </w:p>
    <w:p w14:paraId="4BA796A5" w14:textId="77777777" w:rsidR="007F28A1" w:rsidRDefault="007F28A1">
      <w:pPr>
        <w:spacing w:line="240" w:lineRule="exact"/>
        <w:rPr>
          <w:rFonts w:ascii="宋体" w:hAnsi="宋体" w:hint="eastAsia"/>
          <w:sz w:val="36"/>
        </w:rPr>
      </w:pPr>
    </w:p>
    <w:p w14:paraId="774B21BD" w14:textId="77777777" w:rsidR="007F28A1" w:rsidRDefault="007F28A1">
      <w:pPr>
        <w:spacing w:line="240" w:lineRule="exact"/>
        <w:rPr>
          <w:rFonts w:ascii="宋体" w:hAnsi="宋体" w:hint="eastAsia"/>
          <w:sz w:val="36"/>
        </w:rPr>
      </w:pPr>
    </w:p>
    <w:p w14:paraId="185A3BC9" w14:textId="77777777" w:rsidR="007F28A1" w:rsidRDefault="007F28A1">
      <w:pPr>
        <w:spacing w:line="240" w:lineRule="exact"/>
        <w:rPr>
          <w:rFonts w:ascii="宋体" w:hAnsi="宋体" w:hint="eastAsia"/>
          <w:sz w:val="36"/>
        </w:rPr>
      </w:pPr>
    </w:p>
    <w:p w14:paraId="58B445B1" w14:textId="77777777" w:rsidR="007F28A1" w:rsidRDefault="007F28A1">
      <w:pPr>
        <w:spacing w:line="240" w:lineRule="exact"/>
        <w:rPr>
          <w:rFonts w:ascii="宋体" w:hAnsi="宋体" w:hint="eastAsia"/>
          <w:sz w:val="36"/>
        </w:rPr>
      </w:pPr>
    </w:p>
    <w:p w14:paraId="16E26F92" w14:textId="77777777" w:rsidR="007F28A1" w:rsidRDefault="007F28A1">
      <w:pPr>
        <w:spacing w:line="240" w:lineRule="exact"/>
        <w:rPr>
          <w:rFonts w:ascii="宋体" w:hAnsi="宋体" w:hint="eastAsia"/>
          <w:sz w:val="36"/>
        </w:rPr>
      </w:pPr>
    </w:p>
    <w:p w14:paraId="07DEE678" w14:textId="77777777" w:rsidR="007F28A1" w:rsidRDefault="007F28A1">
      <w:pPr>
        <w:ind w:rightChars="34" w:right="109" w:firstLine="720"/>
        <w:rPr>
          <w:rFonts w:ascii="仿宋_GB2312" w:hAnsi="宋体" w:hint="eastAsia"/>
          <w:sz w:val="28"/>
        </w:rPr>
      </w:pPr>
      <w:r>
        <w:rPr>
          <w:rFonts w:ascii="宋体" w:hAnsi="宋体" w:hint="eastAsia"/>
          <w:sz w:val="36"/>
        </w:rPr>
        <w:t xml:space="preserve">             </w:t>
      </w:r>
      <w:r>
        <w:rPr>
          <w:rFonts w:ascii="仿宋_GB2312" w:hAnsi="宋体" w:hint="eastAsia"/>
          <w:sz w:val="28"/>
        </w:rPr>
        <w:t>（登记管理部门章）</w:t>
      </w:r>
    </w:p>
    <w:p w14:paraId="0D3C4670" w14:textId="77777777" w:rsidR="007F28A1" w:rsidRDefault="007F28A1">
      <w:pPr>
        <w:rPr>
          <w:rFonts w:eastAsia="宋体" w:hint="eastAsia"/>
          <w:sz w:val="44"/>
        </w:rPr>
      </w:pPr>
      <w:r>
        <w:rPr>
          <w:rFonts w:hint="eastAsia"/>
          <w:sz w:val="36"/>
        </w:rPr>
        <w:t xml:space="preserve">              </w:t>
      </w:r>
      <w:r>
        <w:rPr>
          <w:rFonts w:ascii="仿宋_GB2312" w:hint="eastAsia"/>
        </w:rPr>
        <w:t xml:space="preserve">     年   月   日</w:t>
      </w:r>
    </w:p>
    <w:p w14:paraId="5C66FD0B" w14:textId="77777777" w:rsidR="007F28A1" w:rsidRDefault="007F28A1">
      <w:pPr>
        <w:jc w:val="center"/>
        <w:rPr>
          <w:rFonts w:eastAsia="宋体" w:hint="eastAsia"/>
          <w:sz w:val="44"/>
        </w:rPr>
      </w:pPr>
      <w:r>
        <w:rPr>
          <w:rFonts w:eastAsia="宋体" w:hint="eastAsia"/>
          <w:sz w:val="44"/>
        </w:rPr>
        <w:t>不予登记通知书</w:t>
      </w:r>
    </w:p>
    <w:p w14:paraId="76067E56" w14:textId="77777777" w:rsidR="007F28A1" w:rsidRDefault="007F28A1">
      <w:pPr>
        <w:jc w:val="center"/>
        <w:rPr>
          <w:rFonts w:hint="eastAsia"/>
          <w:sz w:val="36"/>
        </w:rPr>
      </w:pPr>
    </w:p>
    <w:p w14:paraId="7229A64B" w14:textId="77777777" w:rsidR="007F28A1" w:rsidRDefault="007F28A1">
      <w:pPr>
        <w:jc w:val="center"/>
        <w:rPr>
          <w:rFonts w:ascii="仿宋_GB2312" w:hAnsi="宋体" w:hint="eastAsia"/>
          <w:sz w:val="28"/>
        </w:rPr>
      </w:pPr>
      <w:r>
        <w:rPr>
          <w:rFonts w:ascii="仿宋_GB2312" w:hint="eastAsia"/>
          <w:sz w:val="28"/>
        </w:rPr>
        <w:t xml:space="preserve">    字 </w:t>
      </w:r>
      <w:r>
        <w:rPr>
          <w:rFonts w:ascii="仿宋_GB2312" w:hAnsi="宋体" w:hint="eastAsia"/>
          <w:sz w:val="28"/>
        </w:rPr>
        <w:t>〔    〕   号</w:t>
      </w:r>
    </w:p>
    <w:p w14:paraId="42DD9198" w14:textId="77777777" w:rsidR="007F28A1" w:rsidRDefault="007F28A1">
      <w:pPr>
        <w:rPr>
          <w:rFonts w:ascii="仿宋_GB2312" w:hAnsi="宋体" w:hint="eastAsia"/>
        </w:rPr>
      </w:pPr>
      <w:r>
        <w:rPr>
          <w:rFonts w:ascii="仿宋_GB2312" w:hAnsi="宋体" w:hint="eastAsia"/>
          <w:u w:val="single"/>
        </w:rPr>
        <w:t xml:space="preserve">                   </w:t>
      </w:r>
      <w:r>
        <w:rPr>
          <w:rFonts w:ascii="仿宋_GB2312" w:hAnsi="宋体" w:hint="eastAsia"/>
        </w:rPr>
        <w:t>：</w:t>
      </w:r>
    </w:p>
    <w:p w14:paraId="492741EB" w14:textId="77777777" w:rsidR="007F28A1" w:rsidRDefault="007F28A1">
      <w:pPr>
        <w:ind w:rightChars="34" w:right="109" w:firstLine="720"/>
        <w:rPr>
          <w:rFonts w:ascii="仿宋_GB2312" w:hAnsi="宋体" w:hint="eastAsia"/>
        </w:rPr>
      </w:pPr>
      <w:r>
        <w:rPr>
          <w:rFonts w:ascii="仿宋_GB2312" w:hAnsi="宋体" w:hint="eastAsia"/>
        </w:rPr>
        <w:t>你单位申请的</w:t>
      </w:r>
      <w:r>
        <w:rPr>
          <w:rFonts w:ascii="仿宋_GB2312" w:hAnsi="宋体" w:hint="eastAsia"/>
          <w:u w:val="single"/>
        </w:rPr>
        <w:t xml:space="preserve">                </w:t>
      </w:r>
      <w:r>
        <w:rPr>
          <w:rFonts w:ascii="仿宋_GB2312" w:hAnsi="宋体" w:hint="eastAsia"/>
        </w:rPr>
        <w:t>因不符合《人民检察院鉴定机构登记管理办法》第</w:t>
      </w:r>
      <w:r>
        <w:rPr>
          <w:rFonts w:ascii="仿宋_GB2312" w:hAnsi="宋体" w:hint="eastAsia"/>
          <w:u w:val="single"/>
        </w:rPr>
        <w:t xml:space="preserve">    </w:t>
      </w:r>
      <w:r>
        <w:rPr>
          <w:rFonts w:ascii="仿宋_GB2312" w:hAnsi="宋体" w:hint="eastAsia"/>
        </w:rPr>
        <w:t>条</w:t>
      </w:r>
      <w:r>
        <w:rPr>
          <w:rFonts w:ascii="仿宋_GB2312" w:hAnsi="宋体" w:hint="eastAsia"/>
          <w:u w:val="single"/>
        </w:rPr>
        <w:t xml:space="preserve">    </w:t>
      </w:r>
      <w:r>
        <w:rPr>
          <w:rFonts w:ascii="仿宋_GB2312" w:hAnsi="宋体" w:hint="eastAsia"/>
        </w:rPr>
        <w:t>款之规定，现决定不予登记。</w:t>
      </w:r>
    </w:p>
    <w:p w14:paraId="0218BC13" w14:textId="77777777" w:rsidR="007F28A1" w:rsidRDefault="007F28A1">
      <w:pPr>
        <w:ind w:rightChars="34" w:right="109" w:firstLine="720"/>
        <w:rPr>
          <w:rFonts w:ascii="仿宋_GB2312" w:hAnsi="宋体" w:hint="eastAsia"/>
        </w:rPr>
      </w:pPr>
      <w:r>
        <w:rPr>
          <w:rFonts w:ascii="仿宋_GB2312" w:hAnsi="宋体" w:hint="eastAsia"/>
        </w:rPr>
        <w:t>如对本决定有异议，可在30日内，向</w:t>
      </w:r>
      <w:r>
        <w:rPr>
          <w:rFonts w:ascii="仿宋_GB2312" w:hAnsi="宋体" w:hint="eastAsia"/>
          <w:u w:val="single"/>
        </w:rPr>
        <w:t xml:space="preserve">                    </w:t>
      </w:r>
      <w:r>
        <w:rPr>
          <w:rFonts w:ascii="仿宋_GB2312" w:hAnsi="宋体" w:hint="eastAsia"/>
        </w:rPr>
        <w:t>提出复议申请。</w:t>
      </w:r>
    </w:p>
    <w:p w14:paraId="09F3E75E" w14:textId="77777777" w:rsidR="007F28A1" w:rsidRDefault="007F28A1">
      <w:pPr>
        <w:spacing w:line="240" w:lineRule="exact"/>
        <w:rPr>
          <w:rFonts w:ascii="宋体" w:hAnsi="宋体" w:hint="eastAsia"/>
          <w:sz w:val="36"/>
        </w:rPr>
      </w:pPr>
    </w:p>
    <w:p w14:paraId="6CFFB90B" w14:textId="77777777" w:rsidR="007F28A1" w:rsidRDefault="007F28A1">
      <w:pPr>
        <w:spacing w:line="240" w:lineRule="exact"/>
        <w:rPr>
          <w:rFonts w:ascii="宋体" w:hAnsi="宋体" w:hint="eastAsia"/>
          <w:sz w:val="36"/>
        </w:rPr>
      </w:pPr>
    </w:p>
    <w:p w14:paraId="296ADF29" w14:textId="77777777" w:rsidR="007F28A1" w:rsidRDefault="007F28A1">
      <w:pPr>
        <w:spacing w:line="240" w:lineRule="exact"/>
        <w:rPr>
          <w:rFonts w:ascii="宋体" w:hAnsi="宋体" w:hint="eastAsia"/>
          <w:sz w:val="36"/>
        </w:rPr>
      </w:pPr>
    </w:p>
    <w:p w14:paraId="0400027D" w14:textId="77777777" w:rsidR="007F28A1" w:rsidRDefault="007F28A1">
      <w:pPr>
        <w:spacing w:line="240" w:lineRule="exact"/>
        <w:rPr>
          <w:rFonts w:ascii="宋体" w:hAnsi="宋体" w:hint="eastAsia"/>
          <w:sz w:val="36"/>
        </w:rPr>
      </w:pPr>
    </w:p>
    <w:p w14:paraId="0F6C19AE" w14:textId="77777777" w:rsidR="007F28A1" w:rsidRDefault="007F28A1">
      <w:pPr>
        <w:spacing w:line="240" w:lineRule="exact"/>
        <w:rPr>
          <w:rFonts w:ascii="宋体" w:hAnsi="宋体" w:hint="eastAsia"/>
          <w:sz w:val="36"/>
        </w:rPr>
      </w:pPr>
    </w:p>
    <w:p w14:paraId="4121D864" w14:textId="77777777" w:rsidR="007F28A1" w:rsidRDefault="007F28A1">
      <w:pPr>
        <w:spacing w:line="240" w:lineRule="exact"/>
        <w:rPr>
          <w:rFonts w:ascii="宋体" w:hAnsi="宋体" w:hint="eastAsia"/>
          <w:sz w:val="36"/>
        </w:rPr>
      </w:pPr>
    </w:p>
    <w:p w14:paraId="4A77464D" w14:textId="77777777" w:rsidR="007F28A1" w:rsidRDefault="007F28A1">
      <w:pPr>
        <w:spacing w:line="240" w:lineRule="exact"/>
        <w:rPr>
          <w:rFonts w:ascii="宋体" w:hAnsi="宋体" w:hint="eastAsia"/>
          <w:sz w:val="36"/>
        </w:rPr>
      </w:pPr>
    </w:p>
    <w:p w14:paraId="5CD0C6DF" w14:textId="77777777" w:rsidR="007F28A1" w:rsidRDefault="007F28A1">
      <w:pPr>
        <w:ind w:firstLine="720"/>
        <w:rPr>
          <w:rFonts w:ascii="仿宋_GB2312" w:hAnsi="宋体" w:hint="eastAsia"/>
          <w:sz w:val="28"/>
        </w:rPr>
      </w:pPr>
      <w:r>
        <w:rPr>
          <w:rFonts w:ascii="宋体" w:hAnsi="宋体" w:hint="eastAsia"/>
          <w:sz w:val="36"/>
        </w:rPr>
        <w:t xml:space="preserve">              </w:t>
      </w:r>
      <w:r>
        <w:rPr>
          <w:rFonts w:ascii="仿宋_GB2312" w:hAnsi="宋体" w:hint="eastAsia"/>
          <w:sz w:val="28"/>
        </w:rPr>
        <w:t>（登记管理部门章）</w:t>
      </w:r>
    </w:p>
    <w:p w14:paraId="506A3D1E" w14:textId="77777777" w:rsidR="007F28A1" w:rsidRDefault="007F28A1">
      <w:pPr>
        <w:rPr>
          <w:rFonts w:eastAsia="宋体" w:hint="eastAsia"/>
          <w:sz w:val="44"/>
        </w:rPr>
      </w:pPr>
      <w:r>
        <w:rPr>
          <w:rFonts w:hint="eastAsia"/>
          <w:sz w:val="36"/>
        </w:rPr>
        <w:t xml:space="preserve">               </w:t>
      </w:r>
      <w:r>
        <w:rPr>
          <w:sz w:val="36"/>
        </w:rPr>
        <w:t xml:space="preserve"> </w:t>
      </w:r>
      <w:r>
        <w:rPr>
          <w:rFonts w:ascii="仿宋_GB2312" w:hint="eastAsia"/>
        </w:rPr>
        <w:t xml:space="preserve">    年   月   日</w:t>
      </w:r>
    </w:p>
    <w:p w14:paraId="16B77527" w14:textId="77777777" w:rsidR="007F28A1" w:rsidRDefault="007F28A1">
      <w:pPr>
        <w:ind w:rightChars="34" w:right="109"/>
        <w:jc w:val="center"/>
        <w:rPr>
          <w:rFonts w:eastAsia="宋体" w:hint="eastAsia"/>
          <w:sz w:val="44"/>
        </w:rPr>
      </w:pPr>
      <w:r>
        <w:rPr>
          <w:rFonts w:eastAsia="宋体" w:hint="eastAsia"/>
          <w:sz w:val="44"/>
        </w:rPr>
        <w:t>不予变更登记通知书</w:t>
      </w:r>
    </w:p>
    <w:p w14:paraId="17161710" w14:textId="77777777" w:rsidR="007F28A1" w:rsidRDefault="007F28A1">
      <w:pPr>
        <w:ind w:rightChars="34" w:right="109"/>
        <w:jc w:val="center"/>
        <w:rPr>
          <w:rFonts w:eastAsia="宋体" w:hint="eastAsia"/>
          <w:sz w:val="28"/>
        </w:rPr>
      </w:pPr>
      <w:r>
        <w:rPr>
          <w:rFonts w:eastAsia="宋体" w:hint="eastAsia"/>
          <w:sz w:val="28"/>
        </w:rPr>
        <w:t>（存根）</w:t>
      </w:r>
    </w:p>
    <w:p w14:paraId="457F75A3" w14:textId="77777777" w:rsidR="007F28A1" w:rsidRDefault="007F28A1">
      <w:pPr>
        <w:ind w:rightChars="34" w:right="109"/>
        <w:jc w:val="center"/>
        <w:rPr>
          <w:rFonts w:hint="eastAsia"/>
          <w:sz w:val="36"/>
        </w:rPr>
      </w:pPr>
      <w:r>
        <w:rPr>
          <w:rFonts w:ascii="仿宋_GB2312" w:hint="eastAsia"/>
          <w:sz w:val="28"/>
        </w:rPr>
        <w:t xml:space="preserve">字 </w:t>
      </w:r>
      <w:r>
        <w:rPr>
          <w:rFonts w:ascii="仿宋_GB2312" w:hAnsi="宋体" w:hint="eastAsia"/>
          <w:sz w:val="28"/>
        </w:rPr>
        <w:t>〔    〕   号</w:t>
      </w:r>
    </w:p>
    <w:p w14:paraId="45D0CA3A" w14:textId="77777777" w:rsidR="007F28A1" w:rsidRDefault="007F28A1">
      <w:pPr>
        <w:rPr>
          <w:rFonts w:ascii="仿宋_GB2312" w:hAnsi="宋体" w:hint="eastAsia"/>
        </w:rPr>
      </w:pPr>
      <w:r>
        <w:rPr>
          <w:rFonts w:ascii="仿宋_GB2312" w:hAnsi="宋体"/>
          <w:noProof/>
          <w:sz w:val="20"/>
          <w:u w:val="single"/>
        </w:rPr>
        <w:pict w14:anchorId="18BDE8F8">
          <v:shape id="_x0000_s1050" type="#_x0000_t202" style="position:absolute;left:0;text-align:left;margin-left:287pt;margin-top:15.6pt;width:59pt;height:249.6pt;z-index:-251660800;mso-wrap-edited:f" wrapcoords="-322 0 -322 21535 21600 21535 21600 0 -322 0" stroked="f">
            <v:textbox style="layout-flow:vertical-ideographic;mso-next-textbox:#_x0000_s1050">
              <w:txbxContent>
                <w:p w14:paraId="054D1E32" w14:textId="77777777" w:rsidR="007F28A1" w:rsidRDefault="007F28A1">
                  <w:pPr>
                    <w:ind w:firstLineChars="200" w:firstLine="960"/>
                    <w:rPr>
                      <w:rFonts w:hint="eastAsia"/>
                      <w:sz w:val="48"/>
                    </w:rPr>
                  </w:pPr>
                  <w:r>
                    <w:rPr>
                      <w:rFonts w:ascii="仿宋_GB2312" w:hint="eastAsia"/>
                      <w:sz w:val="48"/>
                    </w:rPr>
                    <w:t xml:space="preserve">字 </w:t>
                  </w:r>
                  <w:r>
                    <w:rPr>
                      <w:rFonts w:ascii="仿宋_GB2312" w:hAnsi="宋体" w:hint="eastAsia"/>
                      <w:sz w:val="48"/>
                    </w:rPr>
                    <w:t>〔    〕    号</w:t>
                  </w:r>
                </w:p>
              </w:txbxContent>
            </v:textbox>
          </v:shape>
        </w:pict>
      </w:r>
      <w:r>
        <w:rPr>
          <w:rFonts w:ascii="仿宋_GB2312" w:hAnsi="宋体" w:hint="eastAsia"/>
          <w:u w:val="single"/>
        </w:rPr>
        <w:t xml:space="preserve">                   </w:t>
      </w:r>
      <w:r>
        <w:rPr>
          <w:rFonts w:ascii="仿宋_GB2312" w:hAnsi="宋体" w:hint="eastAsia"/>
        </w:rPr>
        <w:t>：</w:t>
      </w:r>
    </w:p>
    <w:p w14:paraId="75EAEF01" w14:textId="77777777" w:rsidR="007F28A1" w:rsidRDefault="007F28A1">
      <w:pPr>
        <w:ind w:rightChars="34" w:right="109" w:firstLine="720"/>
        <w:rPr>
          <w:rFonts w:ascii="仿宋_GB2312" w:hAnsi="宋体" w:hint="eastAsia"/>
        </w:rPr>
      </w:pPr>
      <w:r>
        <w:rPr>
          <w:rFonts w:ascii="仿宋_GB2312" w:hAnsi="宋体" w:hint="eastAsia"/>
        </w:rPr>
        <w:t>你单位申请的</w:t>
      </w:r>
      <w:r>
        <w:rPr>
          <w:rFonts w:ascii="仿宋_GB2312" w:hAnsi="宋体" w:hint="eastAsia"/>
          <w:u w:val="single"/>
        </w:rPr>
        <w:t xml:space="preserve">              </w:t>
      </w:r>
      <w:r>
        <w:rPr>
          <w:rFonts w:ascii="仿宋_GB2312" w:hAnsi="宋体" w:hint="eastAsia"/>
        </w:rPr>
        <w:t>变更登记，因</w:t>
      </w:r>
      <w:r>
        <w:rPr>
          <w:rFonts w:ascii="仿宋_GB2312" w:hAnsi="宋体" w:hint="eastAsia"/>
          <w:u w:val="single"/>
        </w:rPr>
        <w:t xml:space="preserve">                           </w:t>
      </w:r>
      <w:r>
        <w:rPr>
          <w:rFonts w:ascii="仿宋_GB2312" w:hAnsi="宋体" w:hint="eastAsia"/>
        </w:rPr>
        <w:t>，现决定不予变更登记。</w:t>
      </w:r>
    </w:p>
    <w:p w14:paraId="50DFF4B2" w14:textId="77777777" w:rsidR="007F28A1" w:rsidRDefault="007F28A1">
      <w:pPr>
        <w:ind w:rightChars="34" w:right="109" w:firstLine="720"/>
        <w:rPr>
          <w:rFonts w:ascii="仿宋_GB2312" w:hAnsi="宋体" w:hint="eastAsia"/>
        </w:rPr>
      </w:pPr>
      <w:r>
        <w:rPr>
          <w:rFonts w:ascii="仿宋_GB2312" w:hAnsi="宋体" w:hint="eastAsia"/>
        </w:rPr>
        <w:t>如对本决定有异议，可在30日内，向</w:t>
      </w:r>
      <w:r>
        <w:rPr>
          <w:rFonts w:ascii="仿宋_GB2312" w:hAnsi="宋体" w:hint="eastAsia"/>
          <w:u w:val="single"/>
        </w:rPr>
        <w:t xml:space="preserve">                 </w:t>
      </w:r>
      <w:r>
        <w:rPr>
          <w:rFonts w:ascii="仿宋_GB2312" w:hAnsi="宋体" w:hint="eastAsia"/>
        </w:rPr>
        <w:t>提出复议申请。</w:t>
      </w:r>
    </w:p>
    <w:p w14:paraId="3ABB29E8" w14:textId="77777777" w:rsidR="007F28A1" w:rsidRDefault="007F28A1">
      <w:pPr>
        <w:spacing w:line="240" w:lineRule="exact"/>
        <w:rPr>
          <w:rFonts w:ascii="宋体" w:hAnsi="宋体" w:hint="eastAsia"/>
          <w:sz w:val="36"/>
        </w:rPr>
      </w:pPr>
    </w:p>
    <w:p w14:paraId="39436992" w14:textId="77777777" w:rsidR="007F28A1" w:rsidRDefault="007F28A1">
      <w:pPr>
        <w:spacing w:line="240" w:lineRule="exact"/>
        <w:rPr>
          <w:rFonts w:ascii="宋体" w:hAnsi="宋体" w:hint="eastAsia"/>
          <w:sz w:val="36"/>
        </w:rPr>
      </w:pPr>
    </w:p>
    <w:p w14:paraId="6A35DA08" w14:textId="77777777" w:rsidR="007F28A1" w:rsidRDefault="007F28A1">
      <w:pPr>
        <w:spacing w:line="240" w:lineRule="exact"/>
        <w:rPr>
          <w:rFonts w:ascii="宋体" w:hAnsi="宋体" w:hint="eastAsia"/>
          <w:sz w:val="36"/>
        </w:rPr>
      </w:pPr>
    </w:p>
    <w:p w14:paraId="2EFA5680" w14:textId="77777777" w:rsidR="007F28A1" w:rsidRDefault="007F28A1">
      <w:pPr>
        <w:spacing w:line="240" w:lineRule="exact"/>
        <w:rPr>
          <w:rFonts w:ascii="宋体" w:hAnsi="宋体" w:hint="eastAsia"/>
          <w:sz w:val="36"/>
        </w:rPr>
      </w:pPr>
    </w:p>
    <w:p w14:paraId="54D52E10" w14:textId="77777777" w:rsidR="007F28A1" w:rsidRDefault="007F28A1">
      <w:pPr>
        <w:spacing w:line="240" w:lineRule="exact"/>
        <w:rPr>
          <w:rFonts w:ascii="宋体" w:hAnsi="宋体" w:hint="eastAsia"/>
          <w:sz w:val="36"/>
        </w:rPr>
      </w:pPr>
    </w:p>
    <w:p w14:paraId="1154F32F" w14:textId="77777777" w:rsidR="007F28A1" w:rsidRDefault="007F28A1">
      <w:pPr>
        <w:spacing w:line="240" w:lineRule="exact"/>
        <w:rPr>
          <w:rFonts w:ascii="宋体" w:hAnsi="宋体" w:hint="eastAsia"/>
          <w:sz w:val="36"/>
        </w:rPr>
      </w:pPr>
    </w:p>
    <w:p w14:paraId="0301FD9D" w14:textId="77777777" w:rsidR="007F28A1" w:rsidRDefault="007F28A1">
      <w:pPr>
        <w:spacing w:line="240" w:lineRule="exact"/>
        <w:rPr>
          <w:rFonts w:ascii="宋体" w:hAnsi="宋体" w:hint="eastAsia"/>
          <w:sz w:val="36"/>
        </w:rPr>
      </w:pPr>
    </w:p>
    <w:p w14:paraId="7E6B1199" w14:textId="77777777" w:rsidR="007F28A1" w:rsidRDefault="007F28A1">
      <w:pPr>
        <w:spacing w:line="240" w:lineRule="exact"/>
        <w:rPr>
          <w:rFonts w:ascii="宋体" w:hAnsi="宋体" w:hint="eastAsia"/>
          <w:sz w:val="36"/>
        </w:rPr>
      </w:pPr>
    </w:p>
    <w:p w14:paraId="6C8F292C" w14:textId="77777777" w:rsidR="007F28A1" w:rsidRDefault="007F28A1">
      <w:pPr>
        <w:spacing w:line="240" w:lineRule="exact"/>
        <w:rPr>
          <w:rFonts w:ascii="宋体" w:hAnsi="宋体" w:hint="eastAsia"/>
          <w:sz w:val="36"/>
        </w:rPr>
      </w:pPr>
    </w:p>
    <w:p w14:paraId="4B2B60DD" w14:textId="77777777" w:rsidR="007F28A1" w:rsidRDefault="007F28A1">
      <w:pPr>
        <w:ind w:rightChars="34" w:right="109" w:firstLine="720"/>
        <w:rPr>
          <w:rFonts w:ascii="仿宋_GB2312" w:hAnsi="宋体" w:hint="eastAsia"/>
          <w:sz w:val="28"/>
        </w:rPr>
      </w:pPr>
      <w:r>
        <w:rPr>
          <w:rFonts w:ascii="宋体" w:hAnsi="宋体" w:hint="eastAsia"/>
          <w:sz w:val="36"/>
        </w:rPr>
        <w:t xml:space="preserve">            </w:t>
      </w:r>
      <w:r>
        <w:rPr>
          <w:rFonts w:ascii="仿宋_GB2312" w:hAnsi="宋体" w:hint="eastAsia"/>
          <w:sz w:val="28"/>
        </w:rPr>
        <w:t>（登记管理部门章）</w:t>
      </w:r>
    </w:p>
    <w:p w14:paraId="5A2FDD11" w14:textId="77777777" w:rsidR="007F28A1" w:rsidRDefault="007F28A1">
      <w:pPr>
        <w:ind w:rightChars="34" w:right="109" w:firstLine="720"/>
        <w:rPr>
          <w:rFonts w:ascii="仿宋_GB2312" w:hint="eastAsia"/>
        </w:rPr>
      </w:pPr>
      <w:r>
        <w:rPr>
          <w:rFonts w:hint="eastAsia"/>
          <w:sz w:val="36"/>
        </w:rPr>
        <w:t xml:space="preserve">        </w:t>
      </w:r>
      <w:r>
        <w:rPr>
          <w:rFonts w:ascii="仿宋_GB2312" w:hint="eastAsia"/>
        </w:rPr>
        <w:t xml:space="preserve">      年   月   日</w:t>
      </w:r>
    </w:p>
    <w:p w14:paraId="7940CCC2" w14:textId="77777777" w:rsidR="007F28A1" w:rsidRDefault="007F28A1">
      <w:pPr>
        <w:jc w:val="center"/>
        <w:rPr>
          <w:rFonts w:eastAsia="宋体" w:hint="eastAsia"/>
          <w:sz w:val="44"/>
        </w:rPr>
      </w:pPr>
      <w:r>
        <w:rPr>
          <w:rFonts w:eastAsia="宋体" w:hint="eastAsia"/>
          <w:sz w:val="44"/>
        </w:rPr>
        <w:t>不予变更登记通知书</w:t>
      </w:r>
    </w:p>
    <w:p w14:paraId="45FC2AC8" w14:textId="77777777" w:rsidR="007F28A1" w:rsidRDefault="007F28A1">
      <w:pPr>
        <w:jc w:val="center"/>
        <w:rPr>
          <w:rFonts w:hint="eastAsia"/>
          <w:sz w:val="36"/>
        </w:rPr>
      </w:pPr>
    </w:p>
    <w:p w14:paraId="760221AE" w14:textId="77777777" w:rsidR="007F28A1" w:rsidRDefault="007F28A1">
      <w:pPr>
        <w:jc w:val="center"/>
        <w:rPr>
          <w:rFonts w:ascii="仿宋_GB2312" w:hAnsi="宋体" w:hint="eastAsia"/>
          <w:sz w:val="28"/>
        </w:rPr>
      </w:pPr>
      <w:r>
        <w:rPr>
          <w:rFonts w:ascii="仿宋_GB2312" w:hint="eastAsia"/>
          <w:sz w:val="28"/>
        </w:rPr>
        <w:t xml:space="preserve">    字 </w:t>
      </w:r>
      <w:r>
        <w:rPr>
          <w:rFonts w:ascii="仿宋_GB2312" w:hAnsi="宋体" w:hint="eastAsia"/>
          <w:sz w:val="28"/>
        </w:rPr>
        <w:t>〔    〕   号</w:t>
      </w:r>
    </w:p>
    <w:p w14:paraId="4AD3070C" w14:textId="77777777" w:rsidR="007F28A1" w:rsidRDefault="007F28A1">
      <w:pPr>
        <w:rPr>
          <w:rFonts w:ascii="仿宋_GB2312" w:hAnsi="宋体" w:hint="eastAsia"/>
        </w:rPr>
      </w:pPr>
      <w:r>
        <w:rPr>
          <w:rFonts w:ascii="仿宋_GB2312" w:hAnsi="宋体" w:hint="eastAsia"/>
          <w:u w:val="single"/>
        </w:rPr>
        <w:t xml:space="preserve">                   </w:t>
      </w:r>
      <w:r>
        <w:rPr>
          <w:rFonts w:ascii="仿宋_GB2312" w:hAnsi="宋体" w:hint="eastAsia"/>
        </w:rPr>
        <w:t>：</w:t>
      </w:r>
    </w:p>
    <w:p w14:paraId="1CC2347F" w14:textId="77777777" w:rsidR="007F28A1" w:rsidRDefault="007F28A1">
      <w:pPr>
        <w:ind w:rightChars="34" w:right="109" w:firstLine="720"/>
        <w:rPr>
          <w:rFonts w:ascii="仿宋_GB2312" w:hAnsi="宋体" w:hint="eastAsia"/>
        </w:rPr>
      </w:pPr>
      <w:r>
        <w:rPr>
          <w:rFonts w:ascii="仿宋_GB2312" w:hAnsi="宋体" w:hint="eastAsia"/>
        </w:rPr>
        <w:t>你单位申请的</w:t>
      </w:r>
      <w:r>
        <w:rPr>
          <w:rFonts w:ascii="仿宋_GB2312" w:hAnsi="宋体" w:hint="eastAsia"/>
          <w:u w:val="single"/>
        </w:rPr>
        <w:t xml:space="preserve">              </w:t>
      </w:r>
      <w:r>
        <w:rPr>
          <w:rFonts w:ascii="仿宋_GB2312" w:hAnsi="宋体" w:hint="eastAsia"/>
        </w:rPr>
        <w:t>变更登记，因</w:t>
      </w:r>
      <w:r>
        <w:rPr>
          <w:rFonts w:ascii="仿宋_GB2312" w:hAnsi="宋体" w:hint="eastAsia"/>
          <w:u w:val="single"/>
        </w:rPr>
        <w:t xml:space="preserve">                           </w:t>
      </w:r>
      <w:r>
        <w:rPr>
          <w:rFonts w:ascii="仿宋_GB2312" w:hAnsi="宋体" w:hint="eastAsia"/>
        </w:rPr>
        <w:t>，现决定不予变更登记。</w:t>
      </w:r>
    </w:p>
    <w:p w14:paraId="6164BD82" w14:textId="77777777" w:rsidR="007F28A1" w:rsidRDefault="007F28A1">
      <w:pPr>
        <w:ind w:rightChars="34" w:right="109" w:firstLine="720"/>
        <w:rPr>
          <w:rFonts w:ascii="仿宋_GB2312" w:hAnsi="宋体" w:hint="eastAsia"/>
        </w:rPr>
      </w:pPr>
      <w:r>
        <w:rPr>
          <w:rFonts w:ascii="仿宋_GB2312" w:hAnsi="宋体" w:hint="eastAsia"/>
        </w:rPr>
        <w:t>如对本决定有异议，可在30日内，向</w:t>
      </w:r>
      <w:r>
        <w:rPr>
          <w:rFonts w:ascii="仿宋_GB2312" w:hAnsi="宋体" w:hint="eastAsia"/>
          <w:u w:val="single"/>
        </w:rPr>
        <w:t xml:space="preserve">                 </w:t>
      </w:r>
      <w:r>
        <w:rPr>
          <w:rFonts w:ascii="仿宋_GB2312" w:hAnsi="宋体" w:hint="eastAsia"/>
        </w:rPr>
        <w:t>提出复议申请。</w:t>
      </w:r>
    </w:p>
    <w:p w14:paraId="70C7081A" w14:textId="77777777" w:rsidR="007F28A1" w:rsidRDefault="007F28A1">
      <w:pPr>
        <w:spacing w:line="240" w:lineRule="exact"/>
        <w:rPr>
          <w:rFonts w:ascii="宋体" w:hAnsi="宋体" w:hint="eastAsia"/>
          <w:sz w:val="36"/>
        </w:rPr>
      </w:pPr>
    </w:p>
    <w:p w14:paraId="1E8ED285" w14:textId="77777777" w:rsidR="007F28A1" w:rsidRDefault="007F28A1">
      <w:pPr>
        <w:spacing w:line="240" w:lineRule="exact"/>
        <w:rPr>
          <w:rFonts w:ascii="宋体" w:hAnsi="宋体" w:hint="eastAsia"/>
          <w:sz w:val="36"/>
        </w:rPr>
      </w:pPr>
    </w:p>
    <w:p w14:paraId="682F0291" w14:textId="77777777" w:rsidR="007F28A1" w:rsidRDefault="007F28A1">
      <w:pPr>
        <w:spacing w:line="240" w:lineRule="exact"/>
        <w:rPr>
          <w:rFonts w:ascii="宋体" w:hAnsi="宋体" w:hint="eastAsia"/>
          <w:sz w:val="36"/>
        </w:rPr>
      </w:pPr>
    </w:p>
    <w:p w14:paraId="6E82751A" w14:textId="77777777" w:rsidR="007F28A1" w:rsidRDefault="007F28A1">
      <w:pPr>
        <w:spacing w:line="240" w:lineRule="exact"/>
        <w:rPr>
          <w:rFonts w:ascii="宋体" w:hAnsi="宋体" w:hint="eastAsia"/>
          <w:sz w:val="36"/>
        </w:rPr>
      </w:pPr>
    </w:p>
    <w:p w14:paraId="1DD34D06" w14:textId="77777777" w:rsidR="007F28A1" w:rsidRDefault="007F28A1">
      <w:pPr>
        <w:spacing w:line="240" w:lineRule="exact"/>
        <w:rPr>
          <w:rFonts w:ascii="宋体" w:hAnsi="宋体" w:hint="eastAsia"/>
          <w:sz w:val="36"/>
        </w:rPr>
      </w:pPr>
    </w:p>
    <w:p w14:paraId="4E3EAC48" w14:textId="77777777" w:rsidR="007F28A1" w:rsidRDefault="007F28A1">
      <w:pPr>
        <w:spacing w:line="240" w:lineRule="exact"/>
        <w:rPr>
          <w:rFonts w:ascii="宋体" w:hAnsi="宋体" w:hint="eastAsia"/>
          <w:sz w:val="36"/>
        </w:rPr>
      </w:pPr>
    </w:p>
    <w:p w14:paraId="55641C79" w14:textId="77777777" w:rsidR="007F28A1" w:rsidRDefault="007F28A1">
      <w:pPr>
        <w:spacing w:line="240" w:lineRule="exact"/>
        <w:rPr>
          <w:rFonts w:ascii="宋体" w:hAnsi="宋体" w:hint="eastAsia"/>
          <w:sz w:val="36"/>
        </w:rPr>
      </w:pPr>
    </w:p>
    <w:p w14:paraId="7CA53162" w14:textId="77777777" w:rsidR="007F28A1" w:rsidRDefault="007F28A1">
      <w:pPr>
        <w:spacing w:line="240" w:lineRule="exact"/>
        <w:rPr>
          <w:rFonts w:ascii="宋体" w:hAnsi="宋体" w:hint="eastAsia"/>
          <w:sz w:val="36"/>
        </w:rPr>
      </w:pPr>
    </w:p>
    <w:p w14:paraId="68647E3A" w14:textId="77777777" w:rsidR="007F28A1" w:rsidRDefault="007F28A1">
      <w:pPr>
        <w:spacing w:line="240" w:lineRule="exact"/>
        <w:rPr>
          <w:rFonts w:ascii="宋体" w:hAnsi="宋体" w:hint="eastAsia"/>
          <w:sz w:val="36"/>
        </w:rPr>
      </w:pPr>
    </w:p>
    <w:p w14:paraId="724B5A33" w14:textId="77777777" w:rsidR="007F28A1" w:rsidRDefault="007F28A1">
      <w:pPr>
        <w:ind w:rightChars="34" w:right="109" w:firstLine="720"/>
        <w:rPr>
          <w:rFonts w:ascii="仿宋_GB2312" w:hAnsi="宋体" w:hint="eastAsia"/>
          <w:sz w:val="28"/>
        </w:rPr>
      </w:pPr>
      <w:r>
        <w:rPr>
          <w:rFonts w:ascii="宋体" w:hAnsi="宋体" w:hint="eastAsia"/>
          <w:sz w:val="36"/>
        </w:rPr>
        <w:t xml:space="preserve">             </w:t>
      </w:r>
      <w:r>
        <w:rPr>
          <w:rFonts w:ascii="仿宋_GB2312" w:hAnsi="宋体" w:hint="eastAsia"/>
          <w:sz w:val="28"/>
        </w:rPr>
        <w:t>（登记管理部门章）</w:t>
      </w:r>
    </w:p>
    <w:p w14:paraId="4FD03C48" w14:textId="77777777" w:rsidR="007F28A1" w:rsidRDefault="007F28A1">
      <w:pPr>
        <w:rPr>
          <w:rFonts w:eastAsia="宋体" w:hint="eastAsia"/>
          <w:sz w:val="44"/>
        </w:rPr>
      </w:pPr>
      <w:r>
        <w:rPr>
          <w:rFonts w:hint="eastAsia"/>
          <w:sz w:val="36"/>
        </w:rPr>
        <w:t xml:space="preserve">          </w:t>
      </w:r>
      <w:r>
        <w:rPr>
          <w:rFonts w:ascii="仿宋_GB2312" w:hint="eastAsia"/>
        </w:rPr>
        <w:t xml:space="preserve">          年   月   日</w:t>
      </w:r>
    </w:p>
    <w:p w14:paraId="02A56369" w14:textId="77777777" w:rsidR="007F28A1" w:rsidRDefault="007F28A1">
      <w:pPr>
        <w:ind w:rightChars="34" w:right="109"/>
        <w:jc w:val="center"/>
        <w:rPr>
          <w:rFonts w:eastAsia="宋体" w:hint="eastAsia"/>
          <w:sz w:val="44"/>
        </w:rPr>
      </w:pPr>
      <w:r>
        <w:rPr>
          <w:rFonts w:eastAsia="宋体" w:hint="eastAsia"/>
          <w:sz w:val="44"/>
        </w:rPr>
        <w:t>责令改正通知书</w:t>
      </w:r>
    </w:p>
    <w:p w14:paraId="1DE3710A" w14:textId="77777777" w:rsidR="007F28A1" w:rsidRDefault="007F28A1">
      <w:pPr>
        <w:ind w:rightChars="34" w:right="109"/>
        <w:jc w:val="center"/>
        <w:rPr>
          <w:rFonts w:eastAsia="宋体" w:hint="eastAsia"/>
          <w:sz w:val="28"/>
        </w:rPr>
      </w:pPr>
      <w:r>
        <w:rPr>
          <w:rFonts w:eastAsia="宋体" w:hint="eastAsia"/>
          <w:sz w:val="28"/>
        </w:rPr>
        <w:t>（存根）</w:t>
      </w:r>
    </w:p>
    <w:p w14:paraId="39744176" w14:textId="77777777" w:rsidR="007F28A1" w:rsidRDefault="007F28A1">
      <w:pPr>
        <w:ind w:rightChars="34" w:right="109"/>
        <w:jc w:val="center"/>
        <w:rPr>
          <w:rFonts w:ascii="仿宋_GB2312" w:hAnsi="宋体" w:hint="eastAsia"/>
          <w:sz w:val="28"/>
        </w:rPr>
      </w:pPr>
      <w:r>
        <w:rPr>
          <w:rFonts w:ascii="仿宋_GB2312" w:hAnsi="宋体"/>
          <w:noProof/>
          <w:sz w:val="20"/>
        </w:rPr>
        <w:pict w14:anchorId="489F2AAA">
          <v:shape id="_x0000_s1051" type="#_x0000_t202" style="position:absolute;left:0;text-align:left;margin-left:291pt;margin-top:20.8pt;width:56pt;height:252.15pt;z-index:251656704" stroked="f">
            <v:textbox style="layout-flow:vertical-ideographic;mso-next-textbox:#_x0000_s1051">
              <w:txbxContent>
                <w:p w14:paraId="1EBB75C3" w14:textId="77777777" w:rsidR="007F28A1" w:rsidRDefault="007F28A1">
                  <w:pPr>
                    <w:ind w:firstLineChars="200" w:firstLine="960"/>
                    <w:rPr>
                      <w:rFonts w:hint="eastAsia"/>
                      <w:sz w:val="48"/>
                    </w:rPr>
                  </w:pPr>
                  <w:r>
                    <w:rPr>
                      <w:rFonts w:ascii="仿宋_GB2312" w:hint="eastAsia"/>
                      <w:sz w:val="48"/>
                    </w:rPr>
                    <w:t xml:space="preserve">字 </w:t>
                  </w:r>
                  <w:r>
                    <w:rPr>
                      <w:rFonts w:ascii="仿宋_GB2312" w:hAnsi="宋体" w:hint="eastAsia"/>
                      <w:sz w:val="48"/>
                    </w:rPr>
                    <w:t>〔    〕   号</w:t>
                  </w:r>
                </w:p>
              </w:txbxContent>
            </v:textbox>
          </v:shape>
        </w:pict>
      </w:r>
      <w:r>
        <w:rPr>
          <w:rFonts w:ascii="仿宋_GB2312" w:hint="eastAsia"/>
          <w:sz w:val="28"/>
        </w:rPr>
        <w:t xml:space="preserve">字 </w:t>
      </w:r>
      <w:r>
        <w:rPr>
          <w:rFonts w:ascii="仿宋_GB2312" w:hAnsi="宋体" w:hint="eastAsia"/>
          <w:sz w:val="28"/>
        </w:rPr>
        <w:t>〔    〕    号</w:t>
      </w:r>
    </w:p>
    <w:p w14:paraId="3C001885" w14:textId="77777777" w:rsidR="007F28A1" w:rsidRDefault="007F28A1">
      <w:pPr>
        <w:ind w:rightChars="133" w:right="426"/>
        <w:rPr>
          <w:rFonts w:ascii="仿宋_GB2312" w:hAnsi="宋体" w:hint="eastAsia"/>
        </w:rPr>
      </w:pPr>
      <w:r>
        <w:rPr>
          <w:rFonts w:ascii="仿宋_GB2312" w:hAnsi="宋体" w:hint="eastAsia"/>
        </w:rPr>
        <w:t xml:space="preserve"> </w:t>
      </w:r>
      <w:r>
        <w:rPr>
          <w:rFonts w:ascii="仿宋_GB2312" w:hAnsi="宋体" w:hint="eastAsia"/>
          <w:u w:val="single"/>
        </w:rPr>
        <w:t xml:space="preserve">                  </w:t>
      </w:r>
      <w:r>
        <w:rPr>
          <w:rFonts w:ascii="仿宋_GB2312" w:hAnsi="宋体" w:hint="eastAsia"/>
        </w:rPr>
        <w:t>：</w:t>
      </w:r>
    </w:p>
    <w:p w14:paraId="6AB9792F" w14:textId="77777777" w:rsidR="007F28A1" w:rsidRDefault="007F28A1">
      <w:pPr>
        <w:ind w:firstLineChars="200" w:firstLine="640"/>
        <w:rPr>
          <w:rFonts w:ascii="仿宋_GB2312" w:hAnsi="宋体" w:hint="eastAsia"/>
          <w:u w:val="single"/>
        </w:rPr>
      </w:pPr>
      <w:r>
        <w:rPr>
          <w:rFonts w:ascii="仿宋_GB2312" w:hAnsi="宋体" w:hint="eastAsia"/>
        </w:rPr>
        <w:t>你单位</w:t>
      </w:r>
      <w:r>
        <w:rPr>
          <w:rFonts w:ascii="仿宋_GB2312" w:hAnsi="宋体" w:hint="eastAsia"/>
          <w:u w:val="single"/>
        </w:rPr>
        <w:t xml:space="preserve">                  </w:t>
      </w:r>
      <w:r>
        <w:rPr>
          <w:rFonts w:ascii="仿宋_GB2312" w:hAnsi="宋体" w:hint="eastAsia"/>
        </w:rPr>
        <w:t>违反《人民检察院鉴定机构登记管理办法》第</w:t>
      </w:r>
      <w:r>
        <w:rPr>
          <w:rFonts w:ascii="仿宋_GB2312" w:hAnsi="宋体" w:hint="eastAsia"/>
          <w:u w:val="single"/>
        </w:rPr>
        <w:t xml:space="preserve">   </w:t>
      </w:r>
    </w:p>
    <w:p w14:paraId="686AFC3A" w14:textId="77777777" w:rsidR="007F28A1" w:rsidRDefault="007F28A1">
      <w:pPr>
        <w:ind w:firstLineChars="4" w:firstLine="13"/>
        <w:rPr>
          <w:rFonts w:ascii="仿宋_GB2312" w:hAnsi="宋体" w:hint="eastAsia"/>
        </w:rPr>
      </w:pPr>
      <w:r>
        <w:rPr>
          <w:rFonts w:ascii="仿宋_GB2312" w:hAnsi="宋体" w:hint="eastAsia"/>
        </w:rPr>
        <w:t>条</w:t>
      </w:r>
      <w:r>
        <w:rPr>
          <w:rFonts w:ascii="仿宋_GB2312" w:hAnsi="宋体" w:hint="eastAsia"/>
          <w:u w:val="single"/>
        </w:rPr>
        <w:t xml:space="preserve">     </w:t>
      </w:r>
      <w:r>
        <w:rPr>
          <w:rFonts w:ascii="仿宋_GB2312" w:hAnsi="宋体" w:hint="eastAsia"/>
        </w:rPr>
        <w:t>款之规定。现提出改正意见如下：</w:t>
      </w:r>
    </w:p>
    <w:p w14:paraId="6B5B3C72" w14:textId="77777777" w:rsidR="007F28A1" w:rsidRDefault="007F28A1">
      <w:pPr>
        <w:rPr>
          <w:rFonts w:ascii="宋体" w:hAnsi="宋体" w:hint="eastAsia"/>
          <w:sz w:val="36"/>
        </w:rPr>
      </w:pPr>
      <w:r>
        <w:rPr>
          <w:rFonts w:ascii="仿宋_GB2312" w:hAnsi="宋体" w:hint="eastAsia"/>
          <w:u w:val="single"/>
        </w:rPr>
        <w:t xml:space="preserve">                                    </w:t>
      </w:r>
      <w:r>
        <w:rPr>
          <w:rFonts w:ascii="宋体" w:hAnsi="宋体" w:hint="eastAsia"/>
          <w:sz w:val="36"/>
        </w:rPr>
        <w:t xml:space="preserve">                               </w:t>
      </w:r>
    </w:p>
    <w:p w14:paraId="262AD987" w14:textId="77777777" w:rsidR="007F28A1" w:rsidRDefault="007F28A1">
      <w:pPr>
        <w:rPr>
          <w:rFonts w:ascii="仿宋_GB2312" w:hAnsi="宋体" w:hint="eastAsia"/>
          <w:u w:val="single"/>
        </w:rPr>
      </w:pPr>
      <w:r>
        <w:rPr>
          <w:rFonts w:ascii="仿宋_GB2312" w:hAnsi="宋体" w:hint="eastAsia"/>
          <w:u w:val="single"/>
        </w:rPr>
        <w:t xml:space="preserve">                                    </w:t>
      </w:r>
    </w:p>
    <w:p w14:paraId="54E7CA1D" w14:textId="77777777" w:rsidR="007F28A1" w:rsidRDefault="007F28A1">
      <w:pPr>
        <w:ind w:rightChars="34" w:right="109"/>
        <w:rPr>
          <w:rFonts w:ascii="宋体" w:hAnsi="宋体" w:hint="eastAsia"/>
          <w:sz w:val="36"/>
        </w:rPr>
      </w:pPr>
      <w:r>
        <w:rPr>
          <w:rFonts w:ascii="仿宋_GB2312" w:hAnsi="宋体" w:hint="eastAsia"/>
          <w:u w:val="single"/>
        </w:rPr>
        <w:t xml:space="preserve">                                  </w:t>
      </w:r>
      <w:r>
        <w:rPr>
          <w:rFonts w:ascii="仿宋_GB2312" w:hAnsi="宋体" w:hint="eastAsia"/>
        </w:rPr>
        <w:t>，请于</w:t>
      </w:r>
      <w:r>
        <w:rPr>
          <w:rFonts w:ascii="仿宋_GB2312" w:hAnsi="宋体" w:hint="eastAsia"/>
          <w:u w:val="single"/>
        </w:rPr>
        <w:t xml:space="preserve">     </w:t>
      </w:r>
      <w:r>
        <w:rPr>
          <w:rFonts w:ascii="仿宋_GB2312" w:hAnsi="宋体" w:hint="eastAsia"/>
        </w:rPr>
        <w:t>日内予以改正。</w:t>
      </w:r>
    </w:p>
    <w:p w14:paraId="5B418B9B" w14:textId="77777777" w:rsidR="007F28A1" w:rsidRDefault="007F28A1">
      <w:pPr>
        <w:spacing w:line="240" w:lineRule="exact"/>
        <w:ind w:firstLineChars="200" w:firstLine="720"/>
        <w:rPr>
          <w:rFonts w:ascii="宋体" w:hAnsi="宋体" w:hint="eastAsia"/>
          <w:sz w:val="36"/>
        </w:rPr>
      </w:pPr>
    </w:p>
    <w:p w14:paraId="7C95A7AD" w14:textId="77777777" w:rsidR="007F28A1" w:rsidRDefault="007F28A1">
      <w:pPr>
        <w:spacing w:line="240" w:lineRule="exact"/>
        <w:ind w:firstLineChars="200" w:firstLine="720"/>
        <w:rPr>
          <w:rFonts w:ascii="宋体" w:hAnsi="宋体" w:hint="eastAsia"/>
          <w:sz w:val="36"/>
        </w:rPr>
      </w:pPr>
    </w:p>
    <w:p w14:paraId="144E870B" w14:textId="77777777" w:rsidR="007F28A1" w:rsidRDefault="007F28A1">
      <w:pPr>
        <w:spacing w:line="240" w:lineRule="exact"/>
        <w:ind w:firstLineChars="200" w:firstLine="720"/>
        <w:rPr>
          <w:rFonts w:ascii="宋体" w:hAnsi="宋体" w:hint="eastAsia"/>
          <w:sz w:val="36"/>
        </w:rPr>
      </w:pPr>
    </w:p>
    <w:p w14:paraId="239F79C1" w14:textId="77777777" w:rsidR="007F28A1" w:rsidRDefault="007F28A1">
      <w:pPr>
        <w:spacing w:line="240" w:lineRule="exact"/>
        <w:ind w:firstLineChars="200" w:firstLine="720"/>
        <w:rPr>
          <w:rFonts w:ascii="宋体" w:hAnsi="宋体" w:hint="eastAsia"/>
          <w:sz w:val="36"/>
        </w:rPr>
      </w:pPr>
    </w:p>
    <w:p w14:paraId="380EA2E7" w14:textId="77777777" w:rsidR="007F28A1" w:rsidRDefault="007F28A1">
      <w:pPr>
        <w:ind w:rightChars="34" w:right="109" w:firstLineChars="1100" w:firstLine="3080"/>
        <w:rPr>
          <w:rFonts w:ascii="仿宋_GB2312" w:hAnsi="宋体" w:hint="eastAsia"/>
          <w:sz w:val="28"/>
        </w:rPr>
      </w:pPr>
      <w:r>
        <w:rPr>
          <w:rFonts w:ascii="仿宋_GB2312" w:hAnsi="宋体" w:hint="eastAsia"/>
          <w:sz w:val="28"/>
        </w:rPr>
        <w:t>（登记管理部门章）</w:t>
      </w:r>
    </w:p>
    <w:p w14:paraId="248C3DD4" w14:textId="77777777" w:rsidR="007F28A1" w:rsidRDefault="007F28A1">
      <w:pPr>
        <w:ind w:rightChars="34" w:right="109" w:firstLine="720"/>
        <w:jc w:val="center"/>
        <w:rPr>
          <w:rFonts w:hint="eastAsia"/>
          <w:b/>
          <w:bCs/>
        </w:rPr>
      </w:pPr>
      <w:r>
        <w:rPr>
          <w:rFonts w:ascii="仿宋_GB2312" w:hint="eastAsia"/>
        </w:rPr>
        <w:t xml:space="preserve">                年   月   日</w:t>
      </w:r>
    </w:p>
    <w:p w14:paraId="332CB38D" w14:textId="77777777" w:rsidR="007F28A1" w:rsidRDefault="007F28A1">
      <w:pPr>
        <w:ind w:rightChars="34" w:right="109"/>
        <w:jc w:val="center"/>
        <w:rPr>
          <w:rFonts w:ascii="仿宋_GB2312" w:eastAsia="宋体" w:hint="eastAsia"/>
        </w:rPr>
      </w:pPr>
      <w:r>
        <w:rPr>
          <w:rFonts w:eastAsia="宋体" w:hint="eastAsia"/>
          <w:sz w:val="44"/>
        </w:rPr>
        <w:t>责令改正通知书</w:t>
      </w:r>
    </w:p>
    <w:p w14:paraId="54F0F147" w14:textId="77777777" w:rsidR="007F28A1" w:rsidRDefault="007F28A1">
      <w:pPr>
        <w:jc w:val="center"/>
        <w:rPr>
          <w:rFonts w:ascii="仿宋_GB2312" w:hint="eastAsia"/>
          <w:sz w:val="28"/>
        </w:rPr>
      </w:pPr>
      <w:r>
        <w:rPr>
          <w:rFonts w:ascii="仿宋_GB2312" w:hint="eastAsia"/>
          <w:sz w:val="28"/>
        </w:rPr>
        <w:t xml:space="preserve">    </w:t>
      </w:r>
    </w:p>
    <w:p w14:paraId="3A650E74" w14:textId="77777777" w:rsidR="007F28A1" w:rsidRDefault="007F28A1">
      <w:pPr>
        <w:jc w:val="center"/>
        <w:rPr>
          <w:rFonts w:ascii="仿宋_GB2312" w:hAnsi="宋体" w:hint="eastAsia"/>
          <w:sz w:val="28"/>
        </w:rPr>
      </w:pPr>
      <w:r>
        <w:rPr>
          <w:rFonts w:ascii="仿宋_GB2312" w:hint="eastAsia"/>
          <w:sz w:val="28"/>
        </w:rPr>
        <w:t xml:space="preserve">字 </w:t>
      </w:r>
      <w:r>
        <w:rPr>
          <w:rFonts w:ascii="仿宋_GB2312" w:hAnsi="宋体" w:hint="eastAsia"/>
          <w:sz w:val="28"/>
        </w:rPr>
        <w:t>〔    〕    号</w:t>
      </w:r>
    </w:p>
    <w:p w14:paraId="51E853ED" w14:textId="77777777" w:rsidR="007F28A1" w:rsidRDefault="007F28A1">
      <w:pPr>
        <w:rPr>
          <w:rFonts w:ascii="仿宋_GB2312" w:hAnsi="宋体" w:hint="eastAsia"/>
        </w:rPr>
      </w:pPr>
      <w:r>
        <w:rPr>
          <w:rFonts w:ascii="仿宋_GB2312" w:hAnsi="宋体" w:hint="eastAsia"/>
          <w:u w:val="single"/>
        </w:rPr>
        <w:t xml:space="preserve">                  </w:t>
      </w:r>
      <w:r>
        <w:rPr>
          <w:rFonts w:ascii="仿宋_GB2312" w:hAnsi="宋体" w:hint="eastAsia"/>
        </w:rPr>
        <w:t>：</w:t>
      </w:r>
    </w:p>
    <w:p w14:paraId="58E8987E" w14:textId="77777777" w:rsidR="007F28A1" w:rsidRDefault="007F28A1">
      <w:pPr>
        <w:ind w:firstLineChars="200" w:firstLine="640"/>
        <w:rPr>
          <w:rFonts w:ascii="仿宋_GB2312" w:hAnsi="宋体" w:hint="eastAsia"/>
          <w:u w:val="single"/>
        </w:rPr>
      </w:pPr>
      <w:r>
        <w:rPr>
          <w:rFonts w:ascii="仿宋_GB2312" w:hAnsi="宋体" w:hint="eastAsia"/>
        </w:rPr>
        <w:t>你单位</w:t>
      </w:r>
      <w:r>
        <w:rPr>
          <w:rFonts w:ascii="仿宋_GB2312" w:hAnsi="宋体" w:hint="eastAsia"/>
          <w:u w:val="single"/>
        </w:rPr>
        <w:t xml:space="preserve">                  </w:t>
      </w:r>
      <w:r>
        <w:rPr>
          <w:rFonts w:ascii="仿宋_GB2312" w:hAnsi="宋体" w:hint="eastAsia"/>
        </w:rPr>
        <w:t>违反《人民检察院鉴定机构登记管理办法》第</w:t>
      </w:r>
      <w:r>
        <w:rPr>
          <w:rFonts w:ascii="仿宋_GB2312" w:hAnsi="宋体" w:hint="eastAsia"/>
          <w:u w:val="single"/>
        </w:rPr>
        <w:t xml:space="preserve">    </w:t>
      </w:r>
    </w:p>
    <w:p w14:paraId="6E2EFB1A" w14:textId="77777777" w:rsidR="007F28A1" w:rsidRDefault="007F28A1">
      <w:pPr>
        <w:ind w:firstLineChars="4" w:firstLine="13"/>
        <w:rPr>
          <w:rFonts w:ascii="仿宋_GB2312" w:hAnsi="宋体" w:hint="eastAsia"/>
        </w:rPr>
      </w:pPr>
      <w:r>
        <w:rPr>
          <w:rFonts w:ascii="仿宋_GB2312" w:hAnsi="宋体" w:hint="eastAsia"/>
        </w:rPr>
        <w:t>条</w:t>
      </w:r>
      <w:r>
        <w:rPr>
          <w:rFonts w:ascii="仿宋_GB2312" w:hAnsi="宋体" w:hint="eastAsia"/>
          <w:u w:val="single"/>
        </w:rPr>
        <w:t xml:space="preserve">     </w:t>
      </w:r>
      <w:r>
        <w:rPr>
          <w:rFonts w:ascii="仿宋_GB2312" w:hAnsi="宋体" w:hint="eastAsia"/>
        </w:rPr>
        <w:t>款之规定。现提出改正意见如下：</w:t>
      </w:r>
    </w:p>
    <w:p w14:paraId="1B6412C7" w14:textId="77777777" w:rsidR="007F28A1" w:rsidRDefault="007F28A1">
      <w:pPr>
        <w:rPr>
          <w:rFonts w:ascii="宋体" w:hAnsi="宋体" w:hint="eastAsia"/>
          <w:sz w:val="36"/>
        </w:rPr>
      </w:pPr>
      <w:r>
        <w:rPr>
          <w:rFonts w:ascii="仿宋_GB2312" w:hAnsi="宋体" w:hint="eastAsia"/>
          <w:u w:val="single"/>
        </w:rPr>
        <w:t xml:space="preserve">                                    </w:t>
      </w:r>
    </w:p>
    <w:p w14:paraId="6931195B" w14:textId="77777777" w:rsidR="007F28A1" w:rsidRDefault="007F28A1">
      <w:pPr>
        <w:rPr>
          <w:rFonts w:ascii="仿宋_GB2312" w:hAnsi="宋体" w:hint="eastAsia"/>
          <w:u w:val="single"/>
        </w:rPr>
      </w:pPr>
      <w:r>
        <w:rPr>
          <w:rFonts w:ascii="仿宋_GB2312" w:hAnsi="宋体" w:hint="eastAsia"/>
          <w:u w:val="single"/>
        </w:rPr>
        <w:t xml:space="preserve">                                    </w:t>
      </w:r>
    </w:p>
    <w:p w14:paraId="1BA6B9B0" w14:textId="77777777" w:rsidR="007F28A1" w:rsidRDefault="007F28A1">
      <w:pPr>
        <w:rPr>
          <w:rFonts w:ascii="仿宋_GB2312" w:hAnsi="宋体" w:hint="eastAsia"/>
          <w:sz w:val="28"/>
        </w:rPr>
      </w:pPr>
      <w:r>
        <w:rPr>
          <w:rFonts w:ascii="仿宋_GB2312" w:hAnsi="宋体" w:hint="eastAsia"/>
          <w:u w:val="single"/>
        </w:rPr>
        <w:t xml:space="preserve">                                  </w:t>
      </w:r>
      <w:r>
        <w:rPr>
          <w:rFonts w:ascii="仿宋_GB2312" w:hAnsi="宋体" w:hint="eastAsia"/>
        </w:rPr>
        <w:t>，请于</w:t>
      </w:r>
      <w:r>
        <w:rPr>
          <w:rFonts w:ascii="仿宋_GB2312" w:hAnsi="宋体" w:hint="eastAsia"/>
          <w:u w:val="single"/>
        </w:rPr>
        <w:t xml:space="preserve">     </w:t>
      </w:r>
      <w:r>
        <w:rPr>
          <w:rFonts w:ascii="仿宋_GB2312" w:hAnsi="宋体" w:hint="eastAsia"/>
        </w:rPr>
        <w:t>日内予以改正。</w:t>
      </w:r>
      <w:r>
        <w:rPr>
          <w:rFonts w:ascii="宋体" w:hAnsi="宋体" w:hint="eastAsia"/>
          <w:sz w:val="36"/>
        </w:rPr>
        <w:t xml:space="preserve">  </w:t>
      </w:r>
    </w:p>
    <w:p w14:paraId="662E518D" w14:textId="77777777" w:rsidR="007F28A1" w:rsidRDefault="007F28A1">
      <w:pPr>
        <w:spacing w:line="240" w:lineRule="exact"/>
        <w:ind w:firstLineChars="50" w:firstLine="140"/>
        <w:rPr>
          <w:rFonts w:ascii="仿宋_GB2312" w:hAnsi="宋体" w:hint="eastAsia"/>
          <w:sz w:val="28"/>
        </w:rPr>
      </w:pPr>
    </w:p>
    <w:p w14:paraId="19FB8C68" w14:textId="77777777" w:rsidR="007F28A1" w:rsidRDefault="007F28A1">
      <w:pPr>
        <w:spacing w:line="240" w:lineRule="exact"/>
        <w:ind w:firstLineChars="50" w:firstLine="140"/>
        <w:rPr>
          <w:rFonts w:ascii="仿宋_GB2312" w:hAnsi="宋体" w:hint="eastAsia"/>
          <w:sz w:val="28"/>
        </w:rPr>
      </w:pPr>
    </w:p>
    <w:p w14:paraId="624620C2" w14:textId="77777777" w:rsidR="007F28A1" w:rsidRDefault="007F28A1">
      <w:pPr>
        <w:spacing w:line="240" w:lineRule="exact"/>
        <w:ind w:firstLineChars="50" w:firstLine="140"/>
        <w:rPr>
          <w:rFonts w:ascii="仿宋_GB2312" w:hAnsi="宋体" w:hint="eastAsia"/>
          <w:sz w:val="28"/>
        </w:rPr>
      </w:pPr>
    </w:p>
    <w:p w14:paraId="3763AE69" w14:textId="77777777" w:rsidR="007F28A1" w:rsidRDefault="007F28A1">
      <w:pPr>
        <w:spacing w:line="240" w:lineRule="exact"/>
        <w:ind w:firstLineChars="50" w:firstLine="140"/>
        <w:rPr>
          <w:rFonts w:ascii="仿宋_GB2312" w:hAnsi="宋体" w:hint="eastAsia"/>
          <w:sz w:val="28"/>
        </w:rPr>
      </w:pPr>
    </w:p>
    <w:p w14:paraId="0626B642" w14:textId="77777777" w:rsidR="007F28A1" w:rsidRDefault="007F28A1">
      <w:pPr>
        <w:ind w:firstLineChars="1100" w:firstLine="3080"/>
        <w:rPr>
          <w:rFonts w:ascii="仿宋_GB2312" w:hAnsi="宋体" w:hint="eastAsia"/>
          <w:sz w:val="28"/>
        </w:rPr>
      </w:pPr>
      <w:r>
        <w:rPr>
          <w:rFonts w:ascii="仿宋_GB2312" w:hAnsi="宋体" w:hint="eastAsia"/>
          <w:sz w:val="28"/>
        </w:rPr>
        <w:t>（登记管理部门章）</w:t>
      </w:r>
    </w:p>
    <w:p w14:paraId="162AB9BA" w14:textId="77777777" w:rsidR="007F28A1" w:rsidRDefault="007F28A1">
      <w:pPr>
        <w:rPr>
          <w:rFonts w:hint="eastAsia"/>
        </w:rPr>
      </w:pPr>
      <w:r>
        <w:rPr>
          <w:rFonts w:hint="eastAsia"/>
          <w:sz w:val="36"/>
        </w:rPr>
        <w:t xml:space="preserve">              </w:t>
      </w:r>
      <w:r>
        <w:rPr>
          <w:rFonts w:ascii="仿宋_GB2312" w:hint="eastAsia"/>
        </w:rPr>
        <w:t xml:space="preserve">      年   月   日</w:t>
      </w:r>
    </w:p>
    <w:p w14:paraId="0023CD72" w14:textId="77777777" w:rsidR="007F28A1" w:rsidRDefault="007F28A1">
      <w:pPr>
        <w:jc w:val="center"/>
        <w:rPr>
          <w:rFonts w:eastAsia="宋体" w:hint="eastAsia"/>
          <w:sz w:val="44"/>
        </w:rPr>
      </w:pPr>
      <w:r>
        <w:rPr>
          <w:rFonts w:eastAsia="宋体" w:hint="eastAsia"/>
          <w:sz w:val="44"/>
        </w:rPr>
        <w:t>复议决定通知书</w:t>
      </w:r>
    </w:p>
    <w:p w14:paraId="788D3CB7" w14:textId="77777777" w:rsidR="007F28A1" w:rsidRDefault="007F28A1">
      <w:pPr>
        <w:jc w:val="center"/>
        <w:rPr>
          <w:rFonts w:eastAsia="宋体" w:hint="eastAsia"/>
          <w:sz w:val="28"/>
        </w:rPr>
      </w:pPr>
      <w:r>
        <w:rPr>
          <w:rFonts w:eastAsia="宋体" w:hint="eastAsia"/>
          <w:sz w:val="28"/>
        </w:rPr>
        <w:t>（存根）</w:t>
      </w:r>
    </w:p>
    <w:p w14:paraId="5D5F426C" w14:textId="77777777" w:rsidR="007F28A1" w:rsidRDefault="007F28A1">
      <w:pPr>
        <w:jc w:val="center"/>
        <w:rPr>
          <w:rFonts w:ascii="仿宋_GB2312" w:hAnsi="宋体" w:hint="eastAsia"/>
          <w:sz w:val="28"/>
        </w:rPr>
      </w:pPr>
      <w:r>
        <w:rPr>
          <w:rFonts w:ascii="仿宋_GB2312" w:hint="eastAsia"/>
          <w:sz w:val="28"/>
        </w:rPr>
        <w:t xml:space="preserve">     字 </w:t>
      </w:r>
      <w:r>
        <w:rPr>
          <w:rFonts w:ascii="仿宋_GB2312" w:hAnsi="宋体" w:hint="eastAsia"/>
          <w:sz w:val="28"/>
        </w:rPr>
        <w:t>〔    〕    号</w:t>
      </w:r>
    </w:p>
    <w:p w14:paraId="2A8420E6" w14:textId="77777777" w:rsidR="007F28A1" w:rsidRDefault="007F28A1">
      <w:pPr>
        <w:ind w:firstLine="720"/>
        <w:rPr>
          <w:rFonts w:ascii="仿宋_GB2312" w:hAnsi="宋体" w:hint="eastAsia"/>
        </w:rPr>
      </w:pPr>
      <w:r>
        <w:rPr>
          <w:b/>
          <w:bCs/>
          <w:noProof/>
          <w:sz w:val="20"/>
        </w:rPr>
        <w:pict w14:anchorId="1D349AEB">
          <v:shape id="_x0000_s1052" type="#_x0000_t202" style="position:absolute;left:0;text-align:left;margin-left:4in;margin-top:18.6pt;width:59pt;height:249.6pt;z-index:251657728" stroked="f">
            <v:textbox style="layout-flow:vertical-ideographic;mso-next-textbox:#_x0000_s1052">
              <w:txbxContent>
                <w:p w14:paraId="24E40938" w14:textId="77777777" w:rsidR="007F28A1" w:rsidRDefault="007F28A1">
                  <w:pPr>
                    <w:ind w:firstLineChars="200" w:firstLine="960"/>
                    <w:rPr>
                      <w:rFonts w:hint="eastAsia"/>
                      <w:sz w:val="48"/>
                    </w:rPr>
                  </w:pPr>
                  <w:r>
                    <w:rPr>
                      <w:rFonts w:ascii="仿宋_GB2312" w:hint="eastAsia"/>
                      <w:sz w:val="48"/>
                    </w:rPr>
                    <w:t xml:space="preserve">字 </w:t>
                  </w:r>
                  <w:r>
                    <w:rPr>
                      <w:rFonts w:ascii="仿宋_GB2312" w:hAnsi="宋体" w:hint="eastAsia"/>
                      <w:sz w:val="48"/>
                    </w:rPr>
                    <w:t>〔    〕    号</w:t>
                  </w:r>
                </w:p>
              </w:txbxContent>
            </v:textbox>
          </v:shape>
        </w:pict>
      </w:r>
      <w:r>
        <w:rPr>
          <w:rFonts w:ascii="仿宋_GB2312" w:hAnsi="宋体" w:hint="eastAsia"/>
          <w:u w:val="single"/>
        </w:rPr>
        <w:t xml:space="preserve">                  </w:t>
      </w:r>
      <w:r>
        <w:rPr>
          <w:rFonts w:ascii="仿宋_GB2312" w:hAnsi="宋体" w:hint="eastAsia"/>
        </w:rPr>
        <w:t>对本登记管理部门作出的“      字[    ]    号”决定有异议。本登记管理部门于</w:t>
      </w:r>
      <w:r>
        <w:rPr>
          <w:rFonts w:ascii="仿宋_GB2312" w:hAnsi="宋体" w:hint="eastAsia"/>
          <w:u w:val="single"/>
        </w:rPr>
        <w:t xml:space="preserve">   </w:t>
      </w:r>
      <w:r>
        <w:rPr>
          <w:rFonts w:ascii="仿宋_GB2312" w:hAnsi="宋体" w:hint="eastAsia"/>
        </w:rPr>
        <w:t>年</w:t>
      </w:r>
      <w:r>
        <w:rPr>
          <w:rFonts w:ascii="仿宋_GB2312" w:hAnsi="宋体" w:hint="eastAsia"/>
          <w:u w:val="single"/>
        </w:rPr>
        <w:t xml:space="preserve">   </w:t>
      </w:r>
      <w:r>
        <w:rPr>
          <w:rFonts w:ascii="仿宋_GB2312" w:hAnsi="宋体" w:hint="eastAsia"/>
        </w:rPr>
        <w:t>月</w:t>
      </w:r>
    </w:p>
    <w:p w14:paraId="29EECE1B" w14:textId="77777777" w:rsidR="007F28A1" w:rsidRDefault="007F28A1">
      <w:pPr>
        <w:rPr>
          <w:rFonts w:ascii="仿宋_GB2312" w:hint="eastAsia"/>
        </w:rPr>
      </w:pPr>
      <w:r>
        <w:rPr>
          <w:rFonts w:ascii="仿宋_GB2312" w:hAnsi="宋体" w:hint="eastAsia"/>
          <w:u w:val="single"/>
        </w:rPr>
        <w:t xml:space="preserve">  </w:t>
      </w:r>
      <w:r>
        <w:rPr>
          <w:rFonts w:ascii="仿宋_GB2312" w:hAnsi="宋体" w:hint="eastAsia"/>
        </w:rPr>
        <w:t>日收到上述鉴定机构的复议申请书。经复议认为</w:t>
      </w:r>
      <w:r>
        <w:rPr>
          <w:rFonts w:ascii="仿宋_GB2312" w:hAnsi="宋体" w:hint="eastAsia"/>
          <w:u w:val="single"/>
        </w:rPr>
        <w:t xml:space="preserve">                          </w:t>
      </w:r>
      <w:r>
        <w:rPr>
          <w:rFonts w:ascii="仿宋_GB2312" w:hAnsi="宋体" w:hint="eastAsia"/>
        </w:rPr>
        <w:t>，根据《人民检察院鉴定机构登记管理办法》，决定</w:t>
      </w:r>
      <w:r>
        <w:rPr>
          <w:rFonts w:ascii="仿宋_GB2312" w:hAnsi="宋体" w:hint="eastAsia"/>
          <w:u w:val="single"/>
        </w:rPr>
        <w:t xml:space="preserve">         </w:t>
      </w:r>
      <w:r>
        <w:rPr>
          <w:rFonts w:ascii="仿宋_GB2312" w:hint="eastAsia"/>
          <w:u w:val="single"/>
        </w:rPr>
        <w:t xml:space="preserve">                 </w:t>
      </w:r>
      <w:r>
        <w:rPr>
          <w:rFonts w:ascii="仿宋_GB2312" w:hint="eastAsia"/>
        </w:rPr>
        <w:t xml:space="preserve">。  </w:t>
      </w:r>
    </w:p>
    <w:p w14:paraId="49659E47" w14:textId="77777777" w:rsidR="007F28A1" w:rsidRDefault="007F28A1">
      <w:pPr>
        <w:rPr>
          <w:rFonts w:ascii="仿宋_GB2312" w:hint="eastAsia"/>
        </w:rPr>
      </w:pPr>
      <w:r>
        <w:rPr>
          <w:rFonts w:ascii="仿宋_GB2312" w:hint="eastAsia"/>
        </w:rPr>
        <w:t xml:space="preserve">参加复议人员： </w:t>
      </w:r>
    </w:p>
    <w:p w14:paraId="5A75D3AC" w14:textId="77777777" w:rsidR="007F28A1" w:rsidRDefault="007F28A1">
      <w:pPr>
        <w:rPr>
          <w:rFonts w:ascii="仿宋_GB2312" w:hint="eastAsia"/>
        </w:rPr>
      </w:pPr>
      <w:r>
        <w:rPr>
          <w:rFonts w:ascii="仿宋_GB2312" w:hint="eastAsia"/>
        </w:rPr>
        <w:t>复议时间：</w:t>
      </w:r>
    </w:p>
    <w:p w14:paraId="75464B11" w14:textId="77777777" w:rsidR="007F28A1" w:rsidRDefault="007F28A1">
      <w:pPr>
        <w:rPr>
          <w:rFonts w:ascii="仿宋_GB2312" w:hAnsi="宋体" w:hint="eastAsia"/>
          <w:sz w:val="28"/>
        </w:rPr>
      </w:pPr>
      <w:r>
        <w:rPr>
          <w:rFonts w:ascii="仿宋_GB2312" w:hint="eastAsia"/>
        </w:rPr>
        <w:t xml:space="preserve">批准人：          </w:t>
      </w:r>
      <w:r>
        <w:rPr>
          <w:rFonts w:ascii="仿宋_GB2312" w:hAnsi="宋体" w:hint="eastAsia"/>
          <w:sz w:val="28"/>
        </w:rPr>
        <w:t>（登记管理部门章）</w:t>
      </w:r>
    </w:p>
    <w:p w14:paraId="24BAC65C" w14:textId="77777777" w:rsidR="007F28A1" w:rsidRDefault="007F28A1">
      <w:pPr>
        <w:rPr>
          <w:rFonts w:ascii="仿宋_GB2312" w:hint="eastAsia"/>
        </w:rPr>
      </w:pPr>
      <w:r>
        <w:rPr>
          <w:rFonts w:ascii="仿宋_GB2312" w:hint="eastAsia"/>
        </w:rPr>
        <w:t>填发人：             年   月   日</w:t>
      </w:r>
    </w:p>
    <w:p w14:paraId="2C588294" w14:textId="77777777" w:rsidR="007F28A1" w:rsidRDefault="007F28A1">
      <w:pPr>
        <w:jc w:val="center"/>
        <w:rPr>
          <w:rFonts w:eastAsia="宋体" w:hint="eastAsia"/>
          <w:sz w:val="44"/>
        </w:rPr>
      </w:pPr>
      <w:r>
        <w:rPr>
          <w:rFonts w:eastAsia="宋体" w:hint="eastAsia"/>
          <w:sz w:val="44"/>
        </w:rPr>
        <w:t>复议决定通知书</w:t>
      </w:r>
    </w:p>
    <w:p w14:paraId="5A96225C" w14:textId="77777777" w:rsidR="007F28A1" w:rsidRDefault="007F28A1">
      <w:pPr>
        <w:jc w:val="center"/>
        <w:rPr>
          <w:rFonts w:hint="eastAsia"/>
          <w:sz w:val="36"/>
        </w:rPr>
      </w:pPr>
    </w:p>
    <w:p w14:paraId="4CB0FEE9" w14:textId="77777777" w:rsidR="007F28A1" w:rsidRDefault="007F28A1">
      <w:pPr>
        <w:jc w:val="center"/>
        <w:rPr>
          <w:rFonts w:ascii="仿宋_GB2312" w:hAnsi="宋体" w:hint="eastAsia"/>
          <w:sz w:val="28"/>
        </w:rPr>
      </w:pPr>
      <w:r>
        <w:rPr>
          <w:rFonts w:ascii="仿宋_GB2312" w:hint="eastAsia"/>
          <w:sz w:val="28"/>
        </w:rPr>
        <w:t xml:space="preserve">          字 </w:t>
      </w:r>
      <w:r>
        <w:rPr>
          <w:rFonts w:ascii="仿宋_GB2312" w:hAnsi="宋体" w:hint="eastAsia"/>
          <w:sz w:val="28"/>
        </w:rPr>
        <w:t>〔    〕    号</w:t>
      </w:r>
    </w:p>
    <w:p w14:paraId="3D30022B" w14:textId="77777777" w:rsidR="007F28A1" w:rsidRDefault="007F28A1">
      <w:pPr>
        <w:rPr>
          <w:rFonts w:ascii="仿宋_GB2312" w:hAnsi="宋体" w:hint="eastAsia"/>
        </w:rPr>
      </w:pPr>
      <w:r>
        <w:rPr>
          <w:rFonts w:ascii="仿宋_GB2312" w:hAnsi="宋体" w:hint="eastAsia"/>
          <w:u w:val="single"/>
        </w:rPr>
        <w:t xml:space="preserve">                   </w:t>
      </w:r>
      <w:r>
        <w:rPr>
          <w:rFonts w:ascii="仿宋_GB2312" w:hAnsi="宋体" w:hint="eastAsia"/>
        </w:rPr>
        <w:t>：</w:t>
      </w:r>
    </w:p>
    <w:p w14:paraId="75CFF712" w14:textId="77777777" w:rsidR="007F28A1" w:rsidRDefault="007F28A1">
      <w:pPr>
        <w:ind w:firstLineChars="200" w:firstLine="640"/>
        <w:rPr>
          <w:rFonts w:ascii="仿宋_GB2312" w:hAnsi="宋体" w:hint="eastAsia"/>
        </w:rPr>
      </w:pPr>
      <w:r>
        <w:rPr>
          <w:rFonts w:ascii="仿宋_GB2312" w:hAnsi="宋体" w:hint="eastAsia"/>
        </w:rPr>
        <w:t>你单位因对本登记管理部门作出的“     字[    ]    号”决定有异议而提出的复议申请书，于</w:t>
      </w:r>
      <w:r>
        <w:rPr>
          <w:rFonts w:ascii="仿宋_GB2312" w:hAnsi="宋体" w:hint="eastAsia"/>
          <w:u w:val="single"/>
        </w:rPr>
        <w:t xml:space="preserve">    </w:t>
      </w:r>
      <w:r>
        <w:rPr>
          <w:rFonts w:ascii="仿宋_GB2312" w:hAnsi="宋体" w:hint="eastAsia"/>
        </w:rPr>
        <w:t>年</w:t>
      </w:r>
      <w:r>
        <w:rPr>
          <w:rFonts w:ascii="仿宋_GB2312" w:hAnsi="宋体" w:hint="eastAsia"/>
          <w:u w:val="single"/>
        </w:rPr>
        <w:t xml:space="preserve">   </w:t>
      </w:r>
      <w:r>
        <w:rPr>
          <w:rFonts w:ascii="仿宋_GB2312" w:hAnsi="宋体" w:hint="eastAsia"/>
        </w:rPr>
        <w:t>月</w:t>
      </w:r>
      <w:r>
        <w:rPr>
          <w:rFonts w:ascii="仿宋_GB2312" w:hAnsi="宋体" w:hint="eastAsia"/>
          <w:u w:val="single"/>
        </w:rPr>
        <w:t xml:space="preserve">   </w:t>
      </w:r>
      <w:r>
        <w:rPr>
          <w:rFonts w:ascii="仿宋_GB2312" w:hAnsi="宋体" w:hint="eastAsia"/>
        </w:rPr>
        <w:t>日收到。经复议认为</w:t>
      </w:r>
      <w:r>
        <w:rPr>
          <w:rFonts w:ascii="仿宋_GB2312" w:hAnsi="宋体" w:hint="eastAsia"/>
          <w:u w:val="single"/>
        </w:rPr>
        <w:t xml:space="preserve">                   </w:t>
      </w:r>
      <w:r>
        <w:rPr>
          <w:rFonts w:ascii="仿宋_GB2312" w:hAnsi="宋体" w:hint="eastAsia"/>
        </w:rPr>
        <w:t>，根据《人民检察院鉴定机构登记管理办法》，决定</w:t>
      </w:r>
      <w:r>
        <w:rPr>
          <w:rFonts w:ascii="仿宋_GB2312" w:hAnsi="宋体" w:hint="eastAsia"/>
          <w:u w:val="single"/>
        </w:rPr>
        <w:t xml:space="preserve">     </w:t>
      </w:r>
      <w:r>
        <w:rPr>
          <w:rFonts w:ascii="仿宋_GB2312" w:hint="eastAsia"/>
          <w:u w:val="single"/>
        </w:rPr>
        <w:t xml:space="preserve">                     </w:t>
      </w:r>
      <w:r>
        <w:rPr>
          <w:rFonts w:ascii="仿宋_GB2312" w:hint="eastAsia"/>
        </w:rPr>
        <w:t>。</w:t>
      </w:r>
    </w:p>
    <w:p w14:paraId="46466A5F" w14:textId="77777777" w:rsidR="007F28A1" w:rsidRDefault="007F28A1">
      <w:pPr>
        <w:rPr>
          <w:rFonts w:ascii="仿宋_GB2312" w:hAnsi="宋体" w:hint="eastAsia"/>
        </w:rPr>
      </w:pPr>
    </w:p>
    <w:p w14:paraId="166B89AB" w14:textId="77777777" w:rsidR="007F28A1" w:rsidRDefault="007F28A1">
      <w:pPr>
        <w:rPr>
          <w:rFonts w:ascii="仿宋_GB2312" w:hAnsi="宋体" w:hint="eastAsia"/>
        </w:rPr>
      </w:pPr>
    </w:p>
    <w:p w14:paraId="368D1FB7" w14:textId="77777777" w:rsidR="007F28A1" w:rsidRDefault="007F28A1">
      <w:pPr>
        <w:ind w:firstLine="720"/>
        <w:rPr>
          <w:rFonts w:ascii="仿宋_GB2312" w:hAnsi="宋体" w:hint="eastAsia"/>
          <w:sz w:val="28"/>
        </w:rPr>
      </w:pPr>
      <w:r>
        <w:rPr>
          <w:rFonts w:ascii="宋体" w:hAnsi="宋体" w:hint="eastAsia"/>
          <w:sz w:val="36"/>
        </w:rPr>
        <w:t xml:space="preserve">             </w:t>
      </w:r>
      <w:r>
        <w:rPr>
          <w:rFonts w:ascii="仿宋_GB2312" w:hAnsi="宋体" w:hint="eastAsia"/>
          <w:sz w:val="28"/>
        </w:rPr>
        <w:t>（登记管理部门章）</w:t>
      </w:r>
    </w:p>
    <w:p w14:paraId="5F068AF7" w14:textId="77777777" w:rsidR="007F28A1" w:rsidRDefault="007F28A1">
      <w:pPr>
        <w:rPr>
          <w:rFonts w:eastAsia="宋体" w:hint="eastAsia"/>
          <w:sz w:val="44"/>
        </w:rPr>
      </w:pPr>
      <w:r>
        <w:rPr>
          <w:rFonts w:hint="eastAsia"/>
          <w:sz w:val="36"/>
        </w:rPr>
        <w:t xml:space="preserve">               </w:t>
      </w:r>
      <w:r>
        <w:rPr>
          <w:rFonts w:ascii="仿宋_GB2312" w:hint="eastAsia"/>
        </w:rPr>
        <w:t xml:space="preserve">     年   月   日</w:t>
      </w:r>
    </w:p>
    <w:p w14:paraId="190E1D9E" w14:textId="77777777" w:rsidR="007F28A1" w:rsidRDefault="007F28A1">
      <w:pPr>
        <w:rPr>
          <w:rFonts w:eastAsia="宋体"/>
          <w:sz w:val="44"/>
        </w:rPr>
        <w:sectPr w:rsidR="007F28A1">
          <w:pgSz w:w="16838" w:h="11906" w:orient="landscape" w:code="9"/>
          <w:pgMar w:top="1531" w:right="2098" w:bottom="1531" w:left="1985" w:header="851" w:footer="1588" w:gutter="0"/>
          <w:pgNumType w:fmt="numberInDash"/>
          <w:cols w:num="2" w:space="1281"/>
          <w:docGrid w:type="lines" w:linePitch="579" w:charSpace="-849"/>
        </w:sectPr>
      </w:pPr>
    </w:p>
    <w:p w14:paraId="4D9301DA" w14:textId="77777777" w:rsidR="007F28A1" w:rsidRDefault="007F28A1">
      <w:pPr>
        <w:rPr>
          <w:rFonts w:eastAsia="黑体" w:hint="eastAsia"/>
          <w:sz w:val="44"/>
        </w:rPr>
      </w:pPr>
    </w:p>
    <w:p w14:paraId="1BBADEAA" w14:textId="77777777" w:rsidR="007F28A1" w:rsidRDefault="007F28A1">
      <w:pPr>
        <w:jc w:val="center"/>
        <w:rPr>
          <w:rFonts w:eastAsia="宋体" w:hint="eastAsia"/>
          <w:sz w:val="44"/>
        </w:rPr>
      </w:pPr>
      <w:r>
        <w:rPr>
          <w:rFonts w:eastAsia="宋体" w:hint="eastAsia"/>
          <w:sz w:val="44"/>
        </w:rPr>
        <w:t>人民检察院鉴定人登记管理办法</w:t>
      </w:r>
    </w:p>
    <w:p w14:paraId="6AFCEAC2" w14:textId="77777777" w:rsidR="007F28A1" w:rsidRDefault="007F28A1">
      <w:pPr>
        <w:jc w:val="center"/>
        <w:rPr>
          <w:rFonts w:hint="eastAsia"/>
        </w:rPr>
      </w:pPr>
    </w:p>
    <w:p w14:paraId="03C70DDD" w14:textId="77777777" w:rsidR="007F28A1" w:rsidRDefault="007F28A1">
      <w:pPr>
        <w:jc w:val="center"/>
        <w:rPr>
          <w:rFonts w:eastAsia="黑体" w:hint="eastAsia"/>
        </w:rPr>
      </w:pPr>
      <w:r>
        <w:rPr>
          <w:rFonts w:eastAsia="黑体" w:hint="eastAsia"/>
        </w:rPr>
        <w:t>第一章</w:t>
      </w:r>
      <w:r>
        <w:rPr>
          <w:rFonts w:eastAsia="黑体" w:hint="eastAsia"/>
        </w:rPr>
        <w:t xml:space="preserve">  </w:t>
      </w:r>
      <w:r>
        <w:rPr>
          <w:rFonts w:eastAsia="黑体" w:hint="eastAsia"/>
        </w:rPr>
        <w:t>总</w:t>
      </w:r>
      <w:r>
        <w:rPr>
          <w:rFonts w:eastAsia="黑体" w:hint="eastAsia"/>
        </w:rPr>
        <w:t xml:space="preserve">  </w:t>
      </w:r>
      <w:r>
        <w:rPr>
          <w:rFonts w:eastAsia="黑体" w:hint="eastAsia"/>
        </w:rPr>
        <w:t>则</w:t>
      </w:r>
    </w:p>
    <w:p w14:paraId="066B94A8" w14:textId="77777777" w:rsidR="007F28A1" w:rsidRDefault="007F28A1">
      <w:pPr>
        <w:ind w:firstLineChars="200" w:firstLine="640"/>
        <w:rPr>
          <w:rFonts w:hint="eastAsia"/>
        </w:rPr>
      </w:pPr>
      <w:r>
        <w:rPr>
          <w:rFonts w:eastAsia="黑体" w:hint="eastAsia"/>
        </w:rPr>
        <w:t>第一条</w:t>
      </w:r>
      <w:r>
        <w:rPr>
          <w:rFonts w:hint="eastAsia"/>
        </w:rPr>
        <w:t xml:space="preserve">  </w:t>
      </w:r>
      <w:r>
        <w:rPr>
          <w:rFonts w:hint="eastAsia"/>
        </w:rPr>
        <w:t>为规范人民检察院鉴定人登记管理工作，根据《全国人民代表大会常务委员会关于司法鉴定管理问题的决定》和其他有关规定，结合检察工作实际，制定本办法。</w:t>
      </w:r>
    </w:p>
    <w:p w14:paraId="68329B70" w14:textId="77777777" w:rsidR="007F28A1" w:rsidRDefault="007F28A1">
      <w:pPr>
        <w:ind w:firstLineChars="200" w:firstLine="640"/>
        <w:rPr>
          <w:rFonts w:hint="eastAsia"/>
        </w:rPr>
      </w:pPr>
      <w:r>
        <w:rPr>
          <w:rFonts w:eastAsia="黑体" w:hint="eastAsia"/>
        </w:rPr>
        <w:t>第二条</w:t>
      </w:r>
      <w:r>
        <w:rPr>
          <w:rFonts w:hint="eastAsia"/>
        </w:rPr>
        <w:t xml:space="preserve">  </w:t>
      </w:r>
      <w:r>
        <w:rPr>
          <w:rFonts w:hint="eastAsia"/>
        </w:rPr>
        <w:t>本办法所称鉴定人，是指依法取得鉴定人资格，在人民检察院鉴定机构中从事法医类、物证类、声像资料、司法会计鉴定以及心理测试等工作的专业技术人员。</w:t>
      </w:r>
    </w:p>
    <w:p w14:paraId="7882108B" w14:textId="77777777" w:rsidR="007F28A1" w:rsidRDefault="007F28A1">
      <w:pPr>
        <w:ind w:firstLineChars="200" w:firstLine="640"/>
        <w:rPr>
          <w:rFonts w:hint="eastAsia"/>
        </w:rPr>
      </w:pPr>
      <w:r>
        <w:rPr>
          <w:rFonts w:eastAsia="黑体" w:hint="eastAsia"/>
        </w:rPr>
        <w:t>第三条</w:t>
      </w:r>
      <w:r>
        <w:rPr>
          <w:rFonts w:hint="eastAsia"/>
        </w:rPr>
        <w:t xml:space="preserve">  </w:t>
      </w:r>
      <w:r>
        <w:rPr>
          <w:rFonts w:hint="eastAsia"/>
        </w:rPr>
        <w:t>鉴定人的登记管理工作</w:t>
      </w:r>
      <w:r>
        <w:rPr>
          <w:rFonts w:ascii="仿宋_GB2312" w:hint="eastAsia"/>
          <w:bCs/>
          <w:szCs w:val="48"/>
        </w:rPr>
        <w:t>，应当遵循依法、严格、公正、及时的原则，保证登记管理工作规范、有序、高效开展。</w:t>
      </w:r>
    </w:p>
    <w:p w14:paraId="30C1A42D" w14:textId="77777777" w:rsidR="007F28A1" w:rsidRDefault="007F28A1">
      <w:pPr>
        <w:jc w:val="center"/>
        <w:rPr>
          <w:rFonts w:eastAsia="黑体" w:hint="eastAsia"/>
        </w:rPr>
      </w:pPr>
    </w:p>
    <w:p w14:paraId="0FC4199C" w14:textId="77777777" w:rsidR="007F28A1" w:rsidRDefault="007F28A1">
      <w:pPr>
        <w:jc w:val="center"/>
        <w:rPr>
          <w:rFonts w:eastAsia="黑体" w:hint="eastAsia"/>
        </w:rPr>
      </w:pPr>
      <w:r>
        <w:rPr>
          <w:rFonts w:eastAsia="黑体" w:hint="eastAsia"/>
        </w:rPr>
        <w:t>第二章</w:t>
      </w:r>
      <w:r>
        <w:rPr>
          <w:rFonts w:eastAsia="黑体" w:hint="eastAsia"/>
        </w:rPr>
        <w:t xml:space="preserve">  </w:t>
      </w:r>
      <w:r>
        <w:rPr>
          <w:rFonts w:eastAsia="黑体" w:hint="eastAsia"/>
        </w:rPr>
        <w:t>登记管理部门</w:t>
      </w:r>
    </w:p>
    <w:p w14:paraId="71171F2E" w14:textId="77777777" w:rsidR="007F28A1" w:rsidRDefault="007F28A1">
      <w:pPr>
        <w:ind w:firstLineChars="200" w:firstLine="640"/>
        <w:rPr>
          <w:rFonts w:ascii="仿宋_GB2312" w:hAnsi="宋体" w:hint="eastAsia"/>
          <w:bCs/>
          <w:szCs w:val="48"/>
        </w:rPr>
      </w:pPr>
      <w:r>
        <w:rPr>
          <w:rFonts w:eastAsia="黑体" w:hint="eastAsia"/>
        </w:rPr>
        <w:t>第四条</w:t>
      </w:r>
      <w:r>
        <w:rPr>
          <w:rFonts w:hint="eastAsia"/>
        </w:rPr>
        <w:t xml:space="preserve">  </w:t>
      </w:r>
      <w:r>
        <w:rPr>
          <w:rFonts w:ascii="仿宋_GB2312" w:hint="eastAsia"/>
        </w:rPr>
        <w:t>人民</w:t>
      </w:r>
      <w:r>
        <w:rPr>
          <w:rFonts w:ascii="仿宋_GB2312" w:hAnsi="宋体" w:hint="eastAsia"/>
          <w:bCs/>
          <w:szCs w:val="48"/>
        </w:rPr>
        <w:t>检察院鉴定人登记管理实行两级管理制度。</w:t>
      </w:r>
    </w:p>
    <w:p w14:paraId="1F1419AE" w14:textId="77777777" w:rsidR="007F28A1" w:rsidRDefault="007F28A1">
      <w:pPr>
        <w:ind w:firstLineChars="200" w:firstLine="640"/>
        <w:rPr>
          <w:rFonts w:hint="eastAsia"/>
        </w:rPr>
      </w:pPr>
      <w:r>
        <w:rPr>
          <w:rFonts w:hint="eastAsia"/>
        </w:rPr>
        <w:t>最高人民检察院负责本院和省级人民检察院鉴定人的登记管理工作。</w:t>
      </w:r>
    </w:p>
    <w:p w14:paraId="6129E653" w14:textId="77777777" w:rsidR="007F28A1" w:rsidRDefault="007F28A1">
      <w:pPr>
        <w:ind w:firstLineChars="200" w:firstLine="640"/>
        <w:rPr>
          <w:rFonts w:eastAsia="黑体" w:hint="eastAsia"/>
        </w:rPr>
      </w:pPr>
      <w:r>
        <w:rPr>
          <w:rFonts w:hint="eastAsia"/>
        </w:rPr>
        <w:t>省级人民检察院负责</w:t>
      </w:r>
      <w:r>
        <w:rPr>
          <w:rFonts w:ascii="仿宋_GB2312" w:hint="eastAsia"/>
          <w:bCs/>
          <w:szCs w:val="48"/>
        </w:rPr>
        <w:t>所辖地市级、县区级</w:t>
      </w:r>
      <w:r>
        <w:rPr>
          <w:rFonts w:hint="eastAsia"/>
        </w:rPr>
        <w:t>人民检察院鉴定人的登记管理工作。</w:t>
      </w:r>
    </w:p>
    <w:p w14:paraId="1F75EE3F" w14:textId="77777777" w:rsidR="007F28A1" w:rsidRDefault="007F28A1">
      <w:pPr>
        <w:ind w:firstLineChars="200" w:firstLine="640"/>
        <w:rPr>
          <w:rFonts w:hint="eastAsia"/>
        </w:rPr>
      </w:pPr>
      <w:r>
        <w:rPr>
          <w:rFonts w:eastAsia="黑体" w:hint="eastAsia"/>
        </w:rPr>
        <w:t>第五条</w:t>
      </w:r>
      <w:r>
        <w:rPr>
          <w:rFonts w:hint="eastAsia"/>
        </w:rPr>
        <w:t xml:space="preserve">  </w:t>
      </w:r>
      <w:r>
        <w:rPr>
          <w:rFonts w:hint="eastAsia"/>
        </w:rPr>
        <w:t>最高人民检察院检察技术部门和</w:t>
      </w:r>
      <w:r>
        <w:rPr>
          <w:rFonts w:ascii="仿宋_GB2312" w:hAnsi="宋体" w:hint="eastAsia"/>
          <w:bCs/>
          <w:szCs w:val="48"/>
        </w:rPr>
        <w:t>各</w:t>
      </w:r>
      <w:r>
        <w:rPr>
          <w:rFonts w:ascii="仿宋_GB2312" w:hint="eastAsia"/>
          <w:bCs/>
          <w:szCs w:val="48"/>
        </w:rPr>
        <w:t>省级人民检察院</w:t>
      </w:r>
      <w:r>
        <w:rPr>
          <w:rFonts w:ascii="仿宋_GB2312" w:hAnsi="宋体" w:hint="eastAsia"/>
          <w:bCs/>
          <w:szCs w:val="48"/>
        </w:rPr>
        <w:t>检察技术部门</w:t>
      </w:r>
      <w:r>
        <w:rPr>
          <w:rFonts w:hint="eastAsia"/>
        </w:rPr>
        <w:t>是人民检察院鉴定人的登记管理部门，具体负责鉴定人资格的登记、审核、延续、变更、注销、复议、名册编制与公告、监督及处罚等。</w:t>
      </w:r>
    </w:p>
    <w:p w14:paraId="0A41B68A" w14:textId="77777777" w:rsidR="007F28A1" w:rsidRDefault="007F28A1">
      <w:pPr>
        <w:ind w:firstLineChars="200" w:firstLine="640"/>
        <w:rPr>
          <w:rFonts w:hint="eastAsia"/>
        </w:rPr>
      </w:pPr>
      <w:r>
        <w:rPr>
          <w:rFonts w:eastAsia="黑体" w:hint="eastAsia"/>
        </w:rPr>
        <w:t>第六条</w:t>
      </w:r>
      <w:r>
        <w:rPr>
          <w:rFonts w:hint="eastAsia"/>
        </w:rPr>
        <w:t xml:space="preserve">  </w:t>
      </w:r>
      <w:r>
        <w:rPr>
          <w:rFonts w:hint="eastAsia"/>
        </w:rPr>
        <w:t>登记管理部门不得收取任何登记管理费用。</w:t>
      </w:r>
    </w:p>
    <w:p w14:paraId="160482D5" w14:textId="77777777" w:rsidR="007F28A1" w:rsidRDefault="007F28A1">
      <w:pPr>
        <w:ind w:firstLineChars="200" w:firstLine="640"/>
        <w:rPr>
          <w:rFonts w:hint="eastAsia"/>
        </w:rPr>
      </w:pPr>
      <w:r>
        <w:rPr>
          <w:rFonts w:hint="eastAsia"/>
        </w:rPr>
        <w:t>登记管理的有关业务经费分别列入最高人民检察院和省级人民检察院的年度经费预算。</w:t>
      </w:r>
    </w:p>
    <w:p w14:paraId="461BEFC8" w14:textId="77777777" w:rsidR="007F28A1" w:rsidRDefault="007F28A1">
      <w:pPr>
        <w:jc w:val="center"/>
        <w:rPr>
          <w:rFonts w:eastAsia="黑体" w:hint="eastAsia"/>
        </w:rPr>
      </w:pPr>
    </w:p>
    <w:p w14:paraId="38CAB3A8" w14:textId="77777777" w:rsidR="007F28A1" w:rsidRDefault="007F28A1">
      <w:pPr>
        <w:jc w:val="center"/>
        <w:rPr>
          <w:rFonts w:eastAsia="黑体" w:hint="eastAsia"/>
        </w:rPr>
      </w:pPr>
      <w:r>
        <w:rPr>
          <w:rFonts w:eastAsia="黑体" w:hint="eastAsia"/>
        </w:rPr>
        <w:t>第三章</w:t>
      </w:r>
      <w:r>
        <w:rPr>
          <w:rFonts w:eastAsia="黑体" w:hint="eastAsia"/>
        </w:rPr>
        <w:t xml:space="preserve">  </w:t>
      </w:r>
      <w:r>
        <w:rPr>
          <w:rFonts w:eastAsia="黑体" w:hint="eastAsia"/>
        </w:rPr>
        <w:t>资格登记</w:t>
      </w:r>
    </w:p>
    <w:p w14:paraId="535B125D" w14:textId="77777777" w:rsidR="007F28A1" w:rsidRDefault="007F28A1">
      <w:pPr>
        <w:ind w:firstLineChars="200" w:firstLine="640"/>
        <w:rPr>
          <w:rFonts w:hint="eastAsia"/>
        </w:rPr>
      </w:pPr>
      <w:r>
        <w:rPr>
          <w:rFonts w:eastAsia="黑体" w:hint="eastAsia"/>
        </w:rPr>
        <w:t>第七条</w:t>
      </w:r>
      <w:r>
        <w:rPr>
          <w:rFonts w:hint="eastAsia"/>
        </w:rPr>
        <w:t xml:space="preserve">  </w:t>
      </w:r>
      <w:r>
        <w:rPr>
          <w:rFonts w:hint="eastAsia"/>
        </w:rPr>
        <w:t>鉴定人经登记管理部门核准登记，取得《人民检察院鉴定人资格证书》，方可进行鉴定工作。</w:t>
      </w:r>
    </w:p>
    <w:p w14:paraId="67DC6DEC" w14:textId="77777777" w:rsidR="007F28A1" w:rsidRDefault="007F28A1">
      <w:pPr>
        <w:ind w:firstLineChars="200" w:firstLine="640"/>
        <w:rPr>
          <w:rFonts w:ascii="仿宋_GB2312" w:hint="eastAsia"/>
          <w:spacing w:val="14"/>
        </w:rPr>
      </w:pPr>
      <w:r>
        <w:rPr>
          <w:rFonts w:eastAsia="黑体" w:hint="eastAsia"/>
        </w:rPr>
        <w:t>第八条</w:t>
      </w:r>
      <w:r>
        <w:rPr>
          <w:rFonts w:hint="eastAsia"/>
        </w:rPr>
        <w:t xml:space="preserve">  </w:t>
      </w:r>
      <w:r>
        <w:rPr>
          <w:rFonts w:ascii="仿宋_GB2312" w:hint="eastAsia"/>
          <w:szCs w:val="32"/>
        </w:rPr>
        <w:t>遵守国家法律、法规和检察人员职业道德，身体状况良好，适应鉴定工作需要的</w:t>
      </w:r>
      <w:r>
        <w:rPr>
          <w:rFonts w:ascii="仿宋_GB2312" w:hint="eastAsia"/>
          <w:spacing w:val="14"/>
        </w:rPr>
        <w:t>检察技术人员具备下列条件之一的，可以申请鉴定人资格：</w:t>
      </w:r>
    </w:p>
    <w:p w14:paraId="0E71E568" w14:textId="77777777" w:rsidR="007F28A1" w:rsidRDefault="007F28A1">
      <w:pPr>
        <w:tabs>
          <w:tab w:val="left" w:pos="6978"/>
        </w:tabs>
        <w:ind w:firstLineChars="200" w:firstLine="640"/>
        <w:rPr>
          <w:rFonts w:ascii="仿宋_GB2312" w:hint="eastAsia"/>
          <w:szCs w:val="32"/>
        </w:rPr>
      </w:pPr>
      <w:r>
        <w:t>（</w:t>
      </w:r>
      <w:r>
        <w:rPr>
          <w:rFonts w:ascii="仿宋_GB2312" w:hint="eastAsia"/>
          <w:szCs w:val="32"/>
        </w:rPr>
        <w:t>一）具有与所申请从事的鉴定业务相关的高级专业技术职称；</w:t>
      </w:r>
    </w:p>
    <w:p w14:paraId="427A851F" w14:textId="77777777" w:rsidR="007F28A1" w:rsidRDefault="007F28A1">
      <w:pPr>
        <w:tabs>
          <w:tab w:val="left" w:pos="6978"/>
        </w:tabs>
        <w:ind w:firstLineChars="200" w:firstLine="640"/>
        <w:rPr>
          <w:rFonts w:ascii="仿宋_GB2312" w:hint="eastAsia"/>
          <w:szCs w:val="32"/>
        </w:rPr>
      </w:pPr>
      <w:r>
        <w:rPr>
          <w:rFonts w:ascii="仿宋_GB2312" w:hint="eastAsia"/>
          <w:szCs w:val="32"/>
        </w:rPr>
        <w:t>（二）具有与所申请从事的鉴定业务相关的专业执业资格或者高等院校相关专业本科以上学历，从事相关工作五年以上；</w:t>
      </w:r>
    </w:p>
    <w:p w14:paraId="7151D4E5" w14:textId="77777777" w:rsidR="007F28A1" w:rsidRDefault="007F28A1">
      <w:pPr>
        <w:tabs>
          <w:tab w:val="left" w:pos="6978"/>
        </w:tabs>
        <w:ind w:firstLineChars="200" w:firstLine="640"/>
        <w:rPr>
          <w:rFonts w:ascii="仿宋_GB2312" w:hint="eastAsia"/>
          <w:szCs w:val="32"/>
        </w:rPr>
      </w:pPr>
      <w:r>
        <w:rPr>
          <w:rFonts w:ascii="仿宋_GB2312" w:hint="eastAsia"/>
          <w:szCs w:val="32"/>
        </w:rPr>
        <w:t>（三）具有与所申请从事的鉴定业务相关工作十年以上经历和较强的专业技能。</w:t>
      </w:r>
    </w:p>
    <w:p w14:paraId="6B613ED7" w14:textId="77777777" w:rsidR="007F28A1" w:rsidRDefault="007F28A1">
      <w:pPr>
        <w:tabs>
          <w:tab w:val="left" w:pos="6978"/>
        </w:tabs>
        <w:ind w:firstLineChars="200" w:firstLine="640"/>
        <w:rPr>
          <w:rFonts w:ascii="仿宋_GB2312" w:hint="eastAsia"/>
          <w:szCs w:val="32"/>
        </w:rPr>
      </w:pPr>
      <w:r>
        <w:rPr>
          <w:rFonts w:ascii="黑体" w:eastAsia="黑体" w:hint="eastAsia"/>
          <w:szCs w:val="32"/>
        </w:rPr>
        <w:t>第九条</w:t>
      </w:r>
      <w:r>
        <w:rPr>
          <w:rFonts w:ascii="仿宋_GB2312" w:hint="eastAsia"/>
          <w:szCs w:val="32"/>
        </w:rPr>
        <w:t xml:space="preserve">  申请鉴定人资格，由所在鉴定机构向登记管理部门提交下列材料：</w:t>
      </w:r>
    </w:p>
    <w:p w14:paraId="0CB49C72" w14:textId="77777777" w:rsidR="007F28A1" w:rsidRDefault="007F28A1">
      <w:pPr>
        <w:ind w:firstLineChars="200" w:firstLine="640"/>
        <w:rPr>
          <w:rFonts w:ascii="仿宋_GB2312" w:hAnsi="" w:hint="eastAsia"/>
        </w:rPr>
      </w:pPr>
      <w:r>
        <w:rPr>
          <w:rFonts w:ascii="仿宋_GB2312" w:hAnsi="" w:hint="eastAsia"/>
        </w:rPr>
        <w:t>（一）《</w:t>
      </w:r>
      <w:r>
        <w:rPr>
          <w:rFonts w:hint="eastAsia"/>
        </w:rPr>
        <w:t>人民检察院鉴定人资格登记申请表</w:t>
      </w:r>
      <w:r>
        <w:rPr>
          <w:rFonts w:ascii="仿宋_GB2312" w:hAnsi="" w:hint="eastAsia"/>
        </w:rPr>
        <w:t>》；</w:t>
      </w:r>
    </w:p>
    <w:p w14:paraId="07E268E8" w14:textId="77777777" w:rsidR="007F28A1" w:rsidRDefault="007F28A1">
      <w:pPr>
        <w:ind w:firstLineChars="200" w:firstLine="640"/>
        <w:rPr>
          <w:rFonts w:ascii="仿宋_GB2312" w:hAnsi="" w:hint="eastAsia"/>
        </w:rPr>
      </w:pPr>
      <w:r>
        <w:rPr>
          <w:rFonts w:ascii="仿宋_GB2312" w:hAnsi="" w:hint="eastAsia"/>
        </w:rPr>
        <w:t>（二）学历证书、专业技术培训证明材料的复印件；</w:t>
      </w:r>
    </w:p>
    <w:p w14:paraId="13DF3532" w14:textId="77777777" w:rsidR="007F28A1" w:rsidRDefault="007F28A1">
      <w:pPr>
        <w:pStyle w:val="20"/>
        <w:rPr>
          <w:rFonts w:ascii="仿宋_GB2312" w:hAnsi="" w:hint="eastAsia"/>
        </w:rPr>
      </w:pPr>
      <w:r>
        <w:rPr>
          <w:rFonts w:ascii="仿宋_GB2312" w:hAnsi="" w:hint="eastAsia"/>
        </w:rPr>
        <w:t>（三）申请人的《专业技术职务任职资格证书》、相关专业执业资格证明材料的复印件；</w:t>
      </w:r>
    </w:p>
    <w:p w14:paraId="75087961" w14:textId="77777777" w:rsidR="007F28A1" w:rsidRDefault="007F28A1">
      <w:pPr>
        <w:ind w:firstLineChars="200" w:firstLine="640"/>
        <w:rPr>
          <w:rFonts w:ascii="仿宋_GB2312" w:hAnsi="" w:hint="eastAsia"/>
        </w:rPr>
      </w:pPr>
      <w:r>
        <w:rPr>
          <w:rFonts w:ascii="仿宋_GB2312" w:hAnsi="" w:hint="eastAsia"/>
        </w:rPr>
        <w:t>（四）登记管理部门要求提交的其他材料。</w:t>
      </w:r>
    </w:p>
    <w:p w14:paraId="6125839C" w14:textId="77777777" w:rsidR="007F28A1" w:rsidRDefault="007F28A1">
      <w:pPr>
        <w:ind w:firstLineChars="200" w:firstLine="640"/>
        <w:rPr>
          <w:rFonts w:ascii="仿宋_GB2312" w:hint="eastAsia"/>
          <w:szCs w:val="48"/>
        </w:rPr>
      </w:pPr>
      <w:r>
        <w:rPr>
          <w:rFonts w:ascii="黑体" w:eastAsia="黑体" w:hAnsi="" w:hint="eastAsia"/>
        </w:rPr>
        <w:t>第十条</w:t>
      </w:r>
      <w:r>
        <w:rPr>
          <w:rFonts w:ascii="仿宋_GB2312" w:hAnsi="" w:hint="eastAsia"/>
        </w:rPr>
        <w:t xml:space="preserve">  登记管理部门收到登记申请材料后，</w:t>
      </w:r>
      <w:r>
        <w:rPr>
          <w:rFonts w:ascii="仿宋_GB2312" w:hint="eastAsia"/>
          <w:szCs w:val="48"/>
        </w:rPr>
        <w:t>应当及时进行审查，并在二十日以内作出决定。对准予登记的，经检察长批准，颁发《人民检察院鉴定人资格证书》。对不予登记的，书面通知申请单位。</w:t>
      </w:r>
    </w:p>
    <w:p w14:paraId="7736DDCC" w14:textId="77777777" w:rsidR="007F28A1" w:rsidRDefault="007F28A1">
      <w:pPr>
        <w:ind w:firstLineChars="200" w:firstLine="640"/>
        <w:rPr>
          <w:rFonts w:ascii="仿宋_GB2312" w:hint="eastAsia"/>
          <w:szCs w:val="48"/>
        </w:rPr>
      </w:pPr>
      <w:r>
        <w:rPr>
          <w:rFonts w:ascii="仿宋_GB2312" w:hint="eastAsia"/>
          <w:szCs w:val="48"/>
        </w:rPr>
        <w:t>提交材料不全的，核准登记期限从材料补齐之日起计算。</w:t>
      </w:r>
    </w:p>
    <w:p w14:paraId="0EE7CB0E" w14:textId="77777777" w:rsidR="007F28A1" w:rsidRDefault="007F28A1">
      <w:pPr>
        <w:ind w:firstLineChars="200" w:firstLine="640"/>
        <w:rPr>
          <w:rFonts w:hint="eastAsia"/>
        </w:rPr>
      </w:pPr>
      <w:r>
        <w:rPr>
          <w:rFonts w:ascii="黑体" w:eastAsia="黑体" w:hint="eastAsia"/>
          <w:szCs w:val="48"/>
        </w:rPr>
        <w:t xml:space="preserve">第十一条 </w:t>
      </w:r>
      <w:r>
        <w:rPr>
          <w:rFonts w:ascii="宋体" w:eastAsia="宋体" w:hint="eastAsia"/>
          <w:b/>
          <w:bCs/>
          <w:szCs w:val="48"/>
        </w:rPr>
        <w:t xml:space="preserve"> </w:t>
      </w:r>
      <w:r>
        <w:rPr>
          <w:rFonts w:hint="eastAsia"/>
        </w:rPr>
        <w:t>《人民检察院鉴定人资格证书》由最高人民检察院统一制发。</w:t>
      </w:r>
    </w:p>
    <w:p w14:paraId="6D6599F2" w14:textId="77777777" w:rsidR="007F28A1" w:rsidRDefault="007F28A1">
      <w:pPr>
        <w:ind w:firstLineChars="200" w:firstLine="640"/>
        <w:rPr>
          <w:rFonts w:ascii="宋体" w:eastAsia="宋体" w:hint="eastAsia"/>
          <w:b/>
          <w:bCs/>
        </w:rPr>
      </w:pPr>
      <w:r>
        <w:rPr>
          <w:rFonts w:hint="eastAsia"/>
        </w:rPr>
        <w:t>《人民检察院鉴定人资格证书》有效期为六年，自颁发之日起计算。</w:t>
      </w:r>
    </w:p>
    <w:p w14:paraId="6DCFCC27" w14:textId="77777777" w:rsidR="007F28A1" w:rsidRDefault="007F28A1">
      <w:pPr>
        <w:jc w:val="center"/>
        <w:rPr>
          <w:rFonts w:eastAsia="黑体" w:hint="eastAsia"/>
        </w:rPr>
      </w:pPr>
    </w:p>
    <w:p w14:paraId="57D7DC18" w14:textId="77777777" w:rsidR="007F28A1" w:rsidRDefault="007F28A1">
      <w:pPr>
        <w:jc w:val="center"/>
        <w:rPr>
          <w:rFonts w:eastAsia="黑体"/>
        </w:rPr>
      </w:pPr>
      <w:r>
        <w:rPr>
          <w:rFonts w:eastAsia="黑体" w:hint="eastAsia"/>
        </w:rPr>
        <w:t>第四章</w:t>
      </w:r>
      <w:r>
        <w:rPr>
          <w:rFonts w:eastAsia="黑体" w:hint="eastAsia"/>
        </w:rPr>
        <w:t xml:space="preserve">  </w:t>
      </w:r>
      <w:r>
        <w:rPr>
          <w:rFonts w:eastAsia="黑体" w:hint="eastAsia"/>
        </w:rPr>
        <w:t>资格审核与延续</w:t>
      </w:r>
    </w:p>
    <w:p w14:paraId="0F235C2A" w14:textId="77777777" w:rsidR="007F28A1" w:rsidRDefault="007F28A1">
      <w:pPr>
        <w:ind w:firstLineChars="200" w:firstLine="640"/>
        <w:rPr>
          <w:rFonts w:hint="eastAsia"/>
        </w:rPr>
      </w:pPr>
      <w:r>
        <w:rPr>
          <w:rFonts w:eastAsia="黑体" w:hint="eastAsia"/>
        </w:rPr>
        <w:t>第十二条</w:t>
      </w:r>
      <w:r>
        <w:rPr>
          <w:rFonts w:hint="eastAsia"/>
        </w:rPr>
        <w:t xml:space="preserve">  </w:t>
      </w:r>
      <w:r>
        <w:rPr>
          <w:rFonts w:hint="eastAsia"/>
        </w:rPr>
        <w:t>登记管理部门每两年进行一次鉴定人资格的审核工作。接受审核的鉴定人应当提交下列材料，由所在鉴定机构向登记管理部门集中报送：</w:t>
      </w:r>
    </w:p>
    <w:p w14:paraId="5A9369C2" w14:textId="77777777" w:rsidR="007F28A1" w:rsidRDefault="007F28A1">
      <w:pPr>
        <w:ind w:firstLineChars="200" w:firstLine="640"/>
        <w:rPr>
          <w:rFonts w:hint="eastAsia"/>
        </w:rPr>
      </w:pPr>
      <w:r>
        <w:rPr>
          <w:rFonts w:hint="eastAsia"/>
        </w:rPr>
        <w:t>（一）《人民检察院鉴定人资格审核申请表》；</w:t>
      </w:r>
    </w:p>
    <w:p w14:paraId="644D21A6" w14:textId="77777777" w:rsidR="007F28A1" w:rsidRDefault="007F28A1">
      <w:pPr>
        <w:ind w:firstLineChars="200" w:firstLine="640"/>
        <w:rPr>
          <w:rFonts w:hint="eastAsia"/>
        </w:rPr>
      </w:pPr>
      <w:r>
        <w:rPr>
          <w:rFonts w:hint="eastAsia"/>
        </w:rPr>
        <w:t>（二）《人民检察院鉴定人资格证书》；</w:t>
      </w:r>
    </w:p>
    <w:p w14:paraId="7E10C5E7" w14:textId="77777777" w:rsidR="007F28A1" w:rsidRDefault="007F28A1">
      <w:pPr>
        <w:ind w:firstLineChars="200" w:firstLine="640"/>
        <w:rPr>
          <w:rFonts w:hint="eastAsia"/>
        </w:rPr>
      </w:pPr>
      <w:r>
        <w:rPr>
          <w:rFonts w:hint="eastAsia"/>
        </w:rPr>
        <w:t>（三）审核期内本人鉴定工作总结；</w:t>
      </w:r>
    </w:p>
    <w:p w14:paraId="64851EA2" w14:textId="77777777" w:rsidR="007F28A1" w:rsidRDefault="007F28A1">
      <w:pPr>
        <w:ind w:firstLineChars="200" w:firstLine="640"/>
        <w:rPr>
          <w:rFonts w:hint="eastAsia"/>
        </w:rPr>
      </w:pPr>
      <w:r>
        <w:rPr>
          <w:rFonts w:hint="eastAsia"/>
        </w:rPr>
        <w:t>（四）需要提交的其他材料。</w:t>
      </w:r>
    </w:p>
    <w:p w14:paraId="61F52675" w14:textId="77777777" w:rsidR="007F28A1" w:rsidRDefault="007F28A1">
      <w:pPr>
        <w:ind w:firstLineChars="200" w:firstLine="640"/>
        <w:rPr>
          <w:rFonts w:hint="eastAsia"/>
        </w:rPr>
      </w:pPr>
      <w:r>
        <w:rPr>
          <w:rFonts w:eastAsia="黑体" w:hint="eastAsia"/>
        </w:rPr>
        <w:t>第十三条</w:t>
      </w:r>
      <w:r>
        <w:rPr>
          <w:rFonts w:hint="eastAsia"/>
        </w:rPr>
        <w:t xml:space="preserve">  </w:t>
      </w:r>
      <w:r>
        <w:rPr>
          <w:rFonts w:hint="eastAsia"/>
        </w:rPr>
        <w:t>鉴定人具有下列情形之一的，审核为不合格：</w:t>
      </w:r>
    </w:p>
    <w:p w14:paraId="14D14F24" w14:textId="77777777" w:rsidR="007F28A1" w:rsidRDefault="007F28A1">
      <w:pPr>
        <w:ind w:firstLineChars="200" w:firstLine="640"/>
        <w:rPr>
          <w:rFonts w:hint="eastAsia"/>
        </w:rPr>
      </w:pPr>
      <w:r>
        <w:rPr>
          <w:rFonts w:hint="eastAsia"/>
        </w:rPr>
        <w:t>（一）未从事相关专业工作的；</w:t>
      </w:r>
    </w:p>
    <w:p w14:paraId="3CD5DC7D" w14:textId="77777777" w:rsidR="007F28A1" w:rsidRDefault="007F28A1">
      <w:pPr>
        <w:ind w:firstLineChars="200" w:firstLine="640"/>
        <w:rPr>
          <w:rFonts w:hint="eastAsia"/>
        </w:rPr>
      </w:pPr>
      <w:r>
        <w:rPr>
          <w:rFonts w:hint="eastAsia"/>
        </w:rPr>
        <w:t>（二）无正当理由不接受专业技能培训或者培训不合格的；</w:t>
      </w:r>
    </w:p>
    <w:p w14:paraId="73787B07" w14:textId="77777777" w:rsidR="007F28A1" w:rsidRDefault="007F28A1">
      <w:pPr>
        <w:ind w:firstLineChars="200" w:firstLine="640"/>
        <w:rPr>
          <w:rFonts w:hint="eastAsia"/>
        </w:rPr>
      </w:pPr>
      <w:r>
        <w:rPr>
          <w:rFonts w:hint="eastAsia"/>
        </w:rPr>
        <w:t>（三）在社会鉴定机构兼职的；</w:t>
      </w:r>
    </w:p>
    <w:p w14:paraId="7014B0A7" w14:textId="77777777" w:rsidR="007F28A1" w:rsidRDefault="007F28A1">
      <w:pPr>
        <w:ind w:firstLineChars="200" w:firstLine="640"/>
        <w:rPr>
          <w:rFonts w:hint="eastAsia"/>
        </w:rPr>
      </w:pPr>
      <w:r>
        <w:rPr>
          <w:rFonts w:hint="eastAsia"/>
        </w:rPr>
        <w:t>（四）未经所在鉴定机构同意擅自受理委托鉴定的；</w:t>
      </w:r>
    </w:p>
    <w:p w14:paraId="64C9F346" w14:textId="77777777" w:rsidR="007F28A1" w:rsidRDefault="007F28A1">
      <w:pPr>
        <w:ind w:firstLineChars="200" w:firstLine="640"/>
        <w:rPr>
          <w:rFonts w:hint="eastAsia"/>
        </w:rPr>
      </w:pPr>
      <w:r>
        <w:rPr>
          <w:rFonts w:hint="eastAsia"/>
        </w:rPr>
        <w:t>（五）违反鉴定程序或者技术操作规程出具错误鉴定意见的；</w:t>
      </w:r>
    </w:p>
    <w:p w14:paraId="3286A0F8" w14:textId="77777777" w:rsidR="007F28A1" w:rsidRDefault="007F28A1">
      <w:pPr>
        <w:numPr>
          <w:ins w:id="0" w:author="刘烁" w:date="2006-10-15T13:24:00Z"/>
        </w:numPr>
        <w:ind w:firstLineChars="200" w:firstLine="640"/>
        <w:rPr>
          <w:rFonts w:hint="eastAsia"/>
        </w:rPr>
      </w:pPr>
      <w:r>
        <w:rPr>
          <w:rFonts w:hint="eastAsia"/>
        </w:rPr>
        <w:t>（六）被投诉两次以上，查证属实的。</w:t>
      </w:r>
    </w:p>
    <w:p w14:paraId="71DA0A14" w14:textId="77777777" w:rsidR="007F28A1" w:rsidRDefault="007F28A1">
      <w:pPr>
        <w:ind w:firstLineChars="200" w:firstLine="640"/>
        <w:rPr>
          <w:rFonts w:hint="eastAsia"/>
        </w:rPr>
      </w:pPr>
      <w:r>
        <w:rPr>
          <w:rFonts w:eastAsia="黑体" w:hint="eastAsia"/>
        </w:rPr>
        <w:t>第十四条</w:t>
      </w:r>
      <w:r>
        <w:rPr>
          <w:rFonts w:hint="eastAsia"/>
        </w:rPr>
        <w:t xml:space="preserve">  </w:t>
      </w:r>
      <w:r>
        <w:rPr>
          <w:rFonts w:hint="eastAsia"/>
        </w:rPr>
        <w:t>登记管理部门对审核合格的鉴定人，应当在其《人民检察院鉴定人资格证书》上加盖“鉴定资格审核合格章”，并及时返还送审的鉴定机构。对审核不合格的，</w:t>
      </w:r>
      <w:r>
        <w:rPr>
          <w:rFonts w:hint="eastAsia"/>
          <w:szCs w:val="18"/>
        </w:rPr>
        <w:t>暂扣其</w:t>
      </w:r>
      <w:r>
        <w:rPr>
          <w:rFonts w:hint="eastAsia"/>
        </w:rPr>
        <w:t>《人民检察院鉴定人资格证书》，并书面通知被审核人所在鉴定机构，同时抄送鉴定人所在单位，限期改正。</w:t>
      </w:r>
    </w:p>
    <w:p w14:paraId="54C1A61D" w14:textId="77777777" w:rsidR="007F28A1" w:rsidRDefault="007F28A1">
      <w:pPr>
        <w:ind w:firstLine="645"/>
        <w:rPr>
          <w:rFonts w:ascii="仿宋_GB2312" w:hint="eastAsia"/>
          <w:bCs/>
          <w:szCs w:val="48"/>
        </w:rPr>
      </w:pPr>
      <w:r>
        <w:rPr>
          <w:rFonts w:ascii="黑体" w:eastAsia="黑体" w:hint="eastAsia"/>
          <w:bCs/>
          <w:szCs w:val="48"/>
        </w:rPr>
        <w:t>第十五条</w:t>
      </w:r>
      <w:r>
        <w:rPr>
          <w:rFonts w:ascii="仿宋_GB2312" w:hint="eastAsia"/>
          <w:bCs/>
          <w:szCs w:val="48"/>
        </w:rPr>
        <w:t xml:space="preserve">  《人民检察院鉴定人资格证书》有效期限届满需要延续的，鉴定人应当在申请审核的同时提交《人民检察院鉴定人资格延续申请表》。</w:t>
      </w:r>
    </w:p>
    <w:p w14:paraId="240E8253" w14:textId="77777777" w:rsidR="007F28A1" w:rsidRDefault="007F28A1">
      <w:pPr>
        <w:ind w:firstLineChars="197" w:firstLine="630"/>
        <w:rPr>
          <w:rFonts w:ascii="仿宋_GB2312" w:hint="eastAsia"/>
          <w:bCs/>
          <w:color w:val="FF0000"/>
          <w:szCs w:val="48"/>
        </w:rPr>
      </w:pPr>
      <w:r>
        <w:rPr>
          <w:rFonts w:ascii="仿宋_GB2312" w:hint="eastAsia"/>
          <w:bCs/>
          <w:szCs w:val="48"/>
        </w:rPr>
        <w:t>登记管理部门对审核合格并准予延续登记的，自准予延续登记之日起，重新计算《人民检察院鉴定人资格证书》的有效期。</w:t>
      </w:r>
    </w:p>
    <w:p w14:paraId="5BAA712F" w14:textId="77777777" w:rsidR="007F28A1" w:rsidRDefault="007F28A1">
      <w:pPr>
        <w:pStyle w:val="20"/>
        <w:rPr>
          <w:rFonts w:ascii="仿宋_GB2312" w:hint="eastAsia"/>
          <w:bCs/>
          <w:szCs w:val="48"/>
        </w:rPr>
      </w:pPr>
    </w:p>
    <w:p w14:paraId="34C4F968" w14:textId="77777777" w:rsidR="007F28A1" w:rsidRDefault="007F28A1">
      <w:pPr>
        <w:jc w:val="center"/>
        <w:rPr>
          <w:rFonts w:eastAsia="黑体" w:hint="eastAsia"/>
        </w:rPr>
      </w:pPr>
      <w:r>
        <w:rPr>
          <w:rFonts w:eastAsia="黑体" w:hint="eastAsia"/>
        </w:rPr>
        <w:t>第五章</w:t>
      </w:r>
      <w:r>
        <w:rPr>
          <w:rFonts w:eastAsia="黑体" w:hint="eastAsia"/>
        </w:rPr>
        <w:t xml:space="preserve">  </w:t>
      </w:r>
      <w:r>
        <w:rPr>
          <w:rFonts w:eastAsia="黑体" w:hint="eastAsia"/>
        </w:rPr>
        <w:t>资格变更与注销</w:t>
      </w:r>
    </w:p>
    <w:p w14:paraId="03A0E2C0" w14:textId="77777777" w:rsidR="007F28A1" w:rsidRDefault="007F28A1">
      <w:pPr>
        <w:tabs>
          <w:tab w:val="left" w:pos="6978"/>
        </w:tabs>
        <w:ind w:firstLineChars="200" w:firstLine="640"/>
        <w:rPr>
          <w:rFonts w:ascii="仿宋_GB2312" w:hint="eastAsia"/>
          <w:szCs w:val="32"/>
        </w:rPr>
      </w:pPr>
      <w:r>
        <w:rPr>
          <w:rFonts w:eastAsia="黑体" w:hint="eastAsia"/>
        </w:rPr>
        <w:t>第十六条</w:t>
      </w:r>
      <w:r>
        <w:rPr>
          <w:rFonts w:hint="eastAsia"/>
        </w:rPr>
        <w:t xml:space="preserve">  </w:t>
      </w:r>
      <w:r>
        <w:rPr>
          <w:rFonts w:hint="eastAsia"/>
        </w:rPr>
        <w:t>鉴定人变更鉴定业务、鉴定机构的应当申请变更登记，</w:t>
      </w:r>
      <w:r>
        <w:rPr>
          <w:rFonts w:ascii="仿宋_GB2312" w:hint="eastAsia"/>
          <w:szCs w:val="32"/>
        </w:rPr>
        <w:t>由所在鉴定机构向登记管理部门提交下列材料：</w:t>
      </w:r>
    </w:p>
    <w:p w14:paraId="4E279CAB" w14:textId="77777777" w:rsidR="007F28A1" w:rsidRDefault="007F28A1">
      <w:pPr>
        <w:ind w:firstLineChars="200" w:firstLine="640"/>
        <w:rPr>
          <w:rFonts w:hint="eastAsia"/>
        </w:rPr>
      </w:pPr>
      <w:r>
        <w:rPr>
          <w:rFonts w:hint="eastAsia"/>
        </w:rPr>
        <w:t>（一）《人民检察院鉴定人变更登记申请表》；</w:t>
      </w:r>
    </w:p>
    <w:p w14:paraId="60B21972" w14:textId="77777777" w:rsidR="007F28A1" w:rsidRDefault="007F28A1">
      <w:pPr>
        <w:ind w:firstLineChars="200" w:firstLine="640"/>
        <w:rPr>
          <w:rFonts w:hint="eastAsia"/>
        </w:rPr>
      </w:pPr>
      <w:r>
        <w:rPr>
          <w:rFonts w:hint="eastAsia"/>
        </w:rPr>
        <w:t>（二）《人民检察院鉴定人资格证书》；</w:t>
      </w:r>
    </w:p>
    <w:p w14:paraId="2B8715A3" w14:textId="77777777" w:rsidR="007F28A1" w:rsidRDefault="007F28A1">
      <w:pPr>
        <w:ind w:firstLineChars="200" w:firstLine="640"/>
        <w:rPr>
          <w:rFonts w:ascii="仿宋_GB2312" w:hAnsi="" w:hint="eastAsia"/>
        </w:rPr>
      </w:pPr>
      <w:r>
        <w:rPr>
          <w:rFonts w:ascii="仿宋_GB2312" w:hAnsi="" w:hint="eastAsia"/>
        </w:rPr>
        <w:t>（三）变更鉴定业务所需的学历证书、专业技术培训证明材料的复印件；</w:t>
      </w:r>
    </w:p>
    <w:p w14:paraId="7855E547" w14:textId="77777777" w:rsidR="007F28A1" w:rsidRDefault="007F28A1">
      <w:pPr>
        <w:ind w:firstLineChars="200" w:firstLine="640"/>
        <w:rPr>
          <w:rFonts w:ascii="仿宋_GB2312" w:hAnsi="" w:hint="eastAsia"/>
        </w:rPr>
      </w:pPr>
      <w:r>
        <w:rPr>
          <w:rFonts w:ascii="仿宋_GB2312" w:hAnsi="" w:hint="eastAsia"/>
        </w:rPr>
        <w:t>（四）变更鉴定业务所需的《专业技术职务任职资格证书》、相关专业执业资格证明材料的复印件；</w:t>
      </w:r>
    </w:p>
    <w:p w14:paraId="1249D78C" w14:textId="77777777" w:rsidR="007F28A1" w:rsidRDefault="007F28A1">
      <w:pPr>
        <w:ind w:firstLineChars="200" w:firstLine="640"/>
        <w:rPr>
          <w:rFonts w:hint="eastAsia"/>
        </w:rPr>
      </w:pPr>
      <w:r>
        <w:rPr>
          <w:rFonts w:ascii="仿宋_GB2312" w:hAnsi="" w:hint="eastAsia"/>
        </w:rPr>
        <w:t>（五）登记管理部门要求提交的其他材料。</w:t>
      </w:r>
    </w:p>
    <w:p w14:paraId="35DEC7FD" w14:textId="77777777" w:rsidR="007F28A1" w:rsidRDefault="007F28A1">
      <w:pPr>
        <w:ind w:firstLineChars="200" w:firstLine="640"/>
        <w:rPr>
          <w:rFonts w:hint="eastAsia"/>
        </w:rPr>
      </w:pPr>
      <w:r>
        <w:rPr>
          <w:rFonts w:eastAsia="黑体" w:hint="eastAsia"/>
        </w:rPr>
        <w:t>第十七条</w:t>
      </w:r>
      <w:r>
        <w:rPr>
          <w:rFonts w:hint="eastAsia"/>
        </w:rPr>
        <w:t xml:space="preserve">  </w:t>
      </w:r>
      <w:r>
        <w:rPr>
          <w:rFonts w:hint="eastAsia"/>
        </w:rPr>
        <w:t>鉴定人在本省、自治区、直辖市检察系统内跨鉴定机构调动工作的，由调出鉴定机构将鉴定人申请变更的相关材料交登记管理部门。</w:t>
      </w:r>
    </w:p>
    <w:p w14:paraId="3EAAFC3E" w14:textId="77777777" w:rsidR="007F28A1" w:rsidRDefault="007F28A1">
      <w:pPr>
        <w:ind w:firstLineChars="200" w:firstLine="640"/>
        <w:rPr>
          <w:rFonts w:hint="eastAsia"/>
        </w:rPr>
      </w:pPr>
      <w:r>
        <w:rPr>
          <w:rFonts w:hint="eastAsia"/>
        </w:rPr>
        <w:t>鉴定人跨省、自治区、直辖市检察系统调动工作的，由调出鉴定机构将鉴定人申请变更的相关材料交原登记管理部门，原登记管理部门负责将相关材料转交调入地登记管理部门。</w:t>
      </w:r>
    </w:p>
    <w:p w14:paraId="409BAD5E" w14:textId="77777777" w:rsidR="007F28A1" w:rsidRDefault="007F28A1">
      <w:pPr>
        <w:ind w:firstLineChars="200" w:firstLine="640"/>
        <w:rPr>
          <w:rFonts w:ascii="仿宋_GB2312" w:hint="eastAsia"/>
          <w:szCs w:val="48"/>
        </w:rPr>
      </w:pPr>
      <w:r>
        <w:rPr>
          <w:rFonts w:eastAsia="黑体" w:hint="eastAsia"/>
        </w:rPr>
        <w:t>第十八条</w:t>
      </w:r>
      <w:r>
        <w:rPr>
          <w:rFonts w:hint="eastAsia"/>
        </w:rPr>
        <w:t xml:space="preserve">  </w:t>
      </w:r>
      <w:r>
        <w:rPr>
          <w:rFonts w:ascii="仿宋_GB2312" w:hint="eastAsia"/>
          <w:bCs/>
          <w:szCs w:val="48"/>
        </w:rPr>
        <w:t>登记管理部门收到变更登记申请材料后，</w:t>
      </w:r>
      <w:r>
        <w:rPr>
          <w:rFonts w:ascii="仿宋_GB2312" w:hint="eastAsia"/>
          <w:szCs w:val="48"/>
        </w:rPr>
        <w:t>应当在二十日以内作出决定。对准予变更登记的，重新颁发</w:t>
      </w:r>
      <w:r>
        <w:rPr>
          <w:rFonts w:ascii="仿宋_GB2312" w:hint="eastAsia"/>
          <w:bCs/>
          <w:szCs w:val="48"/>
        </w:rPr>
        <w:t>《人民检察院鉴定人资格证书》</w:t>
      </w:r>
      <w:r>
        <w:rPr>
          <w:rFonts w:ascii="仿宋_GB2312" w:hint="eastAsia"/>
          <w:szCs w:val="48"/>
        </w:rPr>
        <w:t>。对不予变更登记的，书面通知申请单位。</w:t>
      </w:r>
    </w:p>
    <w:p w14:paraId="2F56B6A2" w14:textId="77777777" w:rsidR="007F28A1" w:rsidRDefault="007F28A1">
      <w:pPr>
        <w:ind w:firstLineChars="200" w:firstLine="640"/>
        <w:rPr>
          <w:rFonts w:ascii="仿宋_GB2312" w:hint="eastAsia"/>
          <w:szCs w:val="48"/>
        </w:rPr>
      </w:pPr>
      <w:r>
        <w:rPr>
          <w:rFonts w:ascii="仿宋_GB2312" w:hint="eastAsia"/>
          <w:szCs w:val="48"/>
        </w:rPr>
        <w:t>提交材料不全的，审核期限从材料补齐之日起计算。</w:t>
      </w:r>
    </w:p>
    <w:p w14:paraId="2CA92345" w14:textId="77777777" w:rsidR="007F28A1" w:rsidRDefault="007F28A1">
      <w:pPr>
        <w:ind w:firstLineChars="200" w:firstLine="640"/>
        <w:rPr>
          <w:rFonts w:ascii="仿宋_GB2312" w:hint="eastAsia"/>
          <w:szCs w:val="48"/>
        </w:rPr>
      </w:pPr>
      <w:r>
        <w:rPr>
          <w:rFonts w:ascii="黑体" w:eastAsia="黑体" w:hint="eastAsia"/>
          <w:szCs w:val="48"/>
        </w:rPr>
        <w:t>第十九条</w:t>
      </w:r>
      <w:r>
        <w:rPr>
          <w:rFonts w:ascii="仿宋_GB2312" w:hint="eastAsia"/>
          <w:szCs w:val="48"/>
        </w:rPr>
        <w:t xml:space="preserve">  鉴定人具有下列情形之一的，所在鉴定机构应当向登记管理部门申请注销其鉴定资格，登记管理部门也可以直接注销其鉴定资格：</w:t>
      </w:r>
    </w:p>
    <w:p w14:paraId="6FBACD4E" w14:textId="77777777" w:rsidR="007F28A1" w:rsidRDefault="007F28A1">
      <w:pPr>
        <w:ind w:leftChars="200" w:left="640"/>
        <w:rPr>
          <w:rFonts w:hint="eastAsia"/>
        </w:rPr>
      </w:pPr>
      <w:r>
        <w:rPr>
          <w:rFonts w:hint="eastAsia"/>
        </w:rPr>
        <w:t>（一）调离专业技术工作岗位的；</w:t>
      </w:r>
    </w:p>
    <w:p w14:paraId="6C630EDD" w14:textId="77777777" w:rsidR="007F28A1" w:rsidRDefault="007F28A1">
      <w:pPr>
        <w:ind w:leftChars="200" w:left="640"/>
        <w:rPr>
          <w:rFonts w:ascii="仿宋_GB2312" w:hint="eastAsia"/>
          <w:szCs w:val="48"/>
        </w:rPr>
      </w:pPr>
      <w:r>
        <w:rPr>
          <w:rFonts w:hint="eastAsia"/>
        </w:rPr>
        <w:t>（二）无正当理由，逾期三个月不提交审核申请的；</w:t>
      </w:r>
    </w:p>
    <w:p w14:paraId="2F3E12EC" w14:textId="77777777" w:rsidR="007F28A1" w:rsidRDefault="007F28A1">
      <w:pPr>
        <w:ind w:leftChars="200" w:left="640"/>
        <w:rPr>
          <w:rFonts w:ascii="仿宋_GB2312" w:hint="eastAsia"/>
          <w:szCs w:val="48"/>
        </w:rPr>
      </w:pPr>
      <w:r>
        <w:rPr>
          <w:rFonts w:ascii="仿宋_GB2312" w:hint="eastAsia"/>
          <w:szCs w:val="48"/>
        </w:rPr>
        <w:t>（三）因身体健康等原因，无法正常履职的；</w:t>
      </w:r>
    </w:p>
    <w:p w14:paraId="7B68AB17" w14:textId="77777777" w:rsidR="007F28A1" w:rsidRDefault="007F28A1">
      <w:pPr>
        <w:numPr>
          <w:ins w:id="1" w:author="刘烁" w:date="2006-10-15T13:25:00Z"/>
        </w:numPr>
        <w:ind w:leftChars="200" w:left="640"/>
        <w:rPr>
          <w:rFonts w:ascii="仿宋_GB2312" w:hint="eastAsia"/>
          <w:szCs w:val="48"/>
        </w:rPr>
      </w:pPr>
      <w:r>
        <w:rPr>
          <w:rFonts w:ascii="仿宋_GB2312" w:hint="eastAsia"/>
          <w:szCs w:val="48"/>
        </w:rPr>
        <w:t>（四）其他应当注销的情形。</w:t>
      </w:r>
    </w:p>
    <w:p w14:paraId="79789CDE" w14:textId="77777777" w:rsidR="007F28A1" w:rsidRDefault="007F28A1">
      <w:pPr>
        <w:ind w:firstLineChars="197" w:firstLine="630"/>
        <w:rPr>
          <w:rFonts w:ascii="仿宋_GB2312" w:hint="eastAsia"/>
          <w:szCs w:val="48"/>
        </w:rPr>
      </w:pPr>
      <w:r>
        <w:rPr>
          <w:rFonts w:ascii="黑体" w:eastAsia="黑体" w:hint="eastAsia"/>
          <w:szCs w:val="48"/>
        </w:rPr>
        <w:t xml:space="preserve">第二十条  </w:t>
      </w:r>
      <w:r>
        <w:rPr>
          <w:rFonts w:ascii="仿宋_GB2312" w:hint="eastAsia"/>
          <w:bCs/>
          <w:szCs w:val="48"/>
        </w:rPr>
        <w:t>鉴定人资格被注销的，登记管理部门应当书面通知</w:t>
      </w:r>
      <w:r>
        <w:rPr>
          <w:rFonts w:ascii="仿宋_GB2312" w:hint="eastAsia"/>
          <w:szCs w:val="48"/>
        </w:rPr>
        <w:t>鉴定人所在鉴定机构，同时抄送鉴定人所在单位，收回《人民检察院鉴定人资格证书》。</w:t>
      </w:r>
    </w:p>
    <w:p w14:paraId="2326F93F" w14:textId="77777777" w:rsidR="007F28A1" w:rsidRDefault="007F28A1">
      <w:pPr>
        <w:jc w:val="center"/>
        <w:rPr>
          <w:rFonts w:eastAsia="黑体" w:hint="eastAsia"/>
        </w:rPr>
      </w:pPr>
    </w:p>
    <w:p w14:paraId="29349E76" w14:textId="77777777" w:rsidR="007F28A1" w:rsidRDefault="007F28A1">
      <w:pPr>
        <w:jc w:val="center"/>
        <w:rPr>
          <w:rFonts w:eastAsia="黑体" w:hint="eastAsia"/>
        </w:rPr>
      </w:pPr>
      <w:r>
        <w:rPr>
          <w:rFonts w:eastAsia="黑体" w:hint="eastAsia"/>
        </w:rPr>
        <w:t>第六章</w:t>
      </w:r>
      <w:r>
        <w:rPr>
          <w:rFonts w:eastAsia="黑体" w:hint="eastAsia"/>
        </w:rPr>
        <w:t xml:space="preserve">  </w:t>
      </w:r>
      <w:r>
        <w:rPr>
          <w:rFonts w:eastAsia="黑体" w:hint="eastAsia"/>
        </w:rPr>
        <w:t>复议程序</w:t>
      </w:r>
    </w:p>
    <w:p w14:paraId="62AFCDA9" w14:textId="77777777" w:rsidR="007F28A1" w:rsidRDefault="007F28A1">
      <w:pPr>
        <w:ind w:firstLineChars="200" w:firstLine="640"/>
        <w:rPr>
          <w:rFonts w:hint="eastAsia"/>
        </w:rPr>
      </w:pPr>
      <w:r>
        <w:rPr>
          <w:rFonts w:eastAsia="黑体" w:hint="eastAsia"/>
        </w:rPr>
        <w:t>第二十一条</w:t>
      </w:r>
      <w:r>
        <w:rPr>
          <w:rFonts w:hint="eastAsia"/>
        </w:rPr>
        <w:t xml:space="preserve">  </w:t>
      </w:r>
      <w:r>
        <w:rPr>
          <w:rFonts w:hint="eastAsia"/>
        </w:rPr>
        <w:t>对登记管理部门作出的不予登记、审核不合格、不予变更登记、注销鉴定资格的决定及其他处理决定有异议的，鉴定人可以在相关通知书送达之日起三十日以内，通过其所在鉴定机构向登记管理部门提交复议申请书以及相关证明材料。</w:t>
      </w:r>
    </w:p>
    <w:p w14:paraId="0D71C076" w14:textId="77777777" w:rsidR="007F28A1" w:rsidRDefault="007F28A1">
      <w:pPr>
        <w:ind w:firstLineChars="200" w:firstLine="640"/>
        <w:rPr>
          <w:rFonts w:hint="eastAsia"/>
        </w:rPr>
      </w:pPr>
      <w:r>
        <w:rPr>
          <w:rFonts w:eastAsia="黑体" w:hint="eastAsia"/>
        </w:rPr>
        <w:t>第二十二条</w:t>
      </w:r>
      <w:r>
        <w:rPr>
          <w:rFonts w:hint="eastAsia"/>
        </w:rPr>
        <w:t xml:space="preserve">  </w:t>
      </w:r>
      <w:r>
        <w:rPr>
          <w:rFonts w:hint="eastAsia"/>
        </w:rPr>
        <w:t>登记管理部门在接到复议申请后，应当以集体研究的方式进行复议，并在二十日以内做出复议决定，书面通知复议申请人所在鉴定机构，同时抄送鉴定人所在单位。</w:t>
      </w:r>
    </w:p>
    <w:p w14:paraId="5FF13034" w14:textId="77777777" w:rsidR="007F28A1" w:rsidRDefault="007F28A1">
      <w:pPr>
        <w:jc w:val="center"/>
        <w:rPr>
          <w:rFonts w:eastAsia="黑体" w:hint="eastAsia"/>
        </w:rPr>
      </w:pPr>
    </w:p>
    <w:p w14:paraId="42D323B7" w14:textId="77777777" w:rsidR="007F28A1" w:rsidRDefault="007F28A1">
      <w:pPr>
        <w:jc w:val="center"/>
        <w:rPr>
          <w:rFonts w:eastAsia="黑体" w:hint="eastAsia"/>
        </w:rPr>
      </w:pPr>
      <w:r>
        <w:rPr>
          <w:rFonts w:eastAsia="黑体" w:hint="eastAsia"/>
        </w:rPr>
        <w:t>第七章</w:t>
      </w:r>
      <w:r>
        <w:rPr>
          <w:rFonts w:eastAsia="黑体" w:hint="eastAsia"/>
        </w:rPr>
        <w:t xml:space="preserve">  </w:t>
      </w:r>
      <w:r>
        <w:rPr>
          <w:rFonts w:eastAsia="黑体" w:hint="eastAsia"/>
        </w:rPr>
        <w:t>名册编制与公告</w:t>
      </w:r>
    </w:p>
    <w:p w14:paraId="390E01BE" w14:textId="77777777" w:rsidR="007F28A1" w:rsidRDefault="007F28A1">
      <w:pPr>
        <w:ind w:firstLineChars="200" w:firstLine="640"/>
        <w:rPr>
          <w:rFonts w:hint="eastAsia"/>
        </w:rPr>
      </w:pPr>
      <w:r>
        <w:rPr>
          <w:rFonts w:eastAsia="黑体" w:hint="eastAsia"/>
        </w:rPr>
        <w:t>第二十三条</w:t>
      </w:r>
      <w:r>
        <w:rPr>
          <w:rFonts w:hint="eastAsia"/>
        </w:rPr>
        <w:t xml:space="preserve">  </w:t>
      </w:r>
      <w:r>
        <w:rPr>
          <w:rFonts w:hint="eastAsia"/>
        </w:rPr>
        <w:t>省级人民检察院登记管理部门应当将所辖鉴定人资格的登记、变更、注销情况报最高人民检察院登记管理部门备案。</w:t>
      </w:r>
    </w:p>
    <w:p w14:paraId="69659CD4" w14:textId="77777777" w:rsidR="007F28A1" w:rsidRDefault="007F28A1">
      <w:pPr>
        <w:ind w:firstLineChars="200" w:firstLine="640"/>
        <w:rPr>
          <w:rFonts w:hint="eastAsia"/>
        </w:rPr>
      </w:pPr>
      <w:r>
        <w:rPr>
          <w:rFonts w:eastAsia="黑体" w:hint="eastAsia"/>
        </w:rPr>
        <w:t>第二十四条</w:t>
      </w:r>
      <w:r>
        <w:rPr>
          <w:rFonts w:hint="eastAsia"/>
        </w:rPr>
        <w:t xml:space="preserve">  </w:t>
      </w:r>
      <w:r>
        <w:rPr>
          <w:rFonts w:hint="eastAsia"/>
        </w:rPr>
        <w:t>最高人民检察院统一编制《人民检察院鉴定人名册》。</w:t>
      </w:r>
    </w:p>
    <w:p w14:paraId="7A3E63CD" w14:textId="77777777" w:rsidR="007F28A1" w:rsidRDefault="007F28A1">
      <w:pPr>
        <w:ind w:firstLineChars="200" w:firstLine="640"/>
        <w:rPr>
          <w:rFonts w:eastAsia="黑体" w:hint="eastAsia"/>
        </w:rPr>
      </w:pPr>
      <w:r>
        <w:rPr>
          <w:rFonts w:eastAsia="黑体" w:hint="eastAsia"/>
        </w:rPr>
        <w:t>第二十五条</w:t>
      </w:r>
      <w:r>
        <w:rPr>
          <w:rFonts w:hint="eastAsia"/>
        </w:rPr>
        <w:t xml:space="preserve">  </w:t>
      </w:r>
      <w:r>
        <w:rPr>
          <w:rFonts w:hint="eastAsia"/>
        </w:rPr>
        <w:t>《人民检察院鉴定人名册》以及鉴定人资格的变更、注销情况应当及时在人民检察院专线网以及机关内部刊物上予以公告，并同时抄送最高人民法院、公安部和国家安全部。</w:t>
      </w:r>
    </w:p>
    <w:p w14:paraId="4687BA2A" w14:textId="77777777" w:rsidR="007F28A1" w:rsidRDefault="007F28A1">
      <w:pPr>
        <w:jc w:val="center"/>
        <w:rPr>
          <w:rFonts w:eastAsia="黑体" w:hint="eastAsia"/>
        </w:rPr>
      </w:pPr>
      <w:r>
        <w:rPr>
          <w:rFonts w:eastAsia="黑体" w:hint="eastAsia"/>
        </w:rPr>
        <w:t>第八章</w:t>
      </w:r>
      <w:r>
        <w:rPr>
          <w:rFonts w:eastAsia="黑体" w:hint="eastAsia"/>
        </w:rPr>
        <w:t xml:space="preserve">  </w:t>
      </w:r>
      <w:r>
        <w:rPr>
          <w:rFonts w:eastAsia="黑体" w:hint="eastAsia"/>
        </w:rPr>
        <w:t>监督与处罚</w:t>
      </w:r>
    </w:p>
    <w:p w14:paraId="5FFDBF7D" w14:textId="77777777" w:rsidR="007F28A1" w:rsidRDefault="007F28A1">
      <w:pPr>
        <w:ind w:firstLineChars="200" w:firstLine="640"/>
        <w:rPr>
          <w:rFonts w:hint="eastAsia"/>
        </w:rPr>
      </w:pPr>
      <w:r>
        <w:rPr>
          <w:rFonts w:eastAsia="黑体" w:hint="eastAsia"/>
        </w:rPr>
        <w:t>第二十六条</w:t>
      </w:r>
      <w:r>
        <w:rPr>
          <w:rFonts w:hint="eastAsia"/>
        </w:rPr>
        <w:t xml:space="preserve">  </w:t>
      </w:r>
      <w:r>
        <w:rPr>
          <w:rFonts w:hint="eastAsia"/>
        </w:rPr>
        <w:t>人民检察院鉴定人应当在登记管理部门核准登记的鉴定业务范围内从事鉴定工作。</w:t>
      </w:r>
    </w:p>
    <w:p w14:paraId="24A7FD45" w14:textId="77777777" w:rsidR="007F28A1" w:rsidRDefault="007F28A1">
      <w:pPr>
        <w:ind w:firstLineChars="200" w:firstLine="640"/>
        <w:rPr>
          <w:rFonts w:hint="eastAsia"/>
        </w:rPr>
      </w:pPr>
      <w:r>
        <w:rPr>
          <w:rFonts w:hint="eastAsia"/>
        </w:rPr>
        <w:t>未取得《人民检察院鉴定人资格证书》，未通过鉴定人资格审核，以及鉴定资格被注销的人员，不得从事鉴定工作。</w:t>
      </w:r>
    </w:p>
    <w:p w14:paraId="5BAC1841" w14:textId="77777777" w:rsidR="007F28A1" w:rsidRDefault="007F28A1">
      <w:pPr>
        <w:ind w:firstLineChars="197" w:firstLine="630"/>
        <w:rPr>
          <w:rFonts w:hint="eastAsia"/>
        </w:rPr>
      </w:pPr>
      <w:r>
        <w:rPr>
          <w:rFonts w:eastAsia="黑体" w:hint="eastAsia"/>
        </w:rPr>
        <w:t>第二十七条</w:t>
      </w:r>
      <w:r>
        <w:rPr>
          <w:rFonts w:hint="eastAsia"/>
        </w:rPr>
        <w:t xml:space="preserve">  </w:t>
      </w:r>
      <w:r>
        <w:rPr>
          <w:rFonts w:hint="eastAsia"/>
        </w:rPr>
        <w:t>登记管理部门对举报、投诉鉴定人的，应当及时进行调查处理，涉及违法违纪的移送有关部门处理。</w:t>
      </w:r>
    </w:p>
    <w:p w14:paraId="742B6DCC" w14:textId="77777777" w:rsidR="007F28A1" w:rsidRDefault="007F28A1">
      <w:pPr>
        <w:ind w:firstLineChars="200" w:firstLine="640"/>
        <w:rPr>
          <w:rFonts w:hint="eastAsia"/>
        </w:rPr>
      </w:pPr>
      <w:r>
        <w:rPr>
          <w:rFonts w:eastAsia="黑体" w:hint="eastAsia"/>
        </w:rPr>
        <w:t>第二十八条</w:t>
      </w:r>
      <w:r>
        <w:rPr>
          <w:rFonts w:hint="eastAsia"/>
        </w:rPr>
        <w:t xml:space="preserve">  </w:t>
      </w:r>
      <w:r>
        <w:rPr>
          <w:rFonts w:hint="eastAsia"/>
        </w:rPr>
        <w:t>鉴定人具有下列情形之一的，登记管理部门应当给予警告、通报批评。</w:t>
      </w:r>
      <w:r>
        <w:rPr>
          <w:rFonts w:ascii="仿宋_GB2312" w:hint="eastAsia"/>
        </w:rPr>
        <w:t>必要时，注销其鉴定资格;情节</w:t>
      </w:r>
      <w:r>
        <w:rPr>
          <w:rFonts w:hint="eastAsia"/>
        </w:rPr>
        <w:t>严重的，取消其鉴定资格：</w:t>
      </w:r>
    </w:p>
    <w:p w14:paraId="41201270" w14:textId="77777777" w:rsidR="007F28A1" w:rsidRDefault="007F28A1">
      <w:pPr>
        <w:ind w:firstLineChars="200" w:firstLine="640"/>
        <w:rPr>
          <w:rFonts w:hint="eastAsia"/>
        </w:rPr>
      </w:pPr>
      <w:r>
        <w:rPr>
          <w:rFonts w:hint="eastAsia"/>
        </w:rPr>
        <w:t>（一）</w:t>
      </w:r>
      <w:r>
        <w:rPr>
          <w:rFonts w:ascii="仿宋_GB2312" w:hint="eastAsia"/>
          <w:szCs w:val="48"/>
        </w:rPr>
        <w:t>提供虚假证明材料或者以其他手段骗取资格登记的；</w:t>
      </w:r>
    </w:p>
    <w:p w14:paraId="067018C0" w14:textId="77777777" w:rsidR="007F28A1" w:rsidRDefault="007F28A1">
      <w:pPr>
        <w:ind w:firstLineChars="200" w:firstLine="640"/>
        <w:rPr>
          <w:rFonts w:hint="eastAsia"/>
        </w:rPr>
      </w:pPr>
      <w:r>
        <w:rPr>
          <w:rFonts w:hint="eastAsia"/>
        </w:rPr>
        <w:t>（二）在社会鉴定机构兼职的；</w:t>
      </w:r>
    </w:p>
    <w:p w14:paraId="15722ADC" w14:textId="77777777" w:rsidR="007F28A1" w:rsidRDefault="007F28A1">
      <w:pPr>
        <w:ind w:firstLineChars="200" w:firstLine="640"/>
        <w:rPr>
          <w:rFonts w:ascii="仿宋_GB2312" w:hint="eastAsia"/>
          <w:szCs w:val="48"/>
        </w:rPr>
      </w:pPr>
      <w:r>
        <w:rPr>
          <w:rFonts w:hint="eastAsia"/>
        </w:rPr>
        <w:t>（三）未经所在鉴定机构同意擅自受理委托鉴定的；</w:t>
      </w:r>
    </w:p>
    <w:p w14:paraId="57E2FABC" w14:textId="77777777" w:rsidR="007F28A1" w:rsidRDefault="007F28A1">
      <w:pPr>
        <w:ind w:firstLineChars="200" w:firstLine="640"/>
        <w:rPr>
          <w:rFonts w:hint="eastAsia"/>
        </w:rPr>
      </w:pPr>
      <w:r>
        <w:rPr>
          <w:rFonts w:hint="eastAsia"/>
        </w:rPr>
        <w:t>（四）违反鉴定程序或者技术操作规程出具错误鉴定意见的；</w:t>
      </w:r>
    </w:p>
    <w:p w14:paraId="39B9DCB5" w14:textId="77777777" w:rsidR="007F28A1" w:rsidRDefault="007F28A1">
      <w:pPr>
        <w:ind w:firstLineChars="200" w:firstLine="640"/>
        <w:rPr>
          <w:rFonts w:hint="eastAsia"/>
        </w:rPr>
      </w:pPr>
      <w:r>
        <w:rPr>
          <w:rFonts w:hint="eastAsia"/>
        </w:rPr>
        <w:t>（五）无正当理由，拒绝鉴定的；</w:t>
      </w:r>
    </w:p>
    <w:p w14:paraId="2A54E080" w14:textId="77777777" w:rsidR="007F28A1" w:rsidRDefault="007F28A1">
      <w:pPr>
        <w:ind w:firstLineChars="200" w:firstLine="640"/>
        <w:rPr>
          <w:rFonts w:hint="eastAsia"/>
        </w:rPr>
      </w:pPr>
      <w:r>
        <w:rPr>
          <w:rFonts w:hint="eastAsia"/>
        </w:rPr>
        <w:t>（六）</w:t>
      </w:r>
      <w:r>
        <w:rPr>
          <w:rFonts w:ascii="仿宋_GB2312" w:hint="eastAsia"/>
          <w:szCs w:val="48"/>
        </w:rPr>
        <w:t>经人民法院通知，无正当理由拒绝出庭的</w:t>
      </w:r>
      <w:r>
        <w:rPr>
          <w:rFonts w:hint="eastAsia"/>
        </w:rPr>
        <w:t>；</w:t>
      </w:r>
    </w:p>
    <w:p w14:paraId="153552B0" w14:textId="77777777" w:rsidR="007F28A1" w:rsidRDefault="007F28A1">
      <w:pPr>
        <w:ind w:firstLineChars="200" w:firstLine="640"/>
        <w:rPr>
          <w:rFonts w:ascii="仿宋_GB2312" w:hint="eastAsia"/>
          <w:szCs w:val="48"/>
        </w:rPr>
      </w:pPr>
      <w:r>
        <w:rPr>
          <w:rFonts w:ascii="仿宋_GB2312" w:hint="eastAsia"/>
          <w:szCs w:val="48"/>
        </w:rPr>
        <w:t>（七）登记管理部门责令改正，逾期不改的。</w:t>
      </w:r>
    </w:p>
    <w:p w14:paraId="39B1E8A7" w14:textId="77777777" w:rsidR="007F28A1" w:rsidRDefault="007F28A1">
      <w:pPr>
        <w:ind w:firstLineChars="200" w:firstLine="640"/>
        <w:rPr>
          <w:rFonts w:eastAsia="黑体" w:hint="eastAsia"/>
        </w:rPr>
      </w:pPr>
      <w:r>
        <w:rPr>
          <w:rFonts w:hint="eastAsia"/>
        </w:rPr>
        <w:t>鉴定资格被取消之日起一年以内，不得重新申请鉴定资格。</w:t>
      </w:r>
    </w:p>
    <w:p w14:paraId="793729C7" w14:textId="77777777" w:rsidR="007F28A1" w:rsidRDefault="007F28A1">
      <w:pPr>
        <w:ind w:firstLineChars="200" w:firstLine="640"/>
        <w:rPr>
          <w:rFonts w:hint="eastAsia"/>
        </w:rPr>
      </w:pPr>
      <w:r>
        <w:rPr>
          <w:rFonts w:eastAsia="黑体" w:hint="eastAsia"/>
        </w:rPr>
        <w:t>第二十九条</w:t>
      </w:r>
      <w:r>
        <w:rPr>
          <w:rFonts w:hint="eastAsia"/>
        </w:rPr>
        <w:t xml:space="preserve">  </w:t>
      </w:r>
      <w:r>
        <w:rPr>
          <w:rFonts w:hint="eastAsia"/>
        </w:rPr>
        <w:t>鉴定人具有下列情形之一的，登记管理部门应当移送并建议有关部门给予相应的行政处分，构成犯罪的，依法追究刑事责任，并终身不授予鉴定资格：</w:t>
      </w:r>
    </w:p>
    <w:p w14:paraId="544AB2B3" w14:textId="77777777" w:rsidR="007F28A1" w:rsidRDefault="007F28A1">
      <w:pPr>
        <w:ind w:firstLineChars="200" w:firstLine="640"/>
        <w:rPr>
          <w:rFonts w:hint="eastAsia"/>
        </w:rPr>
      </w:pPr>
      <w:r>
        <w:rPr>
          <w:rFonts w:hint="eastAsia"/>
        </w:rPr>
        <w:t>（一）故意出具虚假鉴定意见的；</w:t>
      </w:r>
    </w:p>
    <w:p w14:paraId="50B65D29" w14:textId="77777777" w:rsidR="007F28A1" w:rsidRDefault="007F28A1">
      <w:pPr>
        <w:ind w:firstLineChars="200" w:firstLine="640"/>
        <w:rPr>
          <w:rFonts w:hint="eastAsia"/>
        </w:rPr>
      </w:pPr>
      <w:r>
        <w:rPr>
          <w:rFonts w:hint="eastAsia"/>
        </w:rPr>
        <w:t>（二）严重违反规定，出具错误鉴定意见，造成严重后果的；</w:t>
      </w:r>
    </w:p>
    <w:p w14:paraId="7F20C974" w14:textId="77777777" w:rsidR="007F28A1" w:rsidRDefault="007F28A1">
      <w:pPr>
        <w:pStyle w:val="20"/>
        <w:rPr>
          <w:rFonts w:hint="eastAsia"/>
        </w:rPr>
      </w:pPr>
      <w:r>
        <w:rPr>
          <w:rFonts w:hint="eastAsia"/>
        </w:rPr>
        <w:t>（三）违反法律、法规的其他情形。</w:t>
      </w:r>
    </w:p>
    <w:p w14:paraId="27DD65FF" w14:textId="77777777" w:rsidR="007F28A1" w:rsidRDefault="007F28A1">
      <w:pPr>
        <w:jc w:val="center"/>
        <w:rPr>
          <w:rFonts w:eastAsia="黑体" w:hint="eastAsia"/>
        </w:rPr>
      </w:pPr>
    </w:p>
    <w:p w14:paraId="739EAF0A" w14:textId="77777777" w:rsidR="007F28A1" w:rsidRDefault="007F28A1">
      <w:pPr>
        <w:jc w:val="center"/>
        <w:rPr>
          <w:rFonts w:eastAsia="黑体" w:hint="eastAsia"/>
        </w:rPr>
      </w:pPr>
      <w:r>
        <w:rPr>
          <w:rFonts w:eastAsia="黑体" w:hint="eastAsia"/>
        </w:rPr>
        <w:t>第九章</w:t>
      </w:r>
      <w:r>
        <w:rPr>
          <w:rFonts w:eastAsia="黑体" w:hint="eastAsia"/>
        </w:rPr>
        <w:t xml:space="preserve">  </w:t>
      </w:r>
      <w:r>
        <w:rPr>
          <w:rFonts w:eastAsia="黑体" w:hint="eastAsia"/>
        </w:rPr>
        <w:t>附</w:t>
      </w:r>
      <w:r>
        <w:rPr>
          <w:rFonts w:eastAsia="黑体" w:hint="eastAsia"/>
        </w:rPr>
        <w:t xml:space="preserve">  </w:t>
      </w:r>
      <w:r>
        <w:rPr>
          <w:rFonts w:eastAsia="黑体" w:hint="eastAsia"/>
        </w:rPr>
        <w:t>则</w:t>
      </w:r>
    </w:p>
    <w:p w14:paraId="29AE16CF" w14:textId="77777777" w:rsidR="007F28A1" w:rsidRDefault="007F28A1">
      <w:pPr>
        <w:ind w:firstLineChars="200" w:firstLine="640"/>
        <w:rPr>
          <w:rFonts w:hint="eastAsia"/>
        </w:rPr>
      </w:pPr>
      <w:r>
        <w:rPr>
          <w:rFonts w:eastAsia="黑体" w:hint="eastAsia"/>
        </w:rPr>
        <w:t>第三十条</w:t>
      </w:r>
      <w:r>
        <w:rPr>
          <w:rFonts w:hint="eastAsia"/>
        </w:rPr>
        <w:t xml:space="preserve">  </w:t>
      </w:r>
      <w:r>
        <w:rPr>
          <w:rFonts w:hint="eastAsia"/>
        </w:rPr>
        <w:t>鉴定人登记管理工作文书由最高人民检察院制定。</w:t>
      </w:r>
    </w:p>
    <w:p w14:paraId="16ADC690" w14:textId="77777777" w:rsidR="007F28A1" w:rsidRDefault="007F28A1">
      <w:pPr>
        <w:ind w:firstLineChars="200" w:firstLine="640"/>
        <w:rPr>
          <w:rFonts w:hint="eastAsia"/>
        </w:rPr>
      </w:pPr>
      <w:r>
        <w:rPr>
          <w:rFonts w:eastAsia="黑体" w:hint="eastAsia"/>
        </w:rPr>
        <w:t>第三十一条</w:t>
      </w:r>
      <w:r>
        <w:rPr>
          <w:rFonts w:hint="eastAsia"/>
        </w:rPr>
        <w:t xml:space="preserve">  </w:t>
      </w:r>
      <w:r>
        <w:rPr>
          <w:rFonts w:hint="eastAsia"/>
        </w:rPr>
        <w:t>本办法自</w:t>
      </w:r>
      <w:smartTag w:uri="urn:schemas-microsoft-com:office:smarttags" w:element="chsdate">
        <w:smartTagPr>
          <w:attr w:name="Year" w:val="2007"/>
          <w:attr w:name="Month" w:val="1"/>
          <w:attr w:name="Day" w:val="1"/>
          <w:attr w:name="IsLunarDate" w:val="False"/>
          <w:attr w:name="IsROCDate" w:val="False"/>
        </w:smartTagPr>
        <w:r>
          <w:rPr>
            <w:rFonts w:hint="eastAsia"/>
          </w:rPr>
          <w:t>2007</w:t>
        </w:r>
        <w:r>
          <w:rPr>
            <w:rFonts w:hint="eastAsia"/>
          </w:rPr>
          <w:t>年</w:t>
        </w:r>
        <w:r>
          <w:rPr>
            <w:rFonts w:hint="eastAsia"/>
          </w:rPr>
          <w:t>1</w:t>
        </w:r>
        <w:r>
          <w:rPr>
            <w:rFonts w:hint="eastAsia"/>
          </w:rPr>
          <w:t>月</w:t>
        </w:r>
        <w:r>
          <w:rPr>
            <w:rFonts w:hint="eastAsia"/>
          </w:rPr>
          <w:t>1</w:t>
        </w:r>
        <w:r>
          <w:rPr>
            <w:rFonts w:hint="eastAsia"/>
          </w:rPr>
          <w:t>日起</w:t>
        </w:r>
      </w:smartTag>
      <w:r>
        <w:rPr>
          <w:rFonts w:hint="eastAsia"/>
        </w:rPr>
        <w:t>实施，最高人民检察院此前有关规定与本办法不一致的，以本办法为准。</w:t>
      </w:r>
      <w:r>
        <w:rPr>
          <w:rFonts w:hint="eastAsia"/>
        </w:rPr>
        <w:t xml:space="preserve"> </w:t>
      </w:r>
    </w:p>
    <w:p w14:paraId="23A7411B" w14:textId="77777777" w:rsidR="007F28A1" w:rsidRDefault="007F28A1">
      <w:pPr>
        <w:ind w:firstLineChars="200" w:firstLine="640"/>
        <w:rPr>
          <w:rFonts w:hint="eastAsia"/>
        </w:rPr>
      </w:pPr>
      <w:r>
        <w:rPr>
          <w:rFonts w:eastAsia="黑体" w:hint="eastAsia"/>
        </w:rPr>
        <w:t>第三十二条</w:t>
      </w:r>
      <w:r>
        <w:rPr>
          <w:rFonts w:hint="eastAsia"/>
        </w:rPr>
        <w:t xml:space="preserve">  </w:t>
      </w:r>
      <w:r>
        <w:rPr>
          <w:rFonts w:hint="eastAsia"/>
        </w:rPr>
        <w:t>本办法由最高人民检察院负责解释。</w:t>
      </w:r>
    </w:p>
    <w:p w14:paraId="62796486" w14:textId="77777777" w:rsidR="007F28A1" w:rsidRDefault="007F28A1">
      <w:pPr>
        <w:rPr>
          <w:rFonts w:ascii="仿宋_GB2312" w:hint="eastAsia"/>
          <w:bCs/>
          <w:szCs w:val="48"/>
        </w:rPr>
      </w:pPr>
    </w:p>
    <w:p w14:paraId="66125FF7" w14:textId="77777777" w:rsidR="007F28A1" w:rsidRDefault="007F28A1">
      <w:pPr>
        <w:ind w:firstLineChars="200" w:firstLine="640"/>
        <w:rPr>
          <w:rFonts w:ascii="仿宋_GB2312" w:hint="eastAsia"/>
          <w:bCs/>
          <w:szCs w:val="48"/>
        </w:rPr>
      </w:pPr>
      <w:r>
        <w:rPr>
          <w:rFonts w:ascii="仿宋_GB2312" w:hint="eastAsia"/>
          <w:bCs/>
          <w:szCs w:val="48"/>
        </w:rPr>
        <w:t>附件：1.《人民检察院鉴定人资格证书》样式</w:t>
      </w:r>
    </w:p>
    <w:p w14:paraId="69F86729" w14:textId="77777777" w:rsidR="007F28A1" w:rsidRDefault="007F28A1">
      <w:pPr>
        <w:ind w:firstLineChars="500" w:firstLine="1600"/>
        <w:rPr>
          <w:rFonts w:ascii="黑体" w:hint="eastAsia"/>
          <w:bCs/>
          <w:szCs w:val="48"/>
        </w:rPr>
      </w:pPr>
      <w:r>
        <w:rPr>
          <w:rFonts w:ascii="仿宋_GB2312" w:hint="eastAsia"/>
          <w:bCs/>
          <w:szCs w:val="48"/>
        </w:rPr>
        <w:t>2.《人民检察院鉴定人资格登记申请表》样式</w:t>
      </w:r>
    </w:p>
    <w:p w14:paraId="799A8754" w14:textId="77777777" w:rsidR="007F28A1" w:rsidRDefault="007F28A1">
      <w:pPr>
        <w:ind w:firstLineChars="500" w:firstLine="1600"/>
        <w:rPr>
          <w:rFonts w:ascii="仿宋_GB2312" w:hint="eastAsia"/>
          <w:bCs/>
          <w:szCs w:val="48"/>
        </w:rPr>
      </w:pPr>
      <w:r>
        <w:rPr>
          <w:rFonts w:ascii="仿宋_GB2312" w:hint="eastAsia"/>
          <w:bCs/>
          <w:szCs w:val="48"/>
        </w:rPr>
        <w:t>3.《人民检察院鉴定人资格延续申请表》样式</w:t>
      </w:r>
    </w:p>
    <w:p w14:paraId="38468FE3" w14:textId="77777777" w:rsidR="007F28A1" w:rsidRDefault="007F28A1">
      <w:pPr>
        <w:ind w:firstLineChars="500" w:firstLine="1600"/>
        <w:rPr>
          <w:rFonts w:ascii="仿宋_GB2312" w:hint="eastAsia"/>
          <w:bCs/>
          <w:szCs w:val="48"/>
        </w:rPr>
      </w:pPr>
      <w:r>
        <w:rPr>
          <w:rFonts w:ascii="仿宋_GB2312" w:hint="eastAsia"/>
          <w:bCs/>
          <w:szCs w:val="48"/>
        </w:rPr>
        <w:t>4.《人民检察院鉴定人变更登记申请表》样式</w:t>
      </w:r>
    </w:p>
    <w:p w14:paraId="060AC060" w14:textId="77777777" w:rsidR="007F28A1" w:rsidRDefault="007F28A1">
      <w:pPr>
        <w:ind w:firstLineChars="500" w:firstLine="1600"/>
        <w:rPr>
          <w:rFonts w:ascii="仿宋_GB2312" w:hint="eastAsia"/>
          <w:bCs/>
          <w:szCs w:val="48"/>
        </w:rPr>
      </w:pPr>
      <w:r>
        <w:rPr>
          <w:rFonts w:ascii="仿宋_GB2312" w:hint="eastAsia"/>
          <w:bCs/>
          <w:szCs w:val="48"/>
        </w:rPr>
        <w:t>5.《人民检察院鉴定人资格审核申请表》样式</w:t>
      </w:r>
    </w:p>
    <w:p w14:paraId="6582CC3C" w14:textId="77777777" w:rsidR="007F28A1" w:rsidRDefault="007F28A1">
      <w:pPr>
        <w:ind w:firstLineChars="500" w:firstLine="1600"/>
        <w:rPr>
          <w:rFonts w:ascii="仿宋_GB2312" w:hint="eastAsia"/>
          <w:bCs/>
          <w:szCs w:val="48"/>
        </w:rPr>
      </w:pPr>
      <w:r>
        <w:rPr>
          <w:rFonts w:ascii="仿宋_GB2312" w:hint="eastAsia"/>
          <w:bCs/>
          <w:szCs w:val="48"/>
        </w:rPr>
        <w:t>6.《注销鉴定人资格通知书》样式</w:t>
      </w:r>
    </w:p>
    <w:p w14:paraId="65E1FDD3" w14:textId="77777777" w:rsidR="007F28A1" w:rsidRDefault="007F28A1">
      <w:pPr>
        <w:ind w:firstLineChars="500" w:firstLine="1600"/>
        <w:rPr>
          <w:rFonts w:ascii="仿宋_GB2312" w:hint="eastAsia"/>
          <w:bCs/>
          <w:szCs w:val="48"/>
        </w:rPr>
      </w:pPr>
      <w:r>
        <w:rPr>
          <w:rFonts w:ascii="仿宋_GB2312" w:hint="eastAsia"/>
          <w:bCs/>
          <w:szCs w:val="48"/>
        </w:rPr>
        <w:t>7.《不予登记通知书》样式</w:t>
      </w:r>
    </w:p>
    <w:p w14:paraId="29D3744D" w14:textId="77777777" w:rsidR="007F28A1" w:rsidRDefault="007F28A1">
      <w:pPr>
        <w:ind w:firstLineChars="500" w:firstLine="1600"/>
        <w:rPr>
          <w:rFonts w:ascii="仿宋_GB2312" w:hint="eastAsia"/>
          <w:bCs/>
          <w:szCs w:val="48"/>
        </w:rPr>
      </w:pPr>
      <w:r>
        <w:rPr>
          <w:rFonts w:ascii="仿宋_GB2312" w:hint="eastAsia"/>
          <w:bCs/>
          <w:szCs w:val="48"/>
        </w:rPr>
        <w:t>8.《不予变更登记通知书》样式</w:t>
      </w:r>
    </w:p>
    <w:p w14:paraId="30216FFC" w14:textId="77777777" w:rsidR="007F28A1" w:rsidRDefault="007F28A1">
      <w:pPr>
        <w:ind w:firstLineChars="500" w:firstLine="1600"/>
        <w:rPr>
          <w:rFonts w:ascii="仿宋_GB2312" w:hint="eastAsia"/>
          <w:bCs/>
          <w:szCs w:val="48"/>
        </w:rPr>
      </w:pPr>
      <w:r>
        <w:rPr>
          <w:rFonts w:ascii="仿宋_GB2312" w:hint="eastAsia"/>
          <w:bCs/>
          <w:szCs w:val="48"/>
        </w:rPr>
        <w:t>9.《责令改正通知书》样式</w:t>
      </w:r>
    </w:p>
    <w:p w14:paraId="0DD1F15D" w14:textId="77777777" w:rsidR="007F28A1" w:rsidRDefault="007F28A1">
      <w:pPr>
        <w:ind w:firstLineChars="500" w:firstLine="1600"/>
        <w:rPr>
          <w:rFonts w:hint="eastAsia"/>
          <w:color w:val="3366FF"/>
        </w:rPr>
      </w:pPr>
      <w:r>
        <w:rPr>
          <w:rFonts w:ascii="仿宋_GB2312" w:hint="eastAsia"/>
          <w:bCs/>
          <w:szCs w:val="48"/>
        </w:rPr>
        <w:t>10.《复议决定通知书》样式</w:t>
      </w:r>
      <w:r>
        <w:rPr>
          <w:rFonts w:hint="eastAsia"/>
        </w:rPr>
        <w:t xml:space="preserve"> </w:t>
      </w:r>
    </w:p>
    <w:p w14:paraId="4A2535F5" w14:textId="77777777" w:rsidR="007F28A1" w:rsidRDefault="007F28A1">
      <w:pPr>
        <w:rPr>
          <w:rFonts w:eastAsia="黑体" w:hint="eastAsia"/>
          <w:sz w:val="28"/>
        </w:rPr>
      </w:pPr>
    </w:p>
    <w:p w14:paraId="1093C230" w14:textId="77777777" w:rsidR="007F28A1" w:rsidRDefault="007F28A1">
      <w:pPr>
        <w:rPr>
          <w:rFonts w:eastAsia="黑体"/>
          <w:sz w:val="28"/>
        </w:rPr>
        <w:sectPr w:rsidR="007F28A1">
          <w:pgSz w:w="11906" w:h="16838" w:code="9"/>
          <w:pgMar w:top="2098" w:right="1531" w:bottom="1985" w:left="1531" w:header="851" w:footer="1588" w:gutter="0"/>
          <w:pgNumType w:fmt="numberInDash"/>
          <w:cols w:space="720"/>
          <w:docGrid w:type="lines" w:linePitch="579" w:charSpace="-849"/>
        </w:sectPr>
      </w:pPr>
    </w:p>
    <w:p w14:paraId="0F8D582C" w14:textId="77777777" w:rsidR="007F28A1" w:rsidRDefault="007F28A1">
      <w:pPr>
        <w:spacing w:line="240" w:lineRule="exact"/>
        <w:rPr>
          <w:rFonts w:eastAsia="宋体" w:hint="eastAsia"/>
          <w:sz w:val="44"/>
        </w:rPr>
      </w:pPr>
      <w:r>
        <w:rPr>
          <w:rFonts w:eastAsia="黑体" w:hint="eastAsia"/>
          <w:sz w:val="28"/>
        </w:rPr>
        <w:t xml:space="preserve"> </w:t>
      </w:r>
    </w:p>
    <w:p w14:paraId="3C7C5452" w14:textId="77777777" w:rsidR="007F28A1" w:rsidRDefault="007F28A1">
      <w:pPr>
        <w:jc w:val="center"/>
        <w:rPr>
          <w:rFonts w:eastAsia="宋体" w:hint="eastAsia"/>
          <w:sz w:val="44"/>
        </w:rPr>
      </w:pPr>
      <w:r>
        <w:rPr>
          <w:rFonts w:eastAsia="宋体" w:hint="eastAsia"/>
          <w:sz w:val="44"/>
        </w:rPr>
        <w:t>（检徽）</w:t>
      </w:r>
    </w:p>
    <w:p w14:paraId="08BB9A72" w14:textId="77777777" w:rsidR="007F28A1" w:rsidRDefault="007F28A1">
      <w:pPr>
        <w:jc w:val="center"/>
        <w:rPr>
          <w:rFonts w:eastAsia="宋体" w:hint="eastAsia"/>
          <w:sz w:val="44"/>
        </w:rPr>
      </w:pPr>
    </w:p>
    <w:p w14:paraId="2020B3EC" w14:textId="77777777" w:rsidR="007F28A1" w:rsidRDefault="007F28A1">
      <w:pPr>
        <w:rPr>
          <w:rFonts w:eastAsia="宋体" w:hint="eastAsia"/>
          <w:sz w:val="44"/>
        </w:rPr>
      </w:pPr>
    </w:p>
    <w:p w14:paraId="21A33A88" w14:textId="77777777" w:rsidR="007F28A1" w:rsidRDefault="007F28A1">
      <w:pPr>
        <w:jc w:val="center"/>
        <w:rPr>
          <w:rFonts w:eastAsia="宋体" w:hint="eastAsia"/>
          <w:sz w:val="44"/>
        </w:rPr>
      </w:pPr>
      <w:r>
        <w:rPr>
          <w:rFonts w:eastAsia="宋体" w:hint="eastAsia"/>
          <w:sz w:val="44"/>
        </w:rPr>
        <w:t>人民检察院鉴定人资格证书</w:t>
      </w:r>
    </w:p>
    <w:p w14:paraId="0E092610" w14:textId="77777777" w:rsidR="007F28A1" w:rsidRDefault="007F28A1">
      <w:pPr>
        <w:rPr>
          <w:rFonts w:eastAsia="宋体" w:hint="eastAsia"/>
          <w:sz w:val="44"/>
        </w:rPr>
      </w:pPr>
    </w:p>
    <w:p w14:paraId="1005DF33" w14:textId="77777777" w:rsidR="007F28A1" w:rsidRDefault="007F28A1">
      <w:pPr>
        <w:spacing w:line="360" w:lineRule="auto"/>
        <w:rPr>
          <w:rFonts w:eastAsia="宋体" w:hint="eastAsia"/>
          <w:sz w:val="44"/>
        </w:rPr>
      </w:pPr>
      <w:r>
        <w:rPr>
          <w:rFonts w:eastAsia="宋体" w:hint="eastAsia"/>
          <w:sz w:val="44"/>
        </w:rPr>
        <w:t xml:space="preserve">    </w:t>
      </w:r>
      <w:r>
        <w:rPr>
          <w:rFonts w:eastAsia="宋体" w:hint="eastAsia"/>
          <w:sz w:val="44"/>
        </w:rPr>
        <w:t>根据《人民检察院鉴定人登记管理办法》之规定，特授予鉴定资格。</w:t>
      </w:r>
    </w:p>
    <w:p w14:paraId="4C506185" w14:textId="77777777" w:rsidR="007F28A1" w:rsidRDefault="007F28A1">
      <w:pPr>
        <w:spacing w:line="260" w:lineRule="exact"/>
        <w:rPr>
          <w:rFonts w:eastAsia="宋体" w:hint="eastAsia"/>
          <w:sz w:val="44"/>
        </w:rPr>
      </w:pPr>
    </w:p>
    <w:p w14:paraId="42BA1BC9" w14:textId="77777777" w:rsidR="007F28A1" w:rsidRDefault="007F28A1">
      <w:pPr>
        <w:spacing w:line="260" w:lineRule="exact"/>
        <w:rPr>
          <w:rFonts w:eastAsia="宋体" w:hint="eastAsia"/>
          <w:sz w:val="44"/>
        </w:rPr>
      </w:pPr>
    </w:p>
    <w:p w14:paraId="78C8BA25" w14:textId="77777777" w:rsidR="007F28A1" w:rsidRDefault="007F28A1">
      <w:pPr>
        <w:spacing w:line="260" w:lineRule="exact"/>
        <w:rPr>
          <w:rFonts w:eastAsia="宋体" w:hint="eastAsia"/>
          <w:sz w:val="44"/>
        </w:rPr>
      </w:pPr>
    </w:p>
    <w:p w14:paraId="479A0C43" w14:textId="77777777" w:rsidR="007F28A1" w:rsidRDefault="007F28A1">
      <w:pPr>
        <w:spacing w:line="260" w:lineRule="exact"/>
        <w:rPr>
          <w:rFonts w:eastAsia="宋体" w:hint="eastAsia"/>
          <w:sz w:val="44"/>
        </w:rPr>
      </w:pPr>
    </w:p>
    <w:p w14:paraId="7BD532B0" w14:textId="77777777" w:rsidR="007F28A1" w:rsidRDefault="007F28A1">
      <w:pPr>
        <w:spacing w:line="260" w:lineRule="exact"/>
        <w:rPr>
          <w:rFonts w:eastAsia="宋体" w:hint="eastAsia"/>
          <w:sz w:val="44"/>
        </w:rPr>
      </w:pPr>
    </w:p>
    <w:p w14:paraId="3D068DA9" w14:textId="77777777" w:rsidR="007F28A1" w:rsidRDefault="007F28A1">
      <w:pPr>
        <w:spacing w:line="260" w:lineRule="exact"/>
        <w:rPr>
          <w:rFonts w:eastAsia="宋体" w:hint="eastAsia"/>
          <w:sz w:val="44"/>
        </w:rPr>
      </w:pPr>
    </w:p>
    <w:p w14:paraId="3F7572D2" w14:textId="77777777" w:rsidR="007F28A1" w:rsidRDefault="007F28A1">
      <w:pPr>
        <w:spacing w:line="260" w:lineRule="exact"/>
        <w:rPr>
          <w:rFonts w:eastAsia="宋体" w:hint="eastAsia"/>
          <w:sz w:val="44"/>
        </w:rPr>
      </w:pPr>
    </w:p>
    <w:p w14:paraId="17C2C7BF" w14:textId="77777777" w:rsidR="007F28A1" w:rsidRDefault="007F28A1">
      <w:pPr>
        <w:spacing w:line="260" w:lineRule="exact"/>
        <w:rPr>
          <w:rFonts w:eastAsia="宋体" w:hint="eastAsia"/>
          <w:sz w:val="44"/>
        </w:rPr>
      </w:pPr>
    </w:p>
    <w:p w14:paraId="26759B9E" w14:textId="77777777" w:rsidR="007F28A1" w:rsidRDefault="007F28A1">
      <w:pPr>
        <w:rPr>
          <w:rFonts w:eastAsia="宋体"/>
          <w:sz w:val="36"/>
        </w:rPr>
      </w:pPr>
      <w:r>
        <w:rPr>
          <w:rFonts w:eastAsia="宋体" w:hint="eastAsia"/>
          <w:sz w:val="36"/>
        </w:rPr>
        <w:t>证书编号：</w:t>
      </w:r>
    </w:p>
    <w:p w14:paraId="08DFBCD7" w14:textId="77777777" w:rsidR="007F28A1" w:rsidRDefault="007F28A1">
      <w:pPr>
        <w:jc w:val="center"/>
        <w:rPr>
          <w:rFonts w:hint="eastAsia"/>
        </w:rPr>
      </w:pPr>
      <w:r>
        <w:rPr>
          <w:rFonts w:eastAsia="宋体"/>
          <w:sz w:val="36"/>
        </w:rPr>
        <w:br w:type="column"/>
      </w:r>
      <w:r>
        <w:rPr>
          <w:rFonts w:eastAsia="宋体"/>
          <w:noProof/>
          <w:sz w:val="20"/>
        </w:rPr>
        <w:pict w14:anchorId="0627F713">
          <v:shape id="_x0000_s1076" type="#_x0000_t202" style="position:absolute;left:0;text-align:left;margin-left:103.65pt;margin-top:102.15pt;width:92.5pt;height:116.25pt;z-index:251658752;mso-position-vertical-relative:page">
            <v:textbox style="mso-next-textbox:#_x0000_s1076">
              <w:txbxContent>
                <w:p w14:paraId="76EA2273" w14:textId="77777777" w:rsidR="007F28A1" w:rsidRDefault="007F28A1">
                  <w:pPr>
                    <w:spacing w:line="240" w:lineRule="exact"/>
                    <w:jc w:val="center"/>
                    <w:rPr>
                      <w:rFonts w:ascii="宋体" w:eastAsia="宋体" w:hAnsi="宋体" w:hint="eastAsia"/>
                      <w:sz w:val="44"/>
                    </w:rPr>
                  </w:pPr>
                </w:p>
                <w:p w14:paraId="0F387A7C" w14:textId="77777777" w:rsidR="007F28A1" w:rsidRDefault="007F28A1">
                  <w:pPr>
                    <w:jc w:val="center"/>
                    <w:rPr>
                      <w:rFonts w:ascii="宋体" w:eastAsia="宋体" w:hAnsi="宋体" w:hint="eastAsia"/>
                      <w:sz w:val="24"/>
                    </w:rPr>
                  </w:pPr>
                  <w:r>
                    <w:rPr>
                      <w:rFonts w:ascii="宋体" w:eastAsia="宋体" w:hAnsi="宋体" w:hint="eastAsia"/>
                      <w:sz w:val="24"/>
                    </w:rPr>
                    <w:t>2寸免冠</w:t>
                  </w:r>
                </w:p>
                <w:p w14:paraId="04BF9F52" w14:textId="77777777" w:rsidR="007F28A1" w:rsidRDefault="007F28A1">
                  <w:pPr>
                    <w:jc w:val="center"/>
                    <w:rPr>
                      <w:rFonts w:hint="eastAsia"/>
                      <w:sz w:val="24"/>
                    </w:rPr>
                  </w:pPr>
                  <w:r>
                    <w:rPr>
                      <w:rFonts w:ascii="宋体" w:eastAsia="宋体" w:hAnsi="宋体" w:hint="eastAsia"/>
                      <w:sz w:val="24"/>
                    </w:rPr>
                    <w:t>照  片</w:t>
                  </w:r>
                </w:p>
              </w:txbxContent>
            </v:textbox>
            <w10:wrap anchory="page"/>
            <w10:anchorlock/>
          </v:shape>
        </w:pict>
      </w:r>
    </w:p>
    <w:p w14:paraId="0A5C3FAD" w14:textId="77777777" w:rsidR="007F28A1" w:rsidRDefault="007F28A1">
      <w:pPr>
        <w:jc w:val="center"/>
        <w:rPr>
          <w:rFonts w:hint="eastAsia"/>
        </w:rPr>
      </w:pPr>
    </w:p>
    <w:p w14:paraId="100392D6" w14:textId="77777777" w:rsidR="007F28A1" w:rsidRDefault="007F28A1">
      <w:pPr>
        <w:jc w:val="center"/>
        <w:rPr>
          <w:rFonts w:hint="eastAsia"/>
        </w:rPr>
      </w:pPr>
    </w:p>
    <w:p w14:paraId="7424DE0D" w14:textId="77777777" w:rsidR="007F28A1" w:rsidRDefault="007F28A1">
      <w:pPr>
        <w:jc w:val="center"/>
        <w:rPr>
          <w:rFonts w:hint="eastAsia"/>
        </w:rPr>
      </w:pPr>
    </w:p>
    <w:p w14:paraId="45678F69" w14:textId="77777777" w:rsidR="007F28A1" w:rsidRDefault="007F28A1">
      <w:pPr>
        <w:jc w:val="center"/>
        <w:rPr>
          <w:rFonts w:hint="eastAsia"/>
        </w:rPr>
      </w:pPr>
    </w:p>
    <w:p w14:paraId="30F57E32" w14:textId="77777777" w:rsidR="007F28A1" w:rsidRDefault="007F28A1">
      <w:pPr>
        <w:jc w:val="center"/>
        <w:rPr>
          <w:rFonts w:hint="eastAsia"/>
        </w:rPr>
      </w:pPr>
    </w:p>
    <w:p w14:paraId="54F70FD7" w14:textId="77777777" w:rsidR="007F28A1" w:rsidRDefault="007F28A1">
      <w:pPr>
        <w:rPr>
          <w:rFonts w:eastAsia="宋体" w:hint="eastAsia"/>
        </w:rPr>
      </w:pPr>
      <w:r>
        <w:rPr>
          <w:rFonts w:eastAsia="宋体" w:hint="eastAsia"/>
        </w:rPr>
        <w:t>姓</w:t>
      </w:r>
      <w:r>
        <w:rPr>
          <w:rFonts w:eastAsia="宋体" w:hint="eastAsia"/>
        </w:rPr>
        <w:t xml:space="preserve">    </w:t>
      </w:r>
      <w:r>
        <w:rPr>
          <w:rFonts w:eastAsia="宋体" w:hint="eastAsia"/>
        </w:rPr>
        <w:t>名：</w:t>
      </w:r>
    </w:p>
    <w:p w14:paraId="2527967B" w14:textId="77777777" w:rsidR="007F28A1" w:rsidRDefault="007F28A1">
      <w:pPr>
        <w:rPr>
          <w:rFonts w:eastAsia="宋体" w:hint="eastAsia"/>
        </w:rPr>
      </w:pPr>
    </w:p>
    <w:p w14:paraId="7AC4AB52" w14:textId="77777777" w:rsidR="007F28A1" w:rsidRDefault="007F28A1">
      <w:pPr>
        <w:rPr>
          <w:rFonts w:eastAsia="宋体" w:hint="eastAsia"/>
        </w:rPr>
      </w:pPr>
      <w:r>
        <w:rPr>
          <w:rFonts w:eastAsia="宋体" w:hint="eastAsia"/>
        </w:rPr>
        <w:t>鉴定业务类别：</w:t>
      </w:r>
    </w:p>
    <w:p w14:paraId="65ED634B" w14:textId="77777777" w:rsidR="007F28A1" w:rsidRDefault="007F28A1">
      <w:pPr>
        <w:spacing w:line="240" w:lineRule="exact"/>
        <w:rPr>
          <w:rFonts w:eastAsia="宋体" w:hint="eastAsia"/>
        </w:rPr>
      </w:pPr>
    </w:p>
    <w:p w14:paraId="5F0733D9" w14:textId="77777777" w:rsidR="007F28A1" w:rsidRDefault="007F28A1">
      <w:pPr>
        <w:spacing w:line="240" w:lineRule="exact"/>
        <w:rPr>
          <w:rFonts w:eastAsia="宋体" w:hint="eastAsia"/>
        </w:rPr>
      </w:pPr>
    </w:p>
    <w:p w14:paraId="325CF27C" w14:textId="77777777" w:rsidR="007F28A1" w:rsidRDefault="007F28A1">
      <w:pPr>
        <w:spacing w:line="240" w:lineRule="exact"/>
        <w:rPr>
          <w:rFonts w:eastAsia="宋体" w:hint="eastAsia"/>
        </w:rPr>
      </w:pPr>
    </w:p>
    <w:p w14:paraId="32CF530B" w14:textId="77777777" w:rsidR="007F28A1" w:rsidRDefault="007F28A1">
      <w:pPr>
        <w:spacing w:line="240" w:lineRule="exact"/>
        <w:rPr>
          <w:rFonts w:eastAsia="宋体" w:hint="eastAsia"/>
        </w:rPr>
      </w:pPr>
    </w:p>
    <w:p w14:paraId="56B19839" w14:textId="77777777" w:rsidR="007F28A1" w:rsidRDefault="007F28A1">
      <w:pPr>
        <w:spacing w:line="240" w:lineRule="exact"/>
        <w:rPr>
          <w:rFonts w:eastAsia="宋体" w:hint="eastAsia"/>
        </w:rPr>
      </w:pPr>
    </w:p>
    <w:p w14:paraId="7629AAA1" w14:textId="77777777" w:rsidR="007F28A1" w:rsidRDefault="007F28A1">
      <w:pPr>
        <w:spacing w:line="240" w:lineRule="exact"/>
        <w:rPr>
          <w:rFonts w:eastAsia="宋体" w:hint="eastAsia"/>
        </w:rPr>
      </w:pPr>
    </w:p>
    <w:p w14:paraId="3783E038" w14:textId="77777777" w:rsidR="007F28A1" w:rsidRDefault="007F28A1">
      <w:pPr>
        <w:spacing w:line="240" w:lineRule="exact"/>
        <w:rPr>
          <w:rFonts w:eastAsia="宋体" w:hint="eastAsia"/>
        </w:rPr>
      </w:pPr>
    </w:p>
    <w:p w14:paraId="593D9664" w14:textId="77777777" w:rsidR="007F28A1" w:rsidRDefault="007F28A1">
      <w:pPr>
        <w:spacing w:line="240" w:lineRule="exact"/>
        <w:rPr>
          <w:rFonts w:eastAsia="宋体" w:hint="eastAsia"/>
        </w:rPr>
      </w:pPr>
    </w:p>
    <w:p w14:paraId="2ABF5033" w14:textId="77777777" w:rsidR="007F28A1" w:rsidRDefault="007F28A1">
      <w:pPr>
        <w:spacing w:line="240" w:lineRule="exact"/>
        <w:rPr>
          <w:rFonts w:eastAsia="宋体" w:hint="eastAsia"/>
        </w:rPr>
      </w:pPr>
    </w:p>
    <w:p w14:paraId="08746E27" w14:textId="77777777" w:rsidR="007F28A1" w:rsidRDefault="007F28A1">
      <w:pPr>
        <w:rPr>
          <w:rFonts w:eastAsia="宋体" w:hint="eastAsia"/>
        </w:rPr>
      </w:pPr>
      <w:r>
        <w:rPr>
          <w:rFonts w:eastAsia="宋体" w:hint="eastAsia"/>
        </w:rPr>
        <w:t>发证单位：</w:t>
      </w:r>
    </w:p>
    <w:p w14:paraId="75B2756D" w14:textId="77777777" w:rsidR="007F28A1" w:rsidRDefault="007F28A1">
      <w:pPr>
        <w:rPr>
          <w:rFonts w:eastAsia="宋体" w:hint="eastAsia"/>
        </w:rPr>
      </w:pPr>
      <w:r>
        <w:rPr>
          <w:rFonts w:eastAsia="宋体" w:hint="eastAsia"/>
        </w:rPr>
        <w:t>发证日期：</w:t>
      </w:r>
      <w:r>
        <w:rPr>
          <w:rFonts w:eastAsia="宋体" w:hint="eastAsia"/>
        </w:rPr>
        <w:t xml:space="preserve">20    </w:t>
      </w:r>
      <w:r>
        <w:rPr>
          <w:rFonts w:eastAsia="宋体" w:hint="eastAsia"/>
        </w:rPr>
        <w:t>年</w:t>
      </w:r>
      <w:r>
        <w:rPr>
          <w:rFonts w:eastAsia="宋体" w:hint="eastAsia"/>
        </w:rPr>
        <w:t xml:space="preserve">    </w:t>
      </w:r>
      <w:r>
        <w:rPr>
          <w:rFonts w:eastAsia="宋体" w:hint="eastAsia"/>
        </w:rPr>
        <w:t>月</w:t>
      </w:r>
      <w:r>
        <w:rPr>
          <w:rFonts w:eastAsia="宋体" w:hint="eastAsia"/>
        </w:rPr>
        <w:t xml:space="preserve">    </w:t>
      </w:r>
      <w:r>
        <w:rPr>
          <w:rFonts w:eastAsia="宋体" w:hint="eastAsia"/>
        </w:rPr>
        <w:t>日</w:t>
      </w:r>
    </w:p>
    <w:p w14:paraId="5A4FDDB1" w14:textId="77777777" w:rsidR="007F28A1" w:rsidRDefault="007F28A1">
      <w:pPr>
        <w:rPr>
          <w:rFonts w:eastAsia="宋体" w:hint="eastAsia"/>
          <w:sz w:val="36"/>
        </w:rPr>
        <w:sectPr w:rsidR="007F28A1">
          <w:pgSz w:w="16838" w:h="11906" w:orient="landscape" w:code="9"/>
          <w:pgMar w:top="1531" w:right="2098" w:bottom="1531" w:left="1985" w:header="851" w:footer="1588" w:gutter="0"/>
          <w:pgNumType w:fmt="numberInDash"/>
          <w:cols w:num="2" w:space="1281"/>
          <w:docGrid w:type="lines" w:linePitch="579" w:charSpace="-849"/>
        </w:sectPr>
      </w:pPr>
    </w:p>
    <w:p w14:paraId="44F8BC52" w14:textId="77777777" w:rsidR="007F28A1" w:rsidRDefault="007F28A1">
      <w:pPr>
        <w:rPr>
          <w:rFonts w:eastAsia="黑体" w:hint="eastAsia"/>
          <w:sz w:val="28"/>
        </w:rPr>
      </w:pPr>
      <w:r>
        <w:rPr>
          <w:rFonts w:eastAsia="黑体" w:hint="eastAsia"/>
          <w:sz w:val="28"/>
        </w:rPr>
        <w:t>编号：</w:t>
      </w:r>
    </w:p>
    <w:p w14:paraId="155D7AA5" w14:textId="77777777" w:rsidR="007F28A1" w:rsidRDefault="007F28A1">
      <w:pPr>
        <w:rPr>
          <w:rFonts w:eastAsia="黑体" w:hint="eastAsia"/>
          <w:sz w:val="28"/>
        </w:rPr>
      </w:pPr>
    </w:p>
    <w:p w14:paraId="3E36D226" w14:textId="77777777" w:rsidR="007F28A1" w:rsidRDefault="007F28A1">
      <w:pPr>
        <w:rPr>
          <w:rFonts w:eastAsia="黑体" w:hint="eastAsia"/>
          <w:sz w:val="28"/>
        </w:rPr>
      </w:pPr>
    </w:p>
    <w:p w14:paraId="5828DD36" w14:textId="77777777" w:rsidR="007F28A1" w:rsidRDefault="007F28A1">
      <w:pPr>
        <w:jc w:val="center"/>
        <w:rPr>
          <w:rFonts w:eastAsia="宋体" w:hint="eastAsia"/>
          <w:b/>
          <w:bCs/>
          <w:sz w:val="52"/>
        </w:rPr>
      </w:pPr>
      <w:r>
        <w:rPr>
          <w:rFonts w:eastAsia="宋体" w:hint="eastAsia"/>
          <w:b/>
          <w:bCs/>
          <w:sz w:val="52"/>
        </w:rPr>
        <w:t>人民检察院鉴定人资格登记申请表</w:t>
      </w:r>
    </w:p>
    <w:p w14:paraId="32BB3F8D" w14:textId="77777777" w:rsidR="007F28A1" w:rsidRDefault="007F28A1">
      <w:pPr>
        <w:rPr>
          <w:rFonts w:ascii="黑体" w:eastAsia="黑体" w:hint="eastAsia"/>
          <w:b/>
          <w:bCs/>
        </w:rPr>
      </w:pPr>
    </w:p>
    <w:p w14:paraId="5481E361" w14:textId="77777777" w:rsidR="007F28A1" w:rsidRDefault="007F28A1">
      <w:pPr>
        <w:rPr>
          <w:rFonts w:ascii="黑体" w:eastAsia="黑体" w:hint="eastAsia"/>
          <w:b/>
          <w:bCs/>
        </w:rPr>
      </w:pPr>
    </w:p>
    <w:p w14:paraId="15FCF44E" w14:textId="77777777" w:rsidR="007F28A1" w:rsidRDefault="007F28A1">
      <w:pPr>
        <w:rPr>
          <w:rFonts w:ascii="黑体" w:eastAsia="黑体" w:hint="eastAsia"/>
          <w:b/>
          <w:bCs/>
        </w:rPr>
      </w:pPr>
    </w:p>
    <w:p w14:paraId="243515AD" w14:textId="77777777" w:rsidR="007F28A1" w:rsidRDefault="007F28A1">
      <w:pPr>
        <w:rPr>
          <w:rFonts w:ascii="黑体" w:eastAsia="黑体" w:hint="eastAsia"/>
          <w:b/>
          <w:bCs/>
        </w:rPr>
      </w:pPr>
    </w:p>
    <w:p w14:paraId="238D5050" w14:textId="77777777" w:rsidR="007F28A1" w:rsidRDefault="007F28A1">
      <w:pPr>
        <w:rPr>
          <w:rFonts w:ascii="黑体" w:eastAsia="黑体" w:hint="eastAsia"/>
          <w:b/>
          <w:bCs/>
        </w:rPr>
      </w:pPr>
    </w:p>
    <w:p w14:paraId="7F4EC4F5" w14:textId="77777777" w:rsidR="007F28A1" w:rsidRDefault="007F28A1">
      <w:pPr>
        <w:rPr>
          <w:rFonts w:ascii="黑体" w:eastAsia="黑体" w:hint="eastAsia"/>
          <w:b/>
          <w:bCs/>
        </w:rPr>
      </w:pPr>
    </w:p>
    <w:p w14:paraId="0BE6D82E" w14:textId="77777777" w:rsidR="007F28A1" w:rsidRDefault="007F28A1">
      <w:pPr>
        <w:rPr>
          <w:rFonts w:ascii="黑体" w:eastAsia="黑体" w:hint="eastAsia"/>
          <w:b/>
          <w:bCs/>
        </w:rPr>
      </w:pPr>
    </w:p>
    <w:p w14:paraId="320002DA" w14:textId="77777777" w:rsidR="007F28A1" w:rsidRDefault="007F28A1">
      <w:pPr>
        <w:ind w:firstLineChars="500" w:firstLine="1807"/>
        <w:rPr>
          <w:rFonts w:ascii="宋体" w:eastAsia="宋体" w:hAnsi="宋体" w:hint="eastAsia"/>
          <w:b/>
          <w:bCs/>
          <w:sz w:val="36"/>
        </w:rPr>
      </w:pPr>
      <w:r>
        <w:rPr>
          <w:rFonts w:ascii="宋体" w:eastAsia="宋体" w:hAnsi="宋体" w:hint="eastAsia"/>
          <w:b/>
          <w:bCs/>
          <w:sz w:val="36"/>
        </w:rPr>
        <w:t>填表人：</w:t>
      </w:r>
      <w:r>
        <w:rPr>
          <w:rFonts w:ascii="宋体" w:eastAsia="宋体" w:hAnsi="宋体"/>
          <w:b/>
          <w:bCs/>
          <w:sz w:val="36"/>
          <w:u w:val="single"/>
        </w:rPr>
        <w:softHyphen/>
      </w:r>
      <w:r>
        <w:rPr>
          <w:rFonts w:ascii="宋体" w:eastAsia="宋体" w:hAnsi="宋体" w:hint="eastAsia"/>
          <w:b/>
          <w:bCs/>
          <w:sz w:val="36"/>
          <w:u w:val="single"/>
        </w:rPr>
        <w:t xml:space="preserve">                    </w:t>
      </w:r>
    </w:p>
    <w:p w14:paraId="457A2A21" w14:textId="77777777" w:rsidR="007F28A1" w:rsidRDefault="007F28A1">
      <w:pPr>
        <w:ind w:firstLineChars="900" w:firstLine="3253"/>
        <w:rPr>
          <w:rFonts w:ascii="宋体" w:eastAsia="宋体" w:hAnsi="宋体" w:hint="eastAsia"/>
          <w:b/>
          <w:bCs/>
          <w:sz w:val="36"/>
        </w:rPr>
      </w:pPr>
    </w:p>
    <w:p w14:paraId="7AAF1205" w14:textId="77777777" w:rsidR="007F28A1" w:rsidRDefault="007F28A1">
      <w:pPr>
        <w:ind w:firstLineChars="500" w:firstLine="1807"/>
        <w:rPr>
          <w:rFonts w:ascii="宋体" w:eastAsia="宋体" w:hAnsi="宋体" w:hint="eastAsia"/>
          <w:b/>
          <w:bCs/>
          <w:sz w:val="36"/>
        </w:rPr>
      </w:pPr>
      <w:r>
        <w:rPr>
          <w:rFonts w:ascii="宋体" w:eastAsia="宋体" w:hAnsi="宋体" w:hint="eastAsia"/>
          <w:b/>
          <w:bCs/>
          <w:sz w:val="36"/>
        </w:rPr>
        <w:t>填表时间：</w:t>
      </w:r>
      <w:r>
        <w:rPr>
          <w:rFonts w:ascii="宋体" w:eastAsia="宋体" w:hAnsi="宋体" w:hint="eastAsia"/>
          <w:b/>
          <w:bCs/>
          <w:sz w:val="36"/>
          <w:u w:val="single"/>
        </w:rPr>
        <w:t xml:space="preserve">                  </w:t>
      </w:r>
    </w:p>
    <w:p w14:paraId="29534872" w14:textId="77777777" w:rsidR="007F28A1" w:rsidRDefault="007F28A1">
      <w:pPr>
        <w:ind w:firstLineChars="900" w:firstLine="3253"/>
        <w:rPr>
          <w:rFonts w:ascii="宋体" w:eastAsia="宋体" w:hAnsi="宋体" w:hint="eastAsia"/>
          <w:b/>
          <w:bCs/>
          <w:sz w:val="36"/>
        </w:rPr>
      </w:pPr>
    </w:p>
    <w:p w14:paraId="7B0F165A" w14:textId="77777777" w:rsidR="007F28A1" w:rsidRDefault="007F28A1">
      <w:pPr>
        <w:ind w:firstLineChars="500" w:firstLine="1807"/>
        <w:rPr>
          <w:rFonts w:ascii="宋体" w:eastAsia="宋体" w:hAnsi="宋体" w:hint="eastAsia"/>
          <w:b/>
          <w:bCs/>
          <w:sz w:val="36"/>
          <w:u w:val="single"/>
        </w:rPr>
      </w:pPr>
      <w:r>
        <w:rPr>
          <w:rFonts w:ascii="宋体" w:eastAsia="宋体" w:hAnsi="宋体" w:hint="eastAsia"/>
          <w:b/>
          <w:bCs/>
          <w:sz w:val="36"/>
        </w:rPr>
        <w:t>申请鉴定业务类别：</w:t>
      </w:r>
      <w:r>
        <w:rPr>
          <w:rFonts w:ascii="宋体" w:eastAsia="宋体" w:hAnsi="宋体" w:hint="eastAsia"/>
          <w:b/>
          <w:bCs/>
          <w:sz w:val="36"/>
          <w:u w:val="single"/>
        </w:rPr>
        <w:t xml:space="preserve">          </w:t>
      </w:r>
    </w:p>
    <w:p w14:paraId="0CD96BD7" w14:textId="77777777" w:rsidR="007F28A1" w:rsidRDefault="007F28A1">
      <w:pPr>
        <w:ind w:firstLineChars="500" w:firstLine="1807"/>
        <w:rPr>
          <w:rFonts w:ascii="宋体" w:eastAsia="宋体" w:hAnsi="宋体" w:hint="eastAsia"/>
          <w:b/>
          <w:bCs/>
          <w:sz w:val="36"/>
          <w:u w:val="single"/>
        </w:rPr>
      </w:pPr>
    </w:p>
    <w:p w14:paraId="0C0AD560" w14:textId="77777777" w:rsidR="007F28A1" w:rsidRDefault="007F28A1">
      <w:pPr>
        <w:ind w:firstLineChars="500" w:firstLine="1807"/>
        <w:rPr>
          <w:rFonts w:ascii="宋体" w:eastAsia="宋体" w:hAnsi="宋体" w:hint="eastAsia"/>
          <w:b/>
          <w:bCs/>
          <w:sz w:val="36"/>
          <w:u w:val="single"/>
        </w:rPr>
      </w:pPr>
    </w:p>
    <w:p w14:paraId="16A8752E" w14:textId="77777777" w:rsidR="007F28A1" w:rsidRDefault="007F28A1">
      <w:pPr>
        <w:ind w:firstLineChars="500" w:firstLine="1807"/>
        <w:rPr>
          <w:rFonts w:eastAsia="黑体" w:hint="eastAsia"/>
          <w:b/>
          <w:bCs/>
          <w:sz w:val="36"/>
        </w:rPr>
      </w:pPr>
    </w:p>
    <w:p w14:paraId="57A42D1E" w14:textId="77777777" w:rsidR="007F28A1" w:rsidRDefault="007F28A1">
      <w:pPr>
        <w:rPr>
          <w:rFonts w:eastAsia="黑体" w:hint="eastAsia"/>
          <w:b/>
          <w:bCs/>
          <w:sz w:val="36"/>
        </w:rPr>
      </w:pPr>
    </w:p>
    <w:p w14:paraId="5063B5B5" w14:textId="77777777" w:rsidR="007F28A1" w:rsidRDefault="007F28A1">
      <w:pPr>
        <w:jc w:val="center"/>
        <w:rPr>
          <w:rFonts w:eastAsia="楷体_GB2312" w:hint="eastAsia"/>
          <w:b/>
          <w:bCs/>
          <w:sz w:val="36"/>
        </w:rPr>
      </w:pPr>
      <w:r>
        <w:rPr>
          <w:rFonts w:eastAsia="楷体_GB2312" w:hint="eastAsia"/>
          <w:b/>
          <w:bCs/>
          <w:sz w:val="36"/>
        </w:rPr>
        <w:t>中华人民共和国最高人民检察院监制</w:t>
      </w:r>
    </w:p>
    <w:p w14:paraId="1C3ECA7B" w14:textId="77777777" w:rsidR="007F28A1" w:rsidRDefault="007F28A1">
      <w:pPr>
        <w:jc w:val="center"/>
        <w:rPr>
          <w:rFonts w:ascii="黑体" w:eastAsia="黑体" w:hint="eastAsia"/>
          <w:b/>
          <w:bCs/>
          <w:sz w:val="44"/>
          <w:szCs w:val="48"/>
        </w:rPr>
      </w:pPr>
    </w:p>
    <w:p w14:paraId="2FEA8F7A" w14:textId="77777777" w:rsidR="007F28A1" w:rsidRDefault="007F28A1">
      <w:pPr>
        <w:jc w:val="center"/>
        <w:rPr>
          <w:rFonts w:ascii="黑体" w:eastAsia="黑体" w:hint="eastAsia"/>
          <w:b/>
          <w:bCs/>
          <w:sz w:val="44"/>
          <w:szCs w:val="48"/>
        </w:rPr>
      </w:pPr>
    </w:p>
    <w:p w14:paraId="548EF70A" w14:textId="77777777" w:rsidR="007F28A1" w:rsidRDefault="007F28A1">
      <w:pPr>
        <w:jc w:val="center"/>
        <w:rPr>
          <w:rFonts w:ascii="宋体" w:eastAsia="宋体" w:hint="eastAsia"/>
          <w:sz w:val="44"/>
          <w:szCs w:val="48"/>
        </w:rPr>
      </w:pPr>
      <w:r>
        <w:rPr>
          <w:rFonts w:ascii="宋体" w:eastAsia="宋体" w:hint="eastAsia"/>
          <w:sz w:val="44"/>
          <w:szCs w:val="48"/>
        </w:rPr>
        <w:t>说    明</w:t>
      </w:r>
    </w:p>
    <w:p w14:paraId="0BA80B8F" w14:textId="77777777" w:rsidR="007F28A1" w:rsidRDefault="007F28A1">
      <w:pPr>
        <w:jc w:val="center"/>
        <w:rPr>
          <w:rFonts w:ascii="黑体" w:eastAsia="黑体" w:hint="eastAsia"/>
          <w:b/>
          <w:bCs/>
          <w:sz w:val="44"/>
          <w:szCs w:val="48"/>
        </w:rPr>
      </w:pPr>
    </w:p>
    <w:p w14:paraId="48D02705" w14:textId="77777777" w:rsidR="007F28A1" w:rsidRDefault="007F28A1">
      <w:pPr>
        <w:ind w:firstLineChars="200" w:firstLine="640"/>
        <w:rPr>
          <w:rFonts w:ascii="仿宋_GB2312" w:hint="eastAsia"/>
          <w:szCs w:val="48"/>
        </w:rPr>
      </w:pPr>
    </w:p>
    <w:p w14:paraId="7475BBE3" w14:textId="77777777" w:rsidR="007F28A1" w:rsidRDefault="007F28A1">
      <w:pPr>
        <w:ind w:firstLineChars="200" w:firstLine="640"/>
        <w:rPr>
          <w:rFonts w:hint="eastAsia"/>
        </w:rPr>
      </w:pPr>
      <w:r>
        <w:rPr>
          <w:rFonts w:hint="eastAsia"/>
        </w:rPr>
        <w:t>1</w:t>
      </w:r>
      <w:r>
        <w:rPr>
          <w:rFonts w:hint="eastAsia"/>
        </w:rPr>
        <w:t>、本表所列项目应认真填写，所填内容应真实、准确、完整。</w:t>
      </w:r>
    </w:p>
    <w:p w14:paraId="63B5E1D5" w14:textId="77777777" w:rsidR="007F28A1" w:rsidRDefault="007F28A1">
      <w:pPr>
        <w:ind w:firstLineChars="200" w:firstLine="640"/>
        <w:rPr>
          <w:rFonts w:hint="eastAsia"/>
        </w:rPr>
      </w:pPr>
      <w:r>
        <w:rPr>
          <w:rFonts w:hint="eastAsia"/>
        </w:rPr>
        <w:t>2</w:t>
      </w:r>
      <w:r>
        <w:rPr>
          <w:rFonts w:hint="eastAsia"/>
        </w:rPr>
        <w:t>、本表请用黑色或蓝黑色墨水填写，字迹清晰、工整、不得涂改。</w:t>
      </w:r>
    </w:p>
    <w:p w14:paraId="53A597A6" w14:textId="77777777" w:rsidR="007F28A1" w:rsidRDefault="007F28A1">
      <w:pPr>
        <w:ind w:firstLineChars="200" w:firstLine="640"/>
        <w:rPr>
          <w:rFonts w:hint="eastAsia"/>
        </w:rPr>
      </w:pPr>
      <w:r>
        <w:rPr>
          <w:rFonts w:hint="eastAsia"/>
        </w:rPr>
        <w:t>3</w:t>
      </w:r>
      <w:r>
        <w:rPr>
          <w:rFonts w:hint="eastAsia"/>
        </w:rPr>
        <w:t>、表内数字一律用阿拉伯数字填写。</w:t>
      </w:r>
    </w:p>
    <w:p w14:paraId="12B78B08" w14:textId="77777777" w:rsidR="007F28A1" w:rsidRDefault="007F28A1">
      <w:pPr>
        <w:ind w:firstLineChars="200" w:firstLine="640"/>
        <w:rPr>
          <w:rFonts w:hint="eastAsia"/>
        </w:rPr>
      </w:pPr>
      <w:r>
        <w:rPr>
          <w:rFonts w:hint="eastAsia"/>
        </w:rPr>
        <w:t>4</w:t>
      </w:r>
      <w:r>
        <w:rPr>
          <w:rFonts w:hint="eastAsia"/>
        </w:rPr>
        <w:t>、表内填写不下的内容，可另加</w:t>
      </w:r>
      <w:r>
        <w:rPr>
          <w:rFonts w:hint="eastAsia"/>
        </w:rPr>
        <w:t>A4</w:t>
      </w:r>
      <w:r>
        <w:rPr>
          <w:rFonts w:hint="eastAsia"/>
        </w:rPr>
        <w:t>纸作为附页。</w:t>
      </w:r>
    </w:p>
    <w:p w14:paraId="265D6F93" w14:textId="77777777" w:rsidR="007F28A1" w:rsidRDefault="007F28A1">
      <w:pPr>
        <w:ind w:firstLineChars="200" w:firstLine="640"/>
        <w:rPr>
          <w:rFonts w:hint="eastAsia"/>
        </w:rPr>
      </w:pPr>
      <w:r>
        <w:rPr>
          <w:rFonts w:hint="eastAsia"/>
        </w:rPr>
        <w:t>5</w:t>
      </w:r>
      <w:r>
        <w:rPr>
          <w:rFonts w:hint="eastAsia"/>
        </w:rPr>
        <w:t>、本表填写一式三份。</w:t>
      </w:r>
    </w:p>
    <w:p w14:paraId="698E20AF" w14:textId="77777777" w:rsidR="007F28A1" w:rsidRDefault="007F28A1">
      <w:pPr>
        <w:rPr>
          <w:rFonts w:eastAsia="宋体" w:hint="eastAsia"/>
          <w:sz w:val="44"/>
        </w:rPr>
      </w:pPr>
    </w:p>
    <w:p w14:paraId="0C88C1F4" w14:textId="77777777" w:rsidR="007F28A1" w:rsidRDefault="007F28A1">
      <w:pPr>
        <w:rPr>
          <w:rFonts w:eastAsia="宋体" w:hint="eastAsia"/>
          <w:sz w:val="44"/>
        </w:rPr>
      </w:pPr>
    </w:p>
    <w:p w14:paraId="75856216" w14:textId="77777777" w:rsidR="007F28A1" w:rsidRDefault="007F28A1">
      <w:pPr>
        <w:rPr>
          <w:rFonts w:eastAsia="宋体" w:hint="eastAsia"/>
          <w:sz w:val="44"/>
        </w:rPr>
      </w:pPr>
    </w:p>
    <w:p w14:paraId="1910EBE4" w14:textId="77777777" w:rsidR="007F28A1" w:rsidRDefault="007F28A1">
      <w:pPr>
        <w:rPr>
          <w:rFonts w:eastAsia="宋体" w:hint="eastAsia"/>
          <w:sz w:val="44"/>
        </w:rPr>
      </w:pPr>
    </w:p>
    <w:p w14:paraId="39365415" w14:textId="77777777" w:rsidR="007F28A1" w:rsidRDefault="007F28A1">
      <w:pPr>
        <w:rPr>
          <w:rFonts w:eastAsia="宋体" w:hint="eastAsia"/>
          <w:sz w:val="44"/>
        </w:rPr>
      </w:pPr>
    </w:p>
    <w:p w14:paraId="744483B1" w14:textId="77777777" w:rsidR="007F28A1" w:rsidRDefault="007F28A1">
      <w:pPr>
        <w:rPr>
          <w:rFonts w:eastAsia="宋体" w:hint="eastAsia"/>
          <w:sz w:val="44"/>
        </w:rPr>
      </w:pPr>
    </w:p>
    <w:p w14:paraId="037D03E2" w14:textId="77777777" w:rsidR="007F28A1" w:rsidRDefault="007F28A1">
      <w:pPr>
        <w:rPr>
          <w:rFonts w:eastAsia="宋体" w:hint="eastAsia"/>
          <w:sz w:val="44"/>
        </w:rPr>
      </w:pPr>
    </w:p>
    <w:p w14:paraId="6E0A9BD6" w14:textId="77777777" w:rsidR="007F28A1" w:rsidRDefault="007F28A1">
      <w:pPr>
        <w:rPr>
          <w:rFonts w:eastAsia="宋体" w:hint="eastAsia"/>
          <w:sz w:val="44"/>
        </w:rPr>
      </w:pPr>
    </w:p>
    <w:p w14:paraId="28095D6D" w14:textId="77777777" w:rsidR="007F28A1" w:rsidRDefault="007F28A1">
      <w:pPr>
        <w:rPr>
          <w:rFonts w:eastAsia="宋体" w:hint="eastAsia"/>
          <w:sz w:val="44"/>
        </w:rPr>
      </w:pPr>
    </w:p>
    <w:p w14:paraId="0A51DBAB" w14:textId="77777777" w:rsidR="007F28A1" w:rsidRDefault="007F28A1">
      <w:pPr>
        <w:rPr>
          <w:rFonts w:eastAsia="宋体" w:hint="eastAsia"/>
          <w:sz w:val="44"/>
        </w:rPr>
      </w:pPr>
    </w:p>
    <w:p w14:paraId="0164E406" w14:textId="77777777" w:rsidR="007F28A1" w:rsidRDefault="007F28A1">
      <w:pPr>
        <w:spacing w:line="240" w:lineRule="exact"/>
        <w:rPr>
          <w:rFonts w:eastAsia="宋体" w:hint="eastAsia"/>
          <w:sz w:val="44"/>
        </w:rPr>
      </w:pPr>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BF" w:firstRow="1" w:lastRow="0" w:firstColumn="1" w:lastColumn="0" w:noHBand="0" w:noVBand="0"/>
      </w:tblPr>
      <w:tblGrid>
        <w:gridCol w:w="1150"/>
        <w:gridCol w:w="187"/>
        <w:gridCol w:w="871"/>
        <w:gridCol w:w="434"/>
        <w:gridCol w:w="1442"/>
        <w:gridCol w:w="1400"/>
        <w:gridCol w:w="587"/>
        <w:gridCol w:w="392"/>
        <w:gridCol w:w="966"/>
        <w:gridCol w:w="1351"/>
      </w:tblGrid>
      <w:tr w:rsidR="007F28A1" w14:paraId="326F62D8" w14:textId="77777777">
        <w:trPr>
          <w:cantSplit/>
          <w:trHeight w:hRule="exact" w:val="567"/>
          <w:jc w:val="center"/>
        </w:trPr>
        <w:tc>
          <w:tcPr>
            <w:tcW w:w="1337" w:type="dxa"/>
            <w:gridSpan w:val="2"/>
            <w:vAlign w:val="center"/>
          </w:tcPr>
          <w:p w14:paraId="168C76CD" w14:textId="77777777" w:rsidR="007F28A1" w:rsidRDefault="007F28A1">
            <w:pPr>
              <w:widowControl/>
              <w:rPr>
                <w:rFonts w:ascii="宋体" w:eastAsia="宋体" w:hAnsi="宋体" w:cs="宋体" w:hint="eastAsia"/>
                <w:kern w:val="0"/>
                <w:sz w:val="24"/>
                <w:szCs w:val="28"/>
              </w:rPr>
            </w:pPr>
            <w:r>
              <w:rPr>
                <w:rFonts w:ascii="宋体" w:eastAsia="宋体" w:hAnsi="宋体" w:cs="宋体" w:hint="eastAsia"/>
                <w:kern w:val="0"/>
                <w:sz w:val="24"/>
                <w:szCs w:val="28"/>
              </w:rPr>
              <w:t>姓    名</w:t>
            </w:r>
          </w:p>
        </w:tc>
        <w:tc>
          <w:tcPr>
            <w:tcW w:w="1305" w:type="dxa"/>
            <w:gridSpan w:val="2"/>
            <w:vAlign w:val="center"/>
          </w:tcPr>
          <w:p w14:paraId="25B647EE" w14:textId="77777777" w:rsidR="007F28A1" w:rsidRDefault="007F28A1">
            <w:pPr>
              <w:widowControl/>
              <w:rPr>
                <w:rFonts w:ascii="宋体" w:eastAsia="宋体" w:hAnsi="宋体" w:cs="宋体"/>
                <w:kern w:val="0"/>
                <w:sz w:val="24"/>
                <w:szCs w:val="28"/>
              </w:rPr>
            </w:pPr>
          </w:p>
        </w:tc>
        <w:tc>
          <w:tcPr>
            <w:tcW w:w="1442" w:type="dxa"/>
            <w:vAlign w:val="center"/>
          </w:tcPr>
          <w:p w14:paraId="5CF22FF1" w14:textId="77777777" w:rsidR="007F28A1" w:rsidRDefault="007F28A1">
            <w:pPr>
              <w:widowControl/>
              <w:jc w:val="center"/>
              <w:rPr>
                <w:rFonts w:ascii="宋体" w:eastAsia="宋体" w:hAnsi="宋体" w:cs="宋体"/>
                <w:kern w:val="0"/>
                <w:sz w:val="24"/>
                <w:szCs w:val="28"/>
              </w:rPr>
            </w:pPr>
            <w:r>
              <w:rPr>
                <w:rFonts w:ascii="宋体" w:eastAsia="宋体" w:hAnsi="宋体" w:cs="宋体" w:hint="eastAsia"/>
                <w:kern w:val="0"/>
                <w:sz w:val="24"/>
                <w:szCs w:val="28"/>
              </w:rPr>
              <w:t>民族</w:t>
            </w:r>
          </w:p>
        </w:tc>
        <w:tc>
          <w:tcPr>
            <w:tcW w:w="1400" w:type="dxa"/>
            <w:vAlign w:val="center"/>
          </w:tcPr>
          <w:p w14:paraId="522614C4" w14:textId="77777777" w:rsidR="007F28A1" w:rsidRDefault="007F28A1">
            <w:pPr>
              <w:widowControl/>
              <w:rPr>
                <w:rFonts w:ascii="宋体" w:eastAsia="宋体" w:hAnsi="宋体" w:cs="宋体"/>
                <w:kern w:val="0"/>
                <w:sz w:val="24"/>
                <w:szCs w:val="28"/>
              </w:rPr>
            </w:pPr>
          </w:p>
        </w:tc>
        <w:tc>
          <w:tcPr>
            <w:tcW w:w="979" w:type="dxa"/>
            <w:gridSpan w:val="2"/>
            <w:vAlign w:val="center"/>
          </w:tcPr>
          <w:p w14:paraId="19F78E0E" w14:textId="77777777" w:rsidR="007F28A1" w:rsidRDefault="007F28A1">
            <w:pPr>
              <w:widowControl/>
              <w:jc w:val="center"/>
              <w:rPr>
                <w:rFonts w:ascii="宋体" w:eastAsia="宋体" w:hAnsi="宋体" w:cs="宋体"/>
                <w:kern w:val="0"/>
                <w:sz w:val="24"/>
                <w:szCs w:val="28"/>
              </w:rPr>
            </w:pPr>
            <w:r>
              <w:rPr>
                <w:rFonts w:ascii="宋体" w:eastAsia="宋体" w:hAnsi="宋体" w:cs="宋体" w:hint="eastAsia"/>
                <w:kern w:val="0"/>
                <w:sz w:val="24"/>
                <w:szCs w:val="28"/>
              </w:rPr>
              <w:t>性别</w:t>
            </w:r>
          </w:p>
        </w:tc>
        <w:tc>
          <w:tcPr>
            <w:tcW w:w="966" w:type="dxa"/>
            <w:vAlign w:val="center"/>
          </w:tcPr>
          <w:p w14:paraId="49116350" w14:textId="77777777" w:rsidR="007F28A1" w:rsidRDefault="007F28A1">
            <w:pPr>
              <w:widowControl/>
              <w:rPr>
                <w:rFonts w:ascii="宋体" w:eastAsia="宋体" w:hAnsi="宋体" w:cs="宋体"/>
                <w:kern w:val="0"/>
                <w:sz w:val="24"/>
                <w:szCs w:val="28"/>
              </w:rPr>
            </w:pPr>
          </w:p>
        </w:tc>
        <w:tc>
          <w:tcPr>
            <w:tcW w:w="1351" w:type="dxa"/>
            <w:vMerge w:val="restart"/>
            <w:tcBorders>
              <w:top w:val="single" w:sz="4" w:space="0" w:color="auto"/>
            </w:tcBorders>
            <w:vAlign w:val="center"/>
          </w:tcPr>
          <w:p w14:paraId="3B1BBEB1" w14:textId="77777777" w:rsidR="007F28A1" w:rsidRDefault="007F28A1">
            <w:pPr>
              <w:ind w:firstLine="280"/>
              <w:rPr>
                <w:rFonts w:ascii="宋体" w:eastAsia="宋体" w:hAnsi="宋体" w:cs="宋体"/>
                <w:kern w:val="0"/>
                <w:sz w:val="24"/>
                <w:szCs w:val="28"/>
              </w:rPr>
            </w:pPr>
            <w:r>
              <w:rPr>
                <w:rFonts w:ascii="宋体" w:eastAsia="宋体" w:hAnsi="宋体" w:cs="宋体" w:hint="eastAsia"/>
                <w:kern w:val="0"/>
                <w:sz w:val="24"/>
                <w:szCs w:val="28"/>
              </w:rPr>
              <w:t>照片</w:t>
            </w:r>
          </w:p>
        </w:tc>
      </w:tr>
      <w:tr w:rsidR="007F28A1" w14:paraId="38208B2B" w14:textId="77777777">
        <w:trPr>
          <w:cantSplit/>
          <w:trHeight w:hRule="exact" w:val="567"/>
          <w:jc w:val="center"/>
        </w:trPr>
        <w:tc>
          <w:tcPr>
            <w:tcW w:w="1337" w:type="dxa"/>
            <w:gridSpan w:val="2"/>
            <w:vAlign w:val="center"/>
          </w:tcPr>
          <w:p w14:paraId="762FCA70" w14:textId="77777777" w:rsidR="007F28A1" w:rsidRDefault="007F28A1">
            <w:pPr>
              <w:widowControl/>
              <w:jc w:val="center"/>
              <w:rPr>
                <w:rFonts w:ascii="宋体" w:eastAsia="宋体" w:hAnsi="宋体" w:cs="宋体"/>
                <w:kern w:val="0"/>
                <w:sz w:val="24"/>
                <w:szCs w:val="28"/>
              </w:rPr>
            </w:pPr>
            <w:r>
              <w:rPr>
                <w:rFonts w:ascii="宋体" w:eastAsia="宋体" w:hAnsi="宋体" w:cs="宋体" w:hint="eastAsia"/>
                <w:kern w:val="0"/>
                <w:sz w:val="24"/>
                <w:szCs w:val="28"/>
              </w:rPr>
              <w:t>身份证号</w:t>
            </w:r>
          </w:p>
        </w:tc>
        <w:tc>
          <w:tcPr>
            <w:tcW w:w="2747" w:type="dxa"/>
            <w:gridSpan w:val="3"/>
            <w:vAlign w:val="center"/>
          </w:tcPr>
          <w:p w14:paraId="22761FF4" w14:textId="77777777" w:rsidR="007F28A1" w:rsidRDefault="007F28A1">
            <w:pPr>
              <w:widowControl/>
              <w:jc w:val="center"/>
              <w:rPr>
                <w:rFonts w:ascii="宋体" w:eastAsia="宋体" w:hAnsi="宋体" w:cs="宋体"/>
                <w:kern w:val="0"/>
                <w:sz w:val="24"/>
                <w:szCs w:val="28"/>
              </w:rPr>
            </w:pPr>
          </w:p>
        </w:tc>
        <w:tc>
          <w:tcPr>
            <w:tcW w:w="1400" w:type="dxa"/>
            <w:vAlign w:val="center"/>
          </w:tcPr>
          <w:p w14:paraId="28B49175" w14:textId="77777777" w:rsidR="007F28A1" w:rsidRDefault="007F28A1">
            <w:pPr>
              <w:widowControl/>
              <w:jc w:val="center"/>
              <w:rPr>
                <w:rFonts w:ascii="宋体" w:eastAsia="宋体" w:hAnsi="宋体" w:cs="宋体"/>
                <w:kern w:val="0"/>
                <w:sz w:val="24"/>
                <w:szCs w:val="28"/>
              </w:rPr>
            </w:pPr>
            <w:r>
              <w:rPr>
                <w:rFonts w:ascii="宋体" w:eastAsia="宋体" w:hAnsi="宋体" w:cs="宋体" w:hint="eastAsia"/>
                <w:kern w:val="0"/>
                <w:sz w:val="24"/>
                <w:szCs w:val="28"/>
              </w:rPr>
              <w:t>联系电话</w:t>
            </w:r>
          </w:p>
        </w:tc>
        <w:tc>
          <w:tcPr>
            <w:tcW w:w="1945" w:type="dxa"/>
            <w:gridSpan w:val="3"/>
            <w:vAlign w:val="center"/>
          </w:tcPr>
          <w:p w14:paraId="323D09B9" w14:textId="77777777" w:rsidR="007F28A1" w:rsidRDefault="007F28A1">
            <w:pPr>
              <w:widowControl/>
              <w:rPr>
                <w:rFonts w:ascii="宋体" w:eastAsia="宋体" w:hAnsi="宋体" w:cs="宋体"/>
                <w:kern w:val="0"/>
                <w:sz w:val="24"/>
                <w:szCs w:val="28"/>
              </w:rPr>
            </w:pPr>
          </w:p>
        </w:tc>
        <w:tc>
          <w:tcPr>
            <w:tcW w:w="1351" w:type="dxa"/>
            <w:vMerge/>
            <w:vAlign w:val="center"/>
          </w:tcPr>
          <w:p w14:paraId="6AAADE56" w14:textId="77777777" w:rsidR="007F28A1" w:rsidRDefault="007F28A1">
            <w:pPr>
              <w:widowControl/>
              <w:ind w:firstLine="280"/>
              <w:rPr>
                <w:rFonts w:ascii="宋体" w:eastAsia="宋体" w:hAnsi="宋体" w:cs="宋体"/>
                <w:kern w:val="0"/>
                <w:sz w:val="24"/>
                <w:szCs w:val="28"/>
              </w:rPr>
            </w:pPr>
          </w:p>
        </w:tc>
      </w:tr>
      <w:tr w:rsidR="007F28A1" w14:paraId="65C457EE" w14:textId="77777777">
        <w:trPr>
          <w:cantSplit/>
          <w:trHeight w:hRule="exact" w:val="567"/>
          <w:jc w:val="center"/>
        </w:trPr>
        <w:tc>
          <w:tcPr>
            <w:tcW w:w="1337" w:type="dxa"/>
            <w:gridSpan w:val="2"/>
            <w:vAlign w:val="center"/>
          </w:tcPr>
          <w:p w14:paraId="5387C91C" w14:textId="77777777" w:rsidR="007F28A1" w:rsidRDefault="007F28A1">
            <w:pPr>
              <w:widowControl/>
              <w:jc w:val="center"/>
              <w:rPr>
                <w:rFonts w:ascii="宋体" w:eastAsia="宋体" w:hAnsi="宋体" w:cs="宋体"/>
                <w:kern w:val="0"/>
                <w:sz w:val="24"/>
                <w:szCs w:val="28"/>
              </w:rPr>
            </w:pPr>
            <w:r>
              <w:rPr>
                <w:rFonts w:ascii="宋体" w:eastAsia="宋体" w:hAnsi="宋体" w:cs="宋体" w:hint="eastAsia"/>
                <w:kern w:val="0"/>
                <w:sz w:val="24"/>
                <w:szCs w:val="28"/>
              </w:rPr>
              <w:t>政治面貌</w:t>
            </w:r>
          </w:p>
        </w:tc>
        <w:tc>
          <w:tcPr>
            <w:tcW w:w="2747" w:type="dxa"/>
            <w:gridSpan w:val="3"/>
            <w:vAlign w:val="center"/>
          </w:tcPr>
          <w:p w14:paraId="1B3B24DF" w14:textId="77777777" w:rsidR="007F28A1" w:rsidRDefault="007F28A1">
            <w:pPr>
              <w:widowControl/>
              <w:jc w:val="center"/>
              <w:rPr>
                <w:rFonts w:ascii="宋体" w:eastAsia="宋体" w:hAnsi="宋体" w:cs="宋体"/>
                <w:kern w:val="0"/>
                <w:sz w:val="24"/>
                <w:szCs w:val="28"/>
              </w:rPr>
            </w:pPr>
          </w:p>
        </w:tc>
        <w:tc>
          <w:tcPr>
            <w:tcW w:w="1400" w:type="dxa"/>
            <w:vAlign w:val="center"/>
          </w:tcPr>
          <w:p w14:paraId="47022F7D" w14:textId="77777777" w:rsidR="007F28A1" w:rsidRDefault="007F28A1">
            <w:pPr>
              <w:widowControl/>
              <w:jc w:val="center"/>
              <w:rPr>
                <w:rFonts w:ascii="宋体" w:eastAsia="宋体" w:hAnsi="宋体" w:cs="宋体"/>
                <w:kern w:val="0"/>
                <w:sz w:val="24"/>
                <w:szCs w:val="28"/>
              </w:rPr>
            </w:pPr>
            <w:r>
              <w:rPr>
                <w:rFonts w:ascii="宋体" w:eastAsia="宋体" w:hAnsi="宋体" w:cs="宋体" w:hint="eastAsia"/>
                <w:kern w:val="0"/>
                <w:sz w:val="24"/>
                <w:szCs w:val="28"/>
              </w:rPr>
              <w:t>行政职务</w:t>
            </w:r>
          </w:p>
        </w:tc>
        <w:tc>
          <w:tcPr>
            <w:tcW w:w="1945" w:type="dxa"/>
            <w:gridSpan w:val="3"/>
            <w:vAlign w:val="center"/>
          </w:tcPr>
          <w:p w14:paraId="39E4BC41" w14:textId="77777777" w:rsidR="007F28A1" w:rsidRDefault="007F28A1">
            <w:pPr>
              <w:widowControl/>
              <w:rPr>
                <w:rFonts w:ascii="宋体" w:eastAsia="宋体" w:hAnsi="宋体" w:cs="宋体"/>
                <w:kern w:val="0"/>
                <w:sz w:val="24"/>
                <w:szCs w:val="28"/>
              </w:rPr>
            </w:pPr>
          </w:p>
        </w:tc>
        <w:tc>
          <w:tcPr>
            <w:tcW w:w="1351" w:type="dxa"/>
            <w:vMerge/>
            <w:tcBorders>
              <w:bottom w:val="single" w:sz="4" w:space="0" w:color="auto"/>
            </w:tcBorders>
            <w:vAlign w:val="center"/>
          </w:tcPr>
          <w:p w14:paraId="1716EE65" w14:textId="77777777" w:rsidR="007F28A1" w:rsidRDefault="007F28A1">
            <w:pPr>
              <w:widowControl/>
              <w:rPr>
                <w:rFonts w:ascii="宋体" w:eastAsia="宋体" w:hAnsi="宋体" w:cs="宋体"/>
                <w:kern w:val="0"/>
                <w:sz w:val="24"/>
                <w:szCs w:val="28"/>
              </w:rPr>
            </w:pPr>
          </w:p>
        </w:tc>
      </w:tr>
      <w:tr w:rsidR="007F28A1" w14:paraId="7FC28045" w14:textId="77777777">
        <w:trPr>
          <w:trHeight w:hRule="exact" w:val="567"/>
          <w:jc w:val="center"/>
        </w:trPr>
        <w:tc>
          <w:tcPr>
            <w:tcW w:w="1337" w:type="dxa"/>
            <w:gridSpan w:val="2"/>
            <w:vAlign w:val="center"/>
          </w:tcPr>
          <w:p w14:paraId="386E2AFD" w14:textId="77777777" w:rsidR="007F28A1" w:rsidRDefault="007F28A1">
            <w:pPr>
              <w:widowControl/>
              <w:jc w:val="center"/>
              <w:rPr>
                <w:rFonts w:ascii="宋体" w:eastAsia="宋体" w:hAnsi="宋体" w:cs="宋体"/>
                <w:kern w:val="0"/>
                <w:sz w:val="24"/>
                <w:szCs w:val="28"/>
              </w:rPr>
            </w:pPr>
            <w:r>
              <w:rPr>
                <w:rFonts w:ascii="宋体" w:eastAsia="宋体" w:hAnsi="宋体" w:cs="宋体" w:hint="eastAsia"/>
                <w:kern w:val="0"/>
                <w:sz w:val="24"/>
                <w:szCs w:val="28"/>
              </w:rPr>
              <w:t>所在单位</w:t>
            </w:r>
          </w:p>
        </w:tc>
        <w:tc>
          <w:tcPr>
            <w:tcW w:w="7443" w:type="dxa"/>
            <w:gridSpan w:val="8"/>
            <w:tcBorders>
              <w:top w:val="nil"/>
              <w:right w:val="single" w:sz="4" w:space="0" w:color="auto"/>
            </w:tcBorders>
            <w:vAlign w:val="center"/>
          </w:tcPr>
          <w:p w14:paraId="75740A77" w14:textId="77777777" w:rsidR="007F28A1" w:rsidRDefault="007F28A1">
            <w:pPr>
              <w:widowControl/>
              <w:rPr>
                <w:rFonts w:ascii="宋体" w:eastAsia="宋体" w:hAnsi="宋体" w:cs="宋体" w:hint="eastAsia"/>
                <w:kern w:val="0"/>
                <w:sz w:val="24"/>
                <w:szCs w:val="28"/>
              </w:rPr>
            </w:pPr>
            <w:r>
              <w:rPr>
                <w:rFonts w:ascii="宋体" w:eastAsia="宋体" w:hAnsi="宋体" w:cs="宋体" w:hint="eastAsia"/>
                <w:kern w:val="0"/>
                <w:sz w:val="24"/>
                <w:szCs w:val="28"/>
              </w:rPr>
              <w:t xml:space="preserve">       省        市        县（区）</w:t>
            </w:r>
          </w:p>
        </w:tc>
      </w:tr>
      <w:tr w:rsidR="007F28A1" w14:paraId="5A3B8A74" w14:textId="77777777">
        <w:trPr>
          <w:trHeight w:hRule="exact" w:val="567"/>
          <w:jc w:val="center"/>
        </w:trPr>
        <w:tc>
          <w:tcPr>
            <w:tcW w:w="1337" w:type="dxa"/>
            <w:gridSpan w:val="2"/>
            <w:vAlign w:val="center"/>
          </w:tcPr>
          <w:p w14:paraId="63BFDFCF" w14:textId="77777777" w:rsidR="007F28A1" w:rsidRDefault="007F28A1">
            <w:pPr>
              <w:widowControl/>
              <w:jc w:val="center"/>
              <w:rPr>
                <w:rFonts w:ascii="宋体" w:eastAsia="宋体" w:hAnsi="宋体" w:cs="宋体"/>
                <w:kern w:val="0"/>
                <w:sz w:val="24"/>
                <w:szCs w:val="28"/>
              </w:rPr>
            </w:pPr>
            <w:r>
              <w:rPr>
                <w:rFonts w:ascii="宋体" w:eastAsia="宋体" w:hAnsi="宋体" w:cs="宋体" w:hint="eastAsia"/>
                <w:kern w:val="0"/>
                <w:sz w:val="24"/>
                <w:szCs w:val="28"/>
              </w:rPr>
              <w:t>鉴定机构</w:t>
            </w:r>
          </w:p>
        </w:tc>
        <w:tc>
          <w:tcPr>
            <w:tcW w:w="7443" w:type="dxa"/>
            <w:gridSpan w:val="8"/>
            <w:tcBorders>
              <w:right w:val="single" w:sz="4" w:space="0" w:color="auto"/>
            </w:tcBorders>
            <w:vAlign w:val="center"/>
          </w:tcPr>
          <w:p w14:paraId="52F9F512" w14:textId="77777777" w:rsidR="007F28A1" w:rsidRDefault="007F28A1">
            <w:pPr>
              <w:widowControl/>
              <w:rPr>
                <w:rFonts w:ascii="宋体" w:eastAsia="宋体" w:hAnsi="宋体" w:cs="宋体" w:hint="eastAsia"/>
                <w:kern w:val="0"/>
                <w:sz w:val="24"/>
                <w:szCs w:val="28"/>
              </w:rPr>
            </w:pPr>
            <w:r>
              <w:rPr>
                <w:rFonts w:ascii="宋体" w:eastAsia="宋体" w:hAnsi="宋体" w:cs="宋体" w:hint="eastAsia"/>
                <w:kern w:val="0"/>
                <w:sz w:val="24"/>
                <w:szCs w:val="28"/>
              </w:rPr>
              <w:t xml:space="preserve">       省        市        县（区）</w:t>
            </w:r>
          </w:p>
        </w:tc>
      </w:tr>
      <w:tr w:rsidR="007F28A1" w14:paraId="53AAE274" w14:textId="77777777">
        <w:trPr>
          <w:cantSplit/>
          <w:trHeight w:hRule="exact" w:val="567"/>
          <w:jc w:val="center"/>
        </w:trPr>
        <w:tc>
          <w:tcPr>
            <w:tcW w:w="1337" w:type="dxa"/>
            <w:gridSpan w:val="2"/>
            <w:tcBorders>
              <w:bottom w:val="single" w:sz="4" w:space="0" w:color="auto"/>
            </w:tcBorders>
            <w:vAlign w:val="center"/>
          </w:tcPr>
          <w:p w14:paraId="393B78F4" w14:textId="77777777" w:rsidR="007F28A1" w:rsidRDefault="007F28A1">
            <w:pPr>
              <w:jc w:val="center"/>
              <w:rPr>
                <w:rFonts w:ascii="宋体" w:eastAsia="宋体" w:hAnsi="宋体" w:cs="宋体" w:hint="eastAsia"/>
                <w:kern w:val="0"/>
                <w:sz w:val="24"/>
                <w:szCs w:val="28"/>
              </w:rPr>
            </w:pPr>
            <w:r>
              <w:rPr>
                <w:rFonts w:ascii="宋体" w:eastAsia="宋体" w:hAnsi="宋体" w:cs="宋体" w:hint="eastAsia"/>
                <w:kern w:val="0"/>
                <w:sz w:val="24"/>
                <w:szCs w:val="28"/>
              </w:rPr>
              <w:t>技术职称</w:t>
            </w:r>
          </w:p>
        </w:tc>
        <w:tc>
          <w:tcPr>
            <w:tcW w:w="2747" w:type="dxa"/>
            <w:gridSpan w:val="3"/>
            <w:tcBorders>
              <w:bottom w:val="single" w:sz="4" w:space="0" w:color="auto"/>
            </w:tcBorders>
            <w:vAlign w:val="center"/>
          </w:tcPr>
          <w:p w14:paraId="399C094D" w14:textId="77777777" w:rsidR="007F28A1" w:rsidRDefault="007F28A1">
            <w:pPr>
              <w:rPr>
                <w:rFonts w:ascii="宋体" w:eastAsia="宋体" w:hAnsi="宋体" w:cs="宋体" w:hint="eastAsia"/>
                <w:kern w:val="0"/>
                <w:sz w:val="24"/>
                <w:szCs w:val="28"/>
              </w:rPr>
            </w:pPr>
          </w:p>
        </w:tc>
        <w:tc>
          <w:tcPr>
            <w:tcW w:w="1400" w:type="dxa"/>
            <w:tcBorders>
              <w:top w:val="single" w:sz="4" w:space="0" w:color="auto"/>
              <w:bottom w:val="single" w:sz="4" w:space="0" w:color="auto"/>
              <w:right w:val="single" w:sz="4" w:space="0" w:color="auto"/>
            </w:tcBorders>
            <w:vAlign w:val="center"/>
          </w:tcPr>
          <w:p w14:paraId="321D8E97" w14:textId="77777777" w:rsidR="007F28A1" w:rsidRDefault="007F28A1">
            <w:pPr>
              <w:widowControl/>
              <w:jc w:val="center"/>
              <w:rPr>
                <w:rFonts w:ascii="宋体" w:eastAsia="宋体" w:hAnsi="宋体" w:cs="宋体"/>
                <w:kern w:val="0"/>
                <w:sz w:val="24"/>
                <w:szCs w:val="28"/>
              </w:rPr>
            </w:pPr>
            <w:r>
              <w:rPr>
                <w:rFonts w:ascii="宋体" w:eastAsia="宋体" w:hAnsi="宋体" w:cs="宋体" w:hint="eastAsia"/>
                <w:kern w:val="0"/>
                <w:sz w:val="24"/>
                <w:szCs w:val="28"/>
              </w:rPr>
              <w:t>执业资格</w:t>
            </w:r>
          </w:p>
        </w:tc>
        <w:tc>
          <w:tcPr>
            <w:tcW w:w="3296" w:type="dxa"/>
            <w:gridSpan w:val="4"/>
            <w:tcBorders>
              <w:top w:val="single" w:sz="4" w:space="0" w:color="auto"/>
              <w:bottom w:val="single" w:sz="4" w:space="0" w:color="auto"/>
              <w:right w:val="single" w:sz="4" w:space="0" w:color="auto"/>
            </w:tcBorders>
            <w:vAlign w:val="center"/>
          </w:tcPr>
          <w:p w14:paraId="32F3F280" w14:textId="77777777" w:rsidR="007F28A1" w:rsidRDefault="007F28A1">
            <w:pPr>
              <w:widowControl/>
              <w:rPr>
                <w:rFonts w:ascii="宋体" w:eastAsia="宋体" w:hAnsi="宋体" w:cs="宋体"/>
                <w:kern w:val="0"/>
                <w:sz w:val="24"/>
                <w:szCs w:val="28"/>
              </w:rPr>
            </w:pPr>
          </w:p>
        </w:tc>
      </w:tr>
      <w:tr w:rsidR="007F28A1" w14:paraId="3608CB62" w14:textId="77777777">
        <w:trPr>
          <w:trHeight w:hRule="exact" w:val="567"/>
          <w:jc w:val="center"/>
        </w:trPr>
        <w:tc>
          <w:tcPr>
            <w:tcW w:w="1337" w:type="dxa"/>
            <w:gridSpan w:val="2"/>
            <w:vAlign w:val="center"/>
          </w:tcPr>
          <w:p w14:paraId="5DBE60B1" w14:textId="77777777" w:rsidR="007F28A1" w:rsidRDefault="007F28A1">
            <w:pPr>
              <w:jc w:val="center"/>
              <w:rPr>
                <w:rFonts w:ascii="宋体" w:eastAsia="宋体" w:hAnsi="宋体" w:cs="宋体"/>
                <w:kern w:val="0"/>
                <w:sz w:val="24"/>
                <w:szCs w:val="28"/>
              </w:rPr>
            </w:pPr>
            <w:r>
              <w:rPr>
                <w:rFonts w:ascii="宋体" w:eastAsia="宋体" w:hAnsi="宋体" w:cs="宋体" w:hint="eastAsia"/>
                <w:kern w:val="0"/>
                <w:sz w:val="24"/>
                <w:szCs w:val="28"/>
              </w:rPr>
              <w:t>毕业院校</w:t>
            </w:r>
          </w:p>
        </w:tc>
        <w:tc>
          <w:tcPr>
            <w:tcW w:w="2747" w:type="dxa"/>
            <w:gridSpan w:val="3"/>
            <w:tcBorders>
              <w:right w:val="single" w:sz="4" w:space="0" w:color="auto"/>
            </w:tcBorders>
            <w:vAlign w:val="center"/>
          </w:tcPr>
          <w:p w14:paraId="6B905D5C" w14:textId="77777777" w:rsidR="007F28A1" w:rsidRDefault="007F28A1">
            <w:pPr>
              <w:widowControl/>
              <w:rPr>
                <w:rFonts w:ascii="宋体" w:eastAsia="宋体" w:hAnsi="宋体" w:cs="宋体"/>
                <w:kern w:val="0"/>
                <w:sz w:val="24"/>
                <w:szCs w:val="28"/>
              </w:rPr>
            </w:pPr>
          </w:p>
        </w:tc>
        <w:tc>
          <w:tcPr>
            <w:tcW w:w="1400" w:type="dxa"/>
            <w:tcBorders>
              <w:right w:val="single" w:sz="4" w:space="0" w:color="auto"/>
            </w:tcBorders>
            <w:vAlign w:val="center"/>
          </w:tcPr>
          <w:p w14:paraId="1C5A8451" w14:textId="77777777" w:rsidR="007F28A1" w:rsidRDefault="007F28A1">
            <w:pPr>
              <w:widowControl/>
              <w:jc w:val="center"/>
              <w:rPr>
                <w:rFonts w:ascii="宋体" w:eastAsia="宋体" w:hAnsi="宋体" w:cs="宋体"/>
                <w:kern w:val="0"/>
                <w:sz w:val="24"/>
                <w:szCs w:val="28"/>
              </w:rPr>
            </w:pPr>
            <w:r>
              <w:rPr>
                <w:rFonts w:ascii="宋体" w:eastAsia="宋体" w:hAnsi="宋体" w:cs="宋体" w:hint="eastAsia"/>
                <w:kern w:val="0"/>
                <w:sz w:val="24"/>
                <w:szCs w:val="28"/>
              </w:rPr>
              <w:t>毕业时间</w:t>
            </w:r>
          </w:p>
        </w:tc>
        <w:tc>
          <w:tcPr>
            <w:tcW w:w="3296" w:type="dxa"/>
            <w:gridSpan w:val="4"/>
            <w:tcBorders>
              <w:top w:val="nil"/>
              <w:right w:val="single" w:sz="4" w:space="0" w:color="auto"/>
            </w:tcBorders>
            <w:vAlign w:val="center"/>
          </w:tcPr>
          <w:p w14:paraId="5792CE7F" w14:textId="77777777" w:rsidR="007F28A1" w:rsidRDefault="007F28A1">
            <w:pPr>
              <w:widowControl/>
              <w:wordWrap w:val="0"/>
              <w:jc w:val="right"/>
              <w:rPr>
                <w:rFonts w:ascii="宋体" w:eastAsia="宋体" w:hAnsi="宋体" w:cs="宋体"/>
                <w:kern w:val="0"/>
                <w:sz w:val="24"/>
                <w:szCs w:val="28"/>
              </w:rPr>
            </w:pPr>
            <w:r>
              <w:rPr>
                <w:rFonts w:ascii="宋体" w:eastAsia="宋体" w:hAnsi="宋体" w:cs="宋体" w:hint="eastAsia"/>
                <w:kern w:val="0"/>
                <w:sz w:val="24"/>
                <w:szCs w:val="28"/>
              </w:rPr>
              <w:t>年      月</w:t>
            </w:r>
          </w:p>
        </w:tc>
      </w:tr>
      <w:tr w:rsidR="007F28A1" w14:paraId="0FEB9039" w14:textId="77777777">
        <w:trPr>
          <w:trHeight w:hRule="exact" w:val="567"/>
          <w:jc w:val="center"/>
        </w:trPr>
        <w:tc>
          <w:tcPr>
            <w:tcW w:w="1337" w:type="dxa"/>
            <w:gridSpan w:val="2"/>
            <w:tcBorders>
              <w:top w:val="single" w:sz="4" w:space="0" w:color="auto"/>
            </w:tcBorders>
            <w:vAlign w:val="center"/>
          </w:tcPr>
          <w:p w14:paraId="0A6F4200" w14:textId="77777777" w:rsidR="007F28A1" w:rsidRDefault="007F28A1">
            <w:pPr>
              <w:jc w:val="center"/>
              <w:rPr>
                <w:rFonts w:ascii="宋体" w:eastAsia="宋体" w:hAnsi="宋体" w:cs="宋体" w:hint="eastAsia"/>
                <w:kern w:val="0"/>
                <w:sz w:val="24"/>
                <w:szCs w:val="28"/>
              </w:rPr>
            </w:pPr>
            <w:r>
              <w:rPr>
                <w:rFonts w:ascii="宋体" w:eastAsia="宋体" w:hAnsi="宋体" w:cs="宋体" w:hint="eastAsia"/>
                <w:kern w:val="0"/>
                <w:sz w:val="24"/>
                <w:szCs w:val="28"/>
              </w:rPr>
              <w:t>专    业</w:t>
            </w:r>
          </w:p>
        </w:tc>
        <w:tc>
          <w:tcPr>
            <w:tcW w:w="2747" w:type="dxa"/>
            <w:gridSpan w:val="3"/>
            <w:tcBorders>
              <w:top w:val="single" w:sz="4" w:space="0" w:color="auto"/>
              <w:right w:val="single" w:sz="4" w:space="0" w:color="auto"/>
            </w:tcBorders>
            <w:vAlign w:val="center"/>
          </w:tcPr>
          <w:p w14:paraId="6943B3D8" w14:textId="77777777" w:rsidR="007F28A1" w:rsidRDefault="007F28A1">
            <w:pPr>
              <w:widowControl/>
              <w:rPr>
                <w:rFonts w:ascii="宋体" w:eastAsia="宋体" w:hAnsi="宋体" w:cs="宋体"/>
                <w:kern w:val="0"/>
                <w:sz w:val="24"/>
                <w:szCs w:val="28"/>
              </w:rPr>
            </w:pPr>
          </w:p>
        </w:tc>
        <w:tc>
          <w:tcPr>
            <w:tcW w:w="1400" w:type="dxa"/>
            <w:tcBorders>
              <w:top w:val="single" w:sz="4" w:space="0" w:color="auto"/>
              <w:right w:val="single" w:sz="4" w:space="0" w:color="auto"/>
            </w:tcBorders>
            <w:vAlign w:val="center"/>
          </w:tcPr>
          <w:p w14:paraId="655747FF" w14:textId="77777777" w:rsidR="007F28A1" w:rsidRDefault="007F28A1">
            <w:pPr>
              <w:widowControl/>
              <w:jc w:val="center"/>
              <w:rPr>
                <w:rFonts w:ascii="宋体" w:eastAsia="宋体" w:hAnsi="宋体" w:cs="宋体"/>
                <w:kern w:val="0"/>
                <w:sz w:val="24"/>
                <w:szCs w:val="28"/>
              </w:rPr>
            </w:pPr>
            <w:r>
              <w:rPr>
                <w:rFonts w:ascii="宋体" w:eastAsia="宋体" w:hAnsi="宋体" w:cs="宋体" w:hint="eastAsia"/>
                <w:kern w:val="0"/>
                <w:sz w:val="24"/>
                <w:szCs w:val="28"/>
              </w:rPr>
              <w:t>学    位</w:t>
            </w:r>
          </w:p>
        </w:tc>
        <w:tc>
          <w:tcPr>
            <w:tcW w:w="3296" w:type="dxa"/>
            <w:gridSpan w:val="4"/>
            <w:tcBorders>
              <w:top w:val="single" w:sz="4" w:space="0" w:color="auto"/>
              <w:right w:val="single" w:sz="4" w:space="0" w:color="auto"/>
            </w:tcBorders>
            <w:vAlign w:val="center"/>
          </w:tcPr>
          <w:p w14:paraId="6071FC5E" w14:textId="77777777" w:rsidR="007F28A1" w:rsidRDefault="007F28A1">
            <w:pPr>
              <w:widowControl/>
              <w:rPr>
                <w:rFonts w:ascii="宋体" w:eastAsia="宋体" w:hAnsi="宋体" w:cs="宋体"/>
                <w:kern w:val="0"/>
                <w:sz w:val="24"/>
                <w:szCs w:val="28"/>
              </w:rPr>
            </w:pPr>
          </w:p>
        </w:tc>
      </w:tr>
      <w:tr w:rsidR="007F28A1" w14:paraId="6841DAB5" w14:textId="77777777">
        <w:trPr>
          <w:trHeight w:hRule="exact" w:val="567"/>
          <w:jc w:val="center"/>
        </w:trPr>
        <w:tc>
          <w:tcPr>
            <w:tcW w:w="2208" w:type="dxa"/>
            <w:gridSpan w:val="3"/>
            <w:vAlign w:val="center"/>
          </w:tcPr>
          <w:p w14:paraId="5B0887AA" w14:textId="77777777" w:rsidR="007F28A1" w:rsidRDefault="007F28A1">
            <w:pPr>
              <w:widowControl/>
              <w:rPr>
                <w:rFonts w:ascii="宋体" w:eastAsia="宋体" w:hAnsi="宋体" w:cs="宋体"/>
                <w:kern w:val="0"/>
                <w:sz w:val="24"/>
                <w:szCs w:val="28"/>
              </w:rPr>
            </w:pPr>
            <w:r>
              <w:rPr>
                <w:rFonts w:ascii="宋体" w:eastAsia="宋体" w:hAnsi="宋体" w:cs="宋体" w:hint="eastAsia"/>
                <w:kern w:val="0"/>
                <w:sz w:val="24"/>
                <w:szCs w:val="28"/>
              </w:rPr>
              <w:t>从事技术工作时间</w:t>
            </w:r>
          </w:p>
        </w:tc>
        <w:tc>
          <w:tcPr>
            <w:tcW w:w="1876" w:type="dxa"/>
            <w:gridSpan w:val="2"/>
            <w:vAlign w:val="center"/>
          </w:tcPr>
          <w:p w14:paraId="71495DFF" w14:textId="77777777" w:rsidR="007F28A1" w:rsidRDefault="007F28A1">
            <w:pPr>
              <w:widowControl/>
              <w:wordWrap w:val="0"/>
              <w:jc w:val="right"/>
              <w:rPr>
                <w:rFonts w:ascii="宋体" w:eastAsia="宋体" w:hAnsi="宋体" w:cs="宋体" w:hint="eastAsia"/>
                <w:kern w:val="0"/>
                <w:sz w:val="24"/>
                <w:szCs w:val="28"/>
              </w:rPr>
            </w:pPr>
            <w:r>
              <w:rPr>
                <w:rFonts w:ascii="宋体" w:eastAsia="宋体" w:hAnsi="宋体" w:cs="宋体" w:hint="eastAsia"/>
                <w:kern w:val="0"/>
                <w:sz w:val="24"/>
                <w:szCs w:val="28"/>
              </w:rPr>
              <w:t xml:space="preserve">   年      月</w:t>
            </w:r>
          </w:p>
        </w:tc>
        <w:tc>
          <w:tcPr>
            <w:tcW w:w="1987" w:type="dxa"/>
            <w:gridSpan w:val="2"/>
            <w:vAlign w:val="center"/>
          </w:tcPr>
          <w:p w14:paraId="26A7E64A" w14:textId="77777777" w:rsidR="007F28A1" w:rsidRDefault="007F28A1">
            <w:pPr>
              <w:widowControl/>
              <w:jc w:val="center"/>
              <w:rPr>
                <w:rFonts w:ascii="宋体" w:eastAsia="宋体" w:hAnsi="宋体" w:cs="宋体"/>
                <w:kern w:val="0"/>
                <w:sz w:val="24"/>
                <w:szCs w:val="28"/>
              </w:rPr>
            </w:pPr>
            <w:r>
              <w:rPr>
                <w:rFonts w:ascii="宋体" w:eastAsia="宋体" w:hAnsi="宋体" w:cs="宋体" w:hint="eastAsia"/>
                <w:kern w:val="0"/>
                <w:sz w:val="24"/>
                <w:szCs w:val="28"/>
              </w:rPr>
              <w:t>本专业工作时间</w:t>
            </w:r>
          </w:p>
        </w:tc>
        <w:tc>
          <w:tcPr>
            <w:tcW w:w="2709" w:type="dxa"/>
            <w:gridSpan w:val="3"/>
            <w:vAlign w:val="center"/>
          </w:tcPr>
          <w:p w14:paraId="123A7908" w14:textId="77777777" w:rsidR="007F28A1" w:rsidRDefault="007F28A1">
            <w:pPr>
              <w:widowControl/>
              <w:wordWrap w:val="0"/>
              <w:jc w:val="right"/>
              <w:rPr>
                <w:rFonts w:ascii="宋体" w:eastAsia="宋体" w:hAnsi="宋体" w:cs="宋体" w:hint="eastAsia"/>
                <w:kern w:val="0"/>
                <w:sz w:val="24"/>
                <w:szCs w:val="28"/>
              </w:rPr>
            </w:pPr>
            <w:r>
              <w:rPr>
                <w:rFonts w:ascii="宋体" w:eastAsia="宋体" w:hAnsi="宋体" w:cs="宋体" w:hint="eastAsia"/>
                <w:kern w:val="0"/>
                <w:sz w:val="24"/>
                <w:szCs w:val="28"/>
              </w:rPr>
              <w:t xml:space="preserve">   年      月</w:t>
            </w:r>
          </w:p>
        </w:tc>
      </w:tr>
      <w:tr w:rsidR="007F28A1" w14:paraId="1AB0536E" w14:textId="77777777">
        <w:trPr>
          <w:trHeight w:val="3136"/>
          <w:jc w:val="center"/>
        </w:trPr>
        <w:tc>
          <w:tcPr>
            <w:tcW w:w="8780" w:type="dxa"/>
            <w:gridSpan w:val="10"/>
            <w:tcBorders>
              <w:bottom w:val="single" w:sz="4" w:space="0" w:color="auto"/>
            </w:tcBorders>
            <w:vAlign w:val="center"/>
          </w:tcPr>
          <w:p w14:paraId="41703170" w14:textId="77777777" w:rsidR="007F28A1" w:rsidRDefault="007F28A1">
            <w:pPr>
              <w:widowControl/>
              <w:rPr>
                <w:rFonts w:ascii="宋体" w:eastAsia="宋体" w:hAnsi="宋体" w:cs="宋体" w:hint="eastAsia"/>
                <w:kern w:val="0"/>
                <w:sz w:val="24"/>
                <w:szCs w:val="28"/>
              </w:rPr>
            </w:pPr>
            <w:r>
              <w:rPr>
                <w:rFonts w:ascii="宋体" w:eastAsia="宋体" w:hAnsi="宋体" w:cs="宋体" w:hint="eastAsia"/>
                <w:kern w:val="0"/>
                <w:sz w:val="24"/>
                <w:szCs w:val="28"/>
              </w:rPr>
              <w:t>申请鉴定业务类别（括号内填写“</w:t>
            </w:r>
            <w:r>
              <w:rPr>
                <w:rFonts w:ascii="宋体" w:eastAsia="宋体" w:hAnsi="宋体" w:cs="宋体"/>
                <w:kern w:val="0"/>
                <w:sz w:val="24"/>
                <w:szCs w:val="28"/>
              </w:rPr>
              <w:t>√”）</w:t>
            </w:r>
            <w:r>
              <w:rPr>
                <w:rFonts w:ascii="宋体" w:eastAsia="宋体" w:hAnsi="宋体" w:cs="宋体" w:hint="eastAsia"/>
                <w:kern w:val="0"/>
                <w:sz w:val="24"/>
                <w:szCs w:val="28"/>
              </w:rPr>
              <w:t>：</w:t>
            </w:r>
          </w:p>
          <w:p w14:paraId="08256DCF" w14:textId="77777777" w:rsidR="007F28A1" w:rsidRDefault="007F28A1">
            <w:pPr>
              <w:widowControl/>
              <w:rPr>
                <w:rFonts w:ascii="宋体" w:eastAsia="宋体" w:hAnsi="宋体" w:cs="宋体" w:hint="eastAsia"/>
                <w:kern w:val="0"/>
                <w:sz w:val="24"/>
                <w:szCs w:val="28"/>
              </w:rPr>
            </w:pPr>
            <w:r>
              <w:rPr>
                <w:rFonts w:ascii="宋体" w:eastAsia="宋体" w:hAnsi="宋体" w:cs="宋体"/>
                <w:kern w:val="0"/>
                <w:sz w:val="24"/>
                <w:szCs w:val="28"/>
              </w:rPr>
              <w:t xml:space="preserve">A 法 医 类 [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A1法医病理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A2 法医临床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A3 法医精神病</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1EF242B1" w14:textId="77777777" w:rsidR="007F28A1" w:rsidRDefault="007F28A1">
            <w:pPr>
              <w:widowControl/>
              <w:ind w:leftChars="640" w:left="2142" w:hangingChars="39" w:hanging="94"/>
              <w:rPr>
                <w:rFonts w:ascii="宋体" w:eastAsia="宋体" w:hAnsi="宋体" w:cs="宋体" w:hint="eastAsia"/>
                <w:kern w:val="0"/>
                <w:sz w:val="24"/>
                <w:szCs w:val="28"/>
              </w:rPr>
            </w:pPr>
            <w:r>
              <w:rPr>
                <w:rFonts w:ascii="宋体" w:eastAsia="宋体" w:hAnsi="宋体" w:cs="宋体" w:hint="eastAsia"/>
                <w:kern w:val="0"/>
                <w:sz w:val="24"/>
                <w:szCs w:val="28"/>
              </w:rPr>
              <w:t xml:space="preserve">A4法医物证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A5 法医毒物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4EF54562" w14:textId="77777777" w:rsidR="007F28A1" w:rsidRDefault="007F28A1">
            <w:pPr>
              <w:widowControl/>
              <w:rPr>
                <w:rFonts w:ascii="宋体" w:eastAsia="宋体" w:hAnsi="宋体" w:cs="宋体" w:hint="eastAsia"/>
                <w:kern w:val="0"/>
                <w:sz w:val="24"/>
                <w:szCs w:val="28"/>
              </w:rPr>
            </w:pPr>
            <w:r>
              <w:rPr>
                <w:rFonts w:ascii="宋体" w:eastAsia="宋体" w:hAnsi="宋体" w:cs="宋体"/>
                <w:kern w:val="0"/>
                <w:sz w:val="24"/>
                <w:szCs w:val="28"/>
              </w:rPr>
              <w:t xml:space="preserve">B </w:t>
            </w:r>
            <w:r>
              <w:rPr>
                <w:rFonts w:ascii="宋体" w:eastAsia="宋体" w:hAnsi="宋体" w:cs="宋体" w:hint="eastAsia"/>
                <w:kern w:val="0"/>
                <w:sz w:val="24"/>
                <w:szCs w:val="28"/>
              </w:rPr>
              <w:t xml:space="preserve">物 证 类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B1</w:t>
            </w:r>
            <w:r>
              <w:rPr>
                <w:rFonts w:ascii="宋体" w:eastAsia="宋体" w:hAnsi="宋体" w:cs="宋体"/>
                <w:kern w:val="0"/>
                <w:sz w:val="24"/>
                <w:szCs w:val="28"/>
              </w:rPr>
              <w:t>文件检验</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B2</w:t>
            </w:r>
            <w:r>
              <w:rPr>
                <w:rFonts w:ascii="宋体" w:eastAsia="宋体" w:hAnsi="宋体" w:cs="宋体"/>
                <w:kern w:val="0"/>
                <w:sz w:val="24"/>
                <w:szCs w:val="28"/>
              </w:rPr>
              <w:t xml:space="preserve"> 痕迹检验 [ </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B3</w:t>
            </w:r>
            <w:r>
              <w:rPr>
                <w:rFonts w:ascii="宋体" w:eastAsia="宋体" w:hAnsi="宋体" w:cs="宋体"/>
                <w:kern w:val="0"/>
                <w:sz w:val="24"/>
                <w:szCs w:val="28"/>
              </w:rPr>
              <w:t xml:space="preserve"> </w:t>
            </w:r>
            <w:r>
              <w:rPr>
                <w:rFonts w:ascii="宋体" w:eastAsia="宋体" w:hAnsi="宋体" w:cs="宋体" w:hint="eastAsia"/>
                <w:kern w:val="0"/>
                <w:sz w:val="24"/>
                <w:szCs w:val="28"/>
              </w:rPr>
              <w:t>理化检验</w:t>
            </w:r>
            <w:r>
              <w:rPr>
                <w:rFonts w:ascii="宋体" w:eastAsia="宋体" w:hAnsi="宋体" w:cs="宋体"/>
                <w:kern w:val="0"/>
                <w:sz w:val="24"/>
                <w:szCs w:val="28"/>
              </w:rPr>
              <w:t xml:space="preserve"> [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3273AC93" w14:textId="77777777" w:rsidR="007F28A1" w:rsidRDefault="007F28A1">
            <w:pPr>
              <w:widowControl/>
              <w:rPr>
                <w:rFonts w:ascii="宋体" w:eastAsia="宋体" w:hAnsi="宋体" w:cs="宋体" w:hint="eastAsia"/>
                <w:kern w:val="0"/>
                <w:sz w:val="24"/>
                <w:szCs w:val="28"/>
              </w:rPr>
            </w:pPr>
            <w:r>
              <w:rPr>
                <w:rFonts w:ascii="宋体" w:eastAsia="宋体" w:hAnsi="宋体" w:cs="宋体" w:hint="eastAsia"/>
                <w:kern w:val="0"/>
                <w:sz w:val="24"/>
                <w:szCs w:val="28"/>
              </w:rPr>
              <w:t>C</w:t>
            </w:r>
            <w:r>
              <w:rPr>
                <w:rFonts w:ascii="宋体" w:eastAsia="宋体" w:hAnsi="宋体" w:cs="宋体"/>
                <w:kern w:val="0"/>
                <w:sz w:val="24"/>
                <w:szCs w:val="28"/>
              </w:rPr>
              <w:t xml:space="preserve"> 声像资料 [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D 司法会计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E</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心理测试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tc>
      </w:tr>
      <w:tr w:rsidR="007F28A1" w14:paraId="487569DA" w14:textId="77777777">
        <w:trPr>
          <w:trHeight w:val="2185"/>
          <w:jc w:val="center"/>
        </w:trPr>
        <w:tc>
          <w:tcPr>
            <w:tcW w:w="1150" w:type="dxa"/>
            <w:tcBorders>
              <w:bottom w:val="single" w:sz="4" w:space="0" w:color="auto"/>
            </w:tcBorders>
            <w:vAlign w:val="center"/>
          </w:tcPr>
          <w:p w14:paraId="797D5622" w14:textId="77777777" w:rsidR="007F28A1" w:rsidRDefault="007F28A1">
            <w:pPr>
              <w:widowControl/>
              <w:jc w:val="center"/>
              <w:rPr>
                <w:rFonts w:ascii="宋体" w:eastAsia="宋体" w:hAnsi="宋体" w:cs="宋体"/>
                <w:kern w:val="0"/>
                <w:sz w:val="24"/>
                <w:szCs w:val="28"/>
              </w:rPr>
            </w:pPr>
            <w:r>
              <w:rPr>
                <w:rFonts w:ascii="宋体" w:eastAsia="宋体" w:hAnsi="宋体" w:cs="宋体" w:hint="eastAsia"/>
                <w:kern w:val="0"/>
                <w:sz w:val="24"/>
                <w:szCs w:val="28"/>
              </w:rPr>
              <w:t>本人工作简历</w:t>
            </w:r>
          </w:p>
        </w:tc>
        <w:tc>
          <w:tcPr>
            <w:tcW w:w="7630" w:type="dxa"/>
            <w:gridSpan w:val="9"/>
            <w:tcBorders>
              <w:bottom w:val="single" w:sz="4" w:space="0" w:color="auto"/>
              <w:right w:val="single" w:sz="4" w:space="0" w:color="auto"/>
            </w:tcBorders>
          </w:tcPr>
          <w:p w14:paraId="585E58E0" w14:textId="77777777" w:rsidR="007F28A1" w:rsidRDefault="007F28A1">
            <w:pPr>
              <w:widowControl/>
              <w:spacing w:line="240" w:lineRule="exact"/>
              <w:jc w:val="left"/>
              <w:rPr>
                <w:rFonts w:ascii="宋体" w:eastAsia="宋体" w:hAnsi="宋体" w:cs="宋体" w:hint="eastAsia"/>
                <w:kern w:val="0"/>
                <w:sz w:val="24"/>
                <w:szCs w:val="28"/>
              </w:rPr>
            </w:pPr>
          </w:p>
          <w:p w14:paraId="36847366" w14:textId="77777777" w:rsidR="007F28A1" w:rsidRDefault="007F28A1">
            <w:pPr>
              <w:widowControl/>
              <w:spacing w:line="240" w:lineRule="exact"/>
              <w:jc w:val="left"/>
              <w:rPr>
                <w:rFonts w:ascii="宋体" w:eastAsia="宋体" w:hAnsi="宋体" w:cs="宋体" w:hint="eastAsia"/>
                <w:kern w:val="0"/>
                <w:sz w:val="24"/>
                <w:szCs w:val="28"/>
              </w:rPr>
            </w:pPr>
          </w:p>
          <w:p w14:paraId="124BEAB9" w14:textId="77777777" w:rsidR="007F28A1" w:rsidRDefault="007F28A1">
            <w:pPr>
              <w:widowControl/>
              <w:spacing w:line="240" w:lineRule="exact"/>
              <w:jc w:val="left"/>
              <w:rPr>
                <w:rFonts w:ascii="宋体" w:eastAsia="宋体" w:hAnsi="宋体" w:cs="宋体" w:hint="eastAsia"/>
                <w:kern w:val="0"/>
                <w:sz w:val="24"/>
                <w:szCs w:val="28"/>
              </w:rPr>
            </w:pPr>
          </w:p>
          <w:p w14:paraId="05786672" w14:textId="77777777" w:rsidR="007F28A1" w:rsidRDefault="007F28A1">
            <w:pPr>
              <w:widowControl/>
              <w:spacing w:line="240" w:lineRule="exact"/>
              <w:jc w:val="left"/>
              <w:rPr>
                <w:rFonts w:ascii="宋体" w:eastAsia="宋体" w:hAnsi="宋体" w:cs="宋体" w:hint="eastAsia"/>
                <w:kern w:val="0"/>
                <w:sz w:val="24"/>
                <w:szCs w:val="28"/>
              </w:rPr>
            </w:pPr>
          </w:p>
          <w:p w14:paraId="76FECF78" w14:textId="77777777" w:rsidR="007F28A1" w:rsidRDefault="007F28A1">
            <w:pPr>
              <w:widowControl/>
              <w:spacing w:line="240" w:lineRule="exact"/>
              <w:jc w:val="left"/>
              <w:rPr>
                <w:rFonts w:ascii="宋体" w:eastAsia="宋体" w:hAnsi="宋体" w:cs="宋体" w:hint="eastAsia"/>
                <w:kern w:val="0"/>
                <w:sz w:val="24"/>
                <w:szCs w:val="28"/>
              </w:rPr>
            </w:pPr>
          </w:p>
          <w:p w14:paraId="286A274E" w14:textId="77777777" w:rsidR="007F28A1" w:rsidRDefault="007F28A1">
            <w:pPr>
              <w:widowControl/>
              <w:spacing w:line="240" w:lineRule="exact"/>
              <w:jc w:val="left"/>
              <w:rPr>
                <w:rFonts w:ascii="宋体" w:eastAsia="宋体" w:hAnsi="宋体" w:cs="宋体" w:hint="eastAsia"/>
                <w:kern w:val="0"/>
                <w:sz w:val="24"/>
                <w:szCs w:val="28"/>
              </w:rPr>
            </w:pPr>
          </w:p>
          <w:p w14:paraId="0B72A6CB" w14:textId="77777777" w:rsidR="007F28A1" w:rsidRDefault="007F28A1">
            <w:pPr>
              <w:widowControl/>
              <w:jc w:val="left"/>
              <w:rPr>
                <w:rFonts w:ascii="宋体" w:eastAsia="宋体" w:hAnsi="宋体" w:cs="宋体" w:hint="eastAsia"/>
                <w:kern w:val="0"/>
                <w:sz w:val="24"/>
                <w:szCs w:val="28"/>
              </w:rPr>
            </w:pPr>
          </w:p>
        </w:tc>
      </w:tr>
      <w:tr w:rsidR="007F28A1" w14:paraId="4B2AE051" w14:textId="77777777">
        <w:trPr>
          <w:trHeight w:val="2007"/>
          <w:jc w:val="center"/>
        </w:trPr>
        <w:tc>
          <w:tcPr>
            <w:tcW w:w="1150" w:type="dxa"/>
            <w:vAlign w:val="center"/>
          </w:tcPr>
          <w:p w14:paraId="5B6A9B32" w14:textId="77777777" w:rsidR="007F28A1" w:rsidRDefault="007F28A1">
            <w:pPr>
              <w:widowControl/>
              <w:jc w:val="center"/>
              <w:rPr>
                <w:rFonts w:ascii="宋体" w:eastAsia="宋体" w:hAnsi="宋体" w:cs="宋体"/>
                <w:kern w:val="0"/>
                <w:sz w:val="24"/>
                <w:szCs w:val="28"/>
              </w:rPr>
            </w:pPr>
            <w:r>
              <w:rPr>
                <w:rFonts w:ascii="宋体" w:eastAsia="宋体" w:hAnsi="宋体" w:cs="宋体" w:hint="eastAsia"/>
                <w:kern w:val="0"/>
                <w:sz w:val="24"/>
                <w:szCs w:val="28"/>
              </w:rPr>
              <w:t>专业培训情况</w:t>
            </w:r>
          </w:p>
        </w:tc>
        <w:tc>
          <w:tcPr>
            <w:tcW w:w="7630" w:type="dxa"/>
            <w:gridSpan w:val="9"/>
          </w:tcPr>
          <w:p w14:paraId="23D0C68D" w14:textId="77777777" w:rsidR="007F28A1" w:rsidRDefault="007F28A1">
            <w:pPr>
              <w:widowControl/>
              <w:spacing w:line="240" w:lineRule="exact"/>
              <w:jc w:val="left"/>
              <w:rPr>
                <w:rFonts w:ascii="宋体" w:eastAsia="宋体" w:hAnsi="宋体" w:cs="宋体" w:hint="eastAsia"/>
                <w:kern w:val="0"/>
                <w:sz w:val="24"/>
                <w:szCs w:val="28"/>
              </w:rPr>
            </w:pPr>
          </w:p>
          <w:p w14:paraId="1B5DCC97" w14:textId="77777777" w:rsidR="007F28A1" w:rsidRDefault="007F28A1">
            <w:pPr>
              <w:widowControl/>
              <w:spacing w:line="240" w:lineRule="exact"/>
              <w:jc w:val="left"/>
              <w:rPr>
                <w:rFonts w:ascii="宋体" w:eastAsia="宋体" w:hAnsi="宋体" w:cs="宋体" w:hint="eastAsia"/>
                <w:kern w:val="0"/>
                <w:sz w:val="24"/>
                <w:szCs w:val="28"/>
              </w:rPr>
            </w:pPr>
          </w:p>
          <w:p w14:paraId="787E8DA0" w14:textId="77777777" w:rsidR="007F28A1" w:rsidRDefault="007F28A1">
            <w:pPr>
              <w:widowControl/>
              <w:spacing w:line="240" w:lineRule="exact"/>
              <w:jc w:val="left"/>
              <w:rPr>
                <w:rFonts w:ascii="宋体" w:eastAsia="宋体" w:hAnsi="宋体" w:cs="宋体" w:hint="eastAsia"/>
                <w:kern w:val="0"/>
                <w:sz w:val="24"/>
                <w:szCs w:val="28"/>
              </w:rPr>
            </w:pPr>
          </w:p>
          <w:p w14:paraId="2A0C2BFC" w14:textId="77777777" w:rsidR="007F28A1" w:rsidRDefault="007F28A1">
            <w:pPr>
              <w:widowControl/>
              <w:spacing w:line="240" w:lineRule="exact"/>
              <w:jc w:val="left"/>
              <w:rPr>
                <w:rFonts w:ascii="宋体" w:eastAsia="宋体" w:hAnsi="宋体" w:cs="宋体" w:hint="eastAsia"/>
                <w:kern w:val="0"/>
                <w:sz w:val="24"/>
                <w:szCs w:val="28"/>
              </w:rPr>
            </w:pPr>
          </w:p>
          <w:p w14:paraId="30003BF0" w14:textId="77777777" w:rsidR="007F28A1" w:rsidRDefault="007F28A1">
            <w:pPr>
              <w:widowControl/>
              <w:spacing w:line="240" w:lineRule="exact"/>
              <w:jc w:val="left"/>
              <w:rPr>
                <w:rFonts w:ascii="宋体" w:eastAsia="宋体" w:hAnsi="宋体" w:cs="宋体" w:hint="eastAsia"/>
                <w:kern w:val="0"/>
                <w:sz w:val="24"/>
                <w:szCs w:val="28"/>
              </w:rPr>
            </w:pPr>
          </w:p>
          <w:p w14:paraId="1408346A" w14:textId="77777777" w:rsidR="007F28A1" w:rsidRDefault="007F28A1">
            <w:pPr>
              <w:widowControl/>
              <w:spacing w:line="240" w:lineRule="exact"/>
              <w:jc w:val="left"/>
              <w:rPr>
                <w:rFonts w:ascii="宋体" w:eastAsia="宋体" w:hAnsi="宋体" w:cs="宋体" w:hint="eastAsia"/>
                <w:kern w:val="0"/>
                <w:sz w:val="24"/>
                <w:szCs w:val="28"/>
              </w:rPr>
            </w:pPr>
          </w:p>
          <w:p w14:paraId="19CF9243" w14:textId="77777777" w:rsidR="007F28A1" w:rsidRDefault="007F28A1">
            <w:pPr>
              <w:widowControl/>
              <w:spacing w:line="240" w:lineRule="exact"/>
              <w:jc w:val="left"/>
              <w:rPr>
                <w:rFonts w:ascii="宋体" w:eastAsia="宋体" w:hAnsi="宋体" w:cs="宋体" w:hint="eastAsia"/>
                <w:kern w:val="0"/>
                <w:sz w:val="24"/>
                <w:szCs w:val="28"/>
              </w:rPr>
            </w:pPr>
          </w:p>
        </w:tc>
      </w:tr>
    </w:tbl>
    <w:p w14:paraId="46EC644F" w14:textId="77777777" w:rsidR="007F28A1" w:rsidRDefault="007F28A1">
      <w:pPr>
        <w:spacing w:line="240" w:lineRule="exact"/>
        <w:rPr>
          <w:rFonts w:eastAsia="宋体" w:hint="eastAsia"/>
          <w:sz w:val="44"/>
        </w:rPr>
      </w:pPr>
    </w:p>
    <w:tbl>
      <w:tblPr>
        <w:tblW w:w="87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BF" w:firstRow="1" w:lastRow="0" w:firstColumn="1" w:lastColumn="0" w:noHBand="0" w:noVBand="0"/>
      </w:tblPr>
      <w:tblGrid>
        <w:gridCol w:w="870"/>
        <w:gridCol w:w="3558"/>
        <w:gridCol w:w="4335"/>
      </w:tblGrid>
      <w:tr w:rsidR="007F28A1" w14:paraId="612A4776" w14:textId="77777777">
        <w:trPr>
          <w:trHeight w:val="2575"/>
          <w:jc w:val="center"/>
        </w:trPr>
        <w:tc>
          <w:tcPr>
            <w:tcW w:w="870" w:type="dxa"/>
            <w:vAlign w:val="center"/>
          </w:tcPr>
          <w:p w14:paraId="75D0FF37" w14:textId="77777777" w:rsidR="007F28A1" w:rsidRDefault="007F28A1">
            <w:pPr>
              <w:widowControl/>
              <w:spacing w:line="320" w:lineRule="exact"/>
              <w:jc w:val="center"/>
              <w:rPr>
                <w:rFonts w:ascii="宋体" w:eastAsia="宋体" w:hAnsi="宋体" w:cs="宋体" w:hint="eastAsia"/>
                <w:kern w:val="0"/>
                <w:sz w:val="24"/>
                <w:szCs w:val="28"/>
              </w:rPr>
            </w:pPr>
            <w:r>
              <w:rPr>
                <w:rFonts w:ascii="宋体" w:eastAsia="宋体" w:hAnsi="宋体" w:cs="宋体" w:hint="eastAsia"/>
                <w:kern w:val="0"/>
                <w:sz w:val="24"/>
                <w:szCs w:val="28"/>
              </w:rPr>
              <w:t>专业</w:t>
            </w:r>
          </w:p>
          <w:p w14:paraId="6DDBDCFC" w14:textId="77777777" w:rsidR="007F28A1" w:rsidRDefault="007F28A1">
            <w:pPr>
              <w:widowControl/>
              <w:spacing w:line="320" w:lineRule="exact"/>
              <w:jc w:val="center"/>
              <w:rPr>
                <w:rFonts w:ascii="宋体" w:eastAsia="宋体" w:hAnsi="宋体" w:cs="宋体" w:hint="eastAsia"/>
                <w:kern w:val="0"/>
                <w:sz w:val="24"/>
                <w:szCs w:val="28"/>
              </w:rPr>
            </w:pPr>
            <w:r>
              <w:rPr>
                <w:rFonts w:ascii="宋体" w:eastAsia="宋体" w:hAnsi="宋体" w:cs="宋体" w:hint="eastAsia"/>
                <w:kern w:val="0"/>
                <w:sz w:val="24"/>
                <w:szCs w:val="28"/>
              </w:rPr>
              <w:t>工作</w:t>
            </w:r>
          </w:p>
          <w:p w14:paraId="26B9A111" w14:textId="77777777" w:rsidR="007F28A1" w:rsidRDefault="007F28A1">
            <w:pPr>
              <w:widowControl/>
              <w:spacing w:line="320" w:lineRule="exact"/>
              <w:jc w:val="center"/>
              <w:rPr>
                <w:rFonts w:ascii="宋体" w:eastAsia="宋体" w:hAnsi="宋体" w:cs="宋体" w:hint="eastAsia"/>
                <w:kern w:val="0"/>
                <w:sz w:val="24"/>
                <w:szCs w:val="28"/>
              </w:rPr>
            </w:pPr>
            <w:r>
              <w:rPr>
                <w:rFonts w:ascii="宋体" w:eastAsia="宋体" w:hAnsi="宋体" w:cs="宋体" w:hint="eastAsia"/>
                <w:kern w:val="0"/>
                <w:sz w:val="24"/>
                <w:szCs w:val="28"/>
              </w:rPr>
              <w:t>学术</w:t>
            </w:r>
          </w:p>
          <w:p w14:paraId="3A64C3D8" w14:textId="77777777" w:rsidR="007F28A1" w:rsidRDefault="007F28A1">
            <w:pPr>
              <w:widowControl/>
              <w:spacing w:line="320" w:lineRule="exact"/>
              <w:jc w:val="center"/>
              <w:rPr>
                <w:rFonts w:ascii="宋体" w:eastAsia="宋体" w:hAnsi="宋体" w:cs="宋体" w:hint="eastAsia"/>
                <w:kern w:val="0"/>
                <w:sz w:val="24"/>
                <w:szCs w:val="28"/>
              </w:rPr>
            </w:pPr>
            <w:r>
              <w:rPr>
                <w:rFonts w:ascii="宋体" w:eastAsia="宋体" w:hAnsi="宋体" w:cs="宋体" w:hint="eastAsia"/>
                <w:kern w:val="0"/>
                <w:sz w:val="24"/>
                <w:szCs w:val="28"/>
              </w:rPr>
              <w:t>论文</w:t>
            </w:r>
          </w:p>
          <w:p w14:paraId="46BA17ED" w14:textId="77777777" w:rsidR="007F28A1" w:rsidRDefault="007F28A1">
            <w:pPr>
              <w:widowControl/>
              <w:spacing w:line="320" w:lineRule="exact"/>
              <w:jc w:val="center"/>
              <w:rPr>
                <w:rFonts w:ascii="宋体" w:eastAsia="宋体" w:hAnsi="宋体" w:cs="宋体" w:hint="eastAsia"/>
                <w:kern w:val="0"/>
                <w:sz w:val="24"/>
                <w:szCs w:val="28"/>
              </w:rPr>
            </w:pPr>
            <w:r>
              <w:rPr>
                <w:rFonts w:ascii="宋体" w:eastAsia="宋体" w:hAnsi="宋体" w:cs="宋体" w:hint="eastAsia"/>
                <w:kern w:val="0"/>
                <w:sz w:val="24"/>
                <w:szCs w:val="28"/>
              </w:rPr>
              <w:t>著作</w:t>
            </w:r>
          </w:p>
          <w:p w14:paraId="6C34AC7F" w14:textId="77777777" w:rsidR="007F28A1" w:rsidRDefault="007F28A1">
            <w:pPr>
              <w:widowControl/>
              <w:spacing w:line="320" w:lineRule="exact"/>
              <w:jc w:val="center"/>
              <w:rPr>
                <w:rFonts w:ascii="宋体" w:eastAsia="宋体" w:hAnsi="宋体" w:cs="宋体"/>
                <w:kern w:val="0"/>
                <w:sz w:val="24"/>
                <w:szCs w:val="28"/>
              </w:rPr>
            </w:pPr>
            <w:r>
              <w:rPr>
                <w:rFonts w:ascii="宋体" w:eastAsia="宋体" w:hAnsi="宋体" w:cs="宋体" w:hint="eastAsia"/>
                <w:kern w:val="0"/>
                <w:sz w:val="24"/>
                <w:szCs w:val="28"/>
              </w:rPr>
              <w:t>情况</w:t>
            </w:r>
          </w:p>
        </w:tc>
        <w:tc>
          <w:tcPr>
            <w:tcW w:w="7893" w:type="dxa"/>
            <w:gridSpan w:val="2"/>
          </w:tcPr>
          <w:p w14:paraId="3BCA7654" w14:textId="77777777" w:rsidR="007F28A1" w:rsidRDefault="007F28A1">
            <w:pPr>
              <w:widowControl/>
              <w:jc w:val="left"/>
              <w:rPr>
                <w:rFonts w:ascii="宋体" w:eastAsia="宋体" w:hAnsi="宋体" w:cs="宋体"/>
                <w:kern w:val="0"/>
                <w:sz w:val="24"/>
                <w:szCs w:val="28"/>
              </w:rPr>
            </w:pPr>
          </w:p>
        </w:tc>
      </w:tr>
      <w:tr w:rsidR="007F28A1" w14:paraId="473CB5CC" w14:textId="77777777">
        <w:trPr>
          <w:trHeight w:val="3087"/>
          <w:jc w:val="center"/>
        </w:trPr>
        <w:tc>
          <w:tcPr>
            <w:tcW w:w="4428" w:type="dxa"/>
            <w:gridSpan w:val="2"/>
            <w:vAlign w:val="bottom"/>
          </w:tcPr>
          <w:p w14:paraId="2E0456A1" w14:textId="77777777" w:rsidR="007F28A1" w:rsidRDefault="007F28A1">
            <w:pPr>
              <w:widowControl/>
              <w:spacing w:line="400" w:lineRule="exact"/>
              <w:jc w:val="left"/>
              <w:rPr>
                <w:rFonts w:ascii="宋体" w:eastAsia="宋体" w:hAnsi="宋体" w:cs="宋体" w:hint="eastAsia"/>
                <w:kern w:val="0"/>
                <w:sz w:val="24"/>
                <w:szCs w:val="28"/>
              </w:rPr>
            </w:pPr>
            <w:r>
              <w:rPr>
                <w:rFonts w:ascii="宋体" w:eastAsia="宋体" w:hAnsi="宋体" w:cs="宋体" w:hint="eastAsia"/>
                <w:kern w:val="0"/>
                <w:sz w:val="24"/>
                <w:szCs w:val="28"/>
              </w:rPr>
              <w:t>所在单位意见:</w:t>
            </w:r>
          </w:p>
          <w:p w14:paraId="777C3361" w14:textId="77777777" w:rsidR="007F28A1" w:rsidRDefault="007F28A1">
            <w:pPr>
              <w:widowControl/>
              <w:spacing w:line="400" w:lineRule="exact"/>
              <w:jc w:val="left"/>
              <w:rPr>
                <w:rFonts w:ascii="宋体" w:eastAsia="宋体" w:hAnsi="宋体" w:cs="宋体" w:hint="eastAsia"/>
                <w:kern w:val="0"/>
                <w:sz w:val="24"/>
                <w:szCs w:val="28"/>
              </w:rPr>
            </w:pPr>
          </w:p>
          <w:p w14:paraId="72CC08B8" w14:textId="77777777" w:rsidR="007F28A1" w:rsidRDefault="007F28A1">
            <w:pPr>
              <w:widowControl/>
              <w:spacing w:line="400" w:lineRule="exact"/>
              <w:jc w:val="left"/>
              <w:rPr>
                <w:rFonts w:ascii="宋体" w:eastAsia="宋体" w:hAnsi="宋体" w:cs="宋体" w:hint="eastAsia"/>
                <w:kern w:val="0"/>
                <w:sz w:val="24"/>
                <w:szCs w:val="28"/>
              </w:rPr>
            </w:pPr>
          </w:p>
          <w:p w14:paraId="18777E0C" w14:textId="77777777" w:rsidR="007F28A1" w:rsidRDefault="007F28A1">
            <w:pPr>
              <w:widowControl/>
              <w:spacing w:line="400" w:lineRule="exact"/>
              <w:jc w:val="left"/>
              <w:rPr>
                <w:rFonts w:ascii="宋体" w:eastAsia="宋体" w:hAnsi="宋体" w:cs="宋体" w:hint="eastAsia"/>
                <w:kern w:val="0"/>
                <w:sz w:val="24"/>
                <w:szCs w:val="28"/>
              </w:rPr>
            </w:pPr>
          </w:p>
          <w:p w14:paraId="3B2B47EF" w14:textId="77777777" w:rsidR="007F28A1" w:rsidRDefault="007F28A1">
            <w:pPr>
              <w:widowControl/>
              <w:spacing w:line="400" w:lineRule="exact"/>
              <w:jc w:val="left"/>
              <w:rPr>
                <w:rFonts w:ascii="宋体" w:eastAsia="宋体" w:hAnsi="宋体" w:cs="宋体" w:hint="eastAsia"/>
                <w:kern w:val="0"/>
                <w:sz w:val="24"/>
                <w:szCs w:val="28"/>
              </w:rPr>
            </w:pPr>
          </w:p>
          <w:p w14:paraId="067370CC" w14:textId="77777777" w:rsidR="007F28A1" w:rsidRDefault="007F28A1">
            <w:pPr>
              <w:widowControl/>
              <w:spacing w:line="400" w:lineRule="exact"/>
              <w:jc w:val="left"/>
              <w:rPr>
                <w:rFonts w:ascii="宋体" w:eastAsia="宋体" w:hAnsi="宋体" w:cs="宋体" w:hint="eastAsia"/>
                <w:kern w:val="0"/>
                <w:sz w:val="24"/>
                <w:szCs w:val="28"/>
              </w:rPr>
            </w:pPr>
            <w:r>
              <w:rPr>
                <w:rFonts w:ascii="宋体" w:eastAsia="宋体" w:hAnsi="宋体" w:cs="宋体" w:hint="eastAsia"/>
                <w:kern w:val="0"/>
                <w:sz w:val="24"/>
                <w:szCs w:val="28"/>
              </w:rPr>
              <w:t xml:space="preserve">       </w:t>
            </w:r>
          </w:p>
          <w:p w14:paraId="15BAF4D7" w14:textId="77777777" w:rsidR="007F28A1" w:rsidRDefault="007F28A1">
            <w:pPr>
              <w:widowControl/>
              <w:spacing w:line="400" w:lineRule="exact"/>
              <w:jc w:val="left"/>
              <w:rPr>
                <w:rFonts w:ascii="宋体" w:eastAsia="宋体" w:hAnsi="宋体" w:cs="宋体" w:hint="eastAsia"/>
                <w:kern w:val="0"/>
                <w:sz w:val="24"/>
                <w:szCs w:val="28"/>
              </w:rPr>
            </w:pPr>
            <w:r>
              <w:rPr>
                <w:rFonts w:ascii="宋体" w:eastAsia="宋体" w:hAnsi="宋体" w:cs="宋体" w:hint="eastAsia"/>
                <w:kern w:val="0"/>
                <w:sz w:val="24"/>
                <w:szCs w:val="28"/>
              </w:rPr>
              <w:t xml:space="preserve">                      （公  章）</w:t>
            </w:r>
          </w:p>
          <w:p w14:paraId="404F8E75" w14:textId="77777777" w:rsidR="007F28A1" w:rsidRDefault="007F28A1">
            <w:pPr>
              <w:widowControl/>
              <w:spacing w:line="400" w:lineRule="exact"/>
              <w:ind w:firstLine="2520"/>
              <w:jc w:val="left"/>
              <w:rPr>
                <w:rFonts w:ascii="宋体" w:eastAsia="宋体" w:hAnsi="宋体" w:cs="宋体" w:hint="eastAsia"/>
                <w:kern w:val="0"/>
                <w:sz w:val="24"/>
                <w:szCs w:val="28"/>
              </w:rPr>
            </w:pPr>
            <w:r>
              <w:rPr>
                <w:rFonts w:ascii="宋体" w:eastAsia="宋体" w:hAnsi="宋体" w:cs="宋体" w:hint="eastAsia"/>
                <w:kern w:val="0"/>
                <w:sz w:val="24"/>
                <w:szCs w:val="28"/>
              </w:rPr>
              <w:t>年   月   日</w:t>
            </w:r>
          </w:p>
        </w:tc>
        <w:tc>
          <w:tcPr>
            <w:tcW w:w="4335" w:type="dxa"/>
          </w:tcPr>
          <w:p w14:paraId="4718FABE" w14:textId="77777777" w:rsidR="007F28A1" w:rsidRDefault="007F28A1">
            <w:pPr>
              <w:widowControl/>
              <w:spacing w:line="400" w:lineRule="exact"/>
              <w:jc w:val="left"/>
              <w:rPr>
                <w:rFonts w:ascii="宋体" w:eastAsia="宋体" w:hAnsi="宋体" w:cs="宋体" w:hint="eastAsia"/>
                <w:kern w:val="0"/>
                <w:sz w:val="24"/>
                <w:szCs w:val="28"/>
              </w:rPr>
            </w:pPr>
            <w:r>
              <w:rPr>
                <w:rFonts w:ascii="宋体" w:eastAsia="宋体" w:hAnsi="宋体" w:cs="宋体" w:hint="eastAsia"/>
                <w:kern w:val="0"/>
                <w:sz w:val="24"/>
                <w:szCs w:val="28"/>
              </w:rPr>
              <w:t>所在鉴定机构意见:</w:t>
            </w:r>
          </w:p>
          <w:p w14:paraId="24581581" w14:textId="77777777" w:rsidR="007F28A1" w:rsidRDefault="007F28A1">
            <w:pPr>
              <w:widowControl/>
              <w:spacing w:line="400" w:lineRule="exact"/>
              <w:jc w:val="left"/>
              <w:rPr>
                <w:rFonts w:ascii="宋体" w:eastAsia="宋体" w:hAnsi="宋体" w:cs="宋体" w:hint="eastAsia"/>
                <w:kern w:val="0"/>
                <w:sz w:val="24"/>
                <w:szCs w:val="28"/>
              </w:rPr>
            </w:pPr>
          </w:p>
          <w:p w14:paraId="623DBE78" w14:textId="77777777" w:rsidR="007F28A1" w:rsidRDefault="007F28A1">
            <w:pPr>
              <w:widowControl/>
              <w:spacing w:line="400" w:lineRule="exact"/>
              <w:jc w:val="left"/>
              <w:rPr>
                <w:rFonts w:ascii="宋体" w:eastAsia="宋体" w:hAnsi="宋体" w:cs="宋体" w:hint="eastAsia"/>
                <w:kern w:val="0"/>
                <w:sz w:val="24"/>
                <w:szCs w:val="28"/>
              </w:rPr>
            </w:pPr>
          </w:p>
          <w:p w14:paraId="75C0DBCE" w14:textId="77777777" w:rsidR="007F28A1" w:rsidRDefault="007F28A1">
            <w:pPr>
              <w:widowControl/>
              <w:spacing w:line="400" w:lineRule="exact"/>
              <w:jc w:val="left"/>
              <w:rPr>
                <w:rFonts w:ascii="宋体" w:eastAsia="宋体" w:hAnsi="宋体" w:cs="宋体" w:hint="eastAsia"/>
                <w:kern w:val="0"/>
                <w:sz w:val="24"/>
                <w:szCs w:val="28"/>
              </w:rPr>
            </w:pPr>
          </w:p>
          <w:p w14:paraId="02BD625A" w14:textId="77777777" w:rsidR="007F28A1" w:rsidRDefault="007F28A1">
            <w:pPr>
              <w:widowControl/>
              <w:spacing w:line="400" w:lineRule="exact"/>
              <w:jc w:val="left"/>
              <w:rPr>
                <w:rFonts w:ascii="宋体" w:eastAsia="宋体" w:hAnsi="宋体" w:cs="宋体" w:hint="eastAsia"/>
                <w:kern w:val="0"/>
                <w:sz w:val="24"/>
                <w:szCs w:val="28"/>
              </w:rPr>
            </w:pPr>
          </w:p>
          <w:p w14:paraId="3672DB8E" w14:textId="77777777" w:rsidR="007F28A1" w:rsidRDefault="007F28A1">
            <w:pPr>
              <w:widowControl/>
              <w:spacing w:line="400" w:lineRule="exact"/>
              <w:jc w:val="left"/>
              <w:rPr>
                <w:rFonts w:ascii="宋体" w:eastAsia="宋体" w:hAnsi="宋体" w:cs="宋体" w:hint="eastAsia"/>
                <w:kern w:val="0"/>
                <w:sz w:val="24"/>
                <w:szCs w:val="28"/>
              </w:rPr>
            </w:pPr>
            <w:r>
              <w:rPr>
                <w:rFonts w:ascii="宋体" w:eastAsia="宋体" w:hAnsi="宋体" w:cs="宋体" w:hint="eastAsia"/>
                <w:kern w:val="0"/>
                <w:sz w:val="24"/>
                <w:szCs w:val="28"/>
              </w:rPr>
              <w:t xml:space="preserve">         </w:t>
            </w:r>
          </w:p>
          <w:p w14:paraId="6F5DADA7" w14:textId="77777777" w:rsidR="007F28A1" w:rsidRDefault="007F28A1">
            <w:pPr>
              <w:widowControl/>
              <w:spacing w:line="400" w:lineRule="exact"/>
              <w:jc w:val="left"/>
              <w:rPr>
                <w:rFonts w:ascii="宋体" w:eastAsia="宋体" w:hAnsi="宋体" w:cs="宋体" w:hint="eastAsia"/>
                <w:kern w:val="0"/>
                <w:sz w:val="24"/>
                <w:szCs w:val="28"/>
              </w:rPr>
            </w:pPr>
            <w:r>
              <w:rPr>
                <w:rFonts w:ascii="宋体" w:eastAsia="宋体" w:hAnsi="宋体" w:cs="宋体" w:hint="eastAsia"/>
                <w:kern w:val="0"/>
                <w:sz w:val="24"/>
                <w:szCs w:val="28"/>
              </w:rPr>
              <w:t xml:space="preserve">                      （公  章）</w:t>
            </w:r>
          </w:p>
          <w:p w14:paraId="77DBD30E" w14:textId="77777777" w:rsidR="007F28A1" w:rsidRDefault="007F28A1">
            <w:pPr>
              <w:widowControl/>
              <w:spacing w:line="400" w:lineRule="exact"/>
              <w:ind w:firstLineChars="1000" w:firstLine="2400"/>
              <w:jc w:val="left"/>
              <w:rPr>
                <w:rFonts w:ascii="宋体" w:eastAsia="宋体" w:hAnsi="宋体" w:cs="宋体"/>
                <w:kern w:val="0"/>
                <w:sz w:val="24"/>
                <w:szCs w:val="28"/>
              </w:rPr>
            </w:pPr>
            <w:r>
              <w:rPr>
                <w:rFonts w:ascii="宋体" w:eastAsia="宋体" w:hAnsi="宋体" w:cs="宋体" w:hint="eastAsia"/>
                <w:kern w:val="0"/>
                <w:sz w:val="24"/>
                <w:szCs w:val="28"/>
              </w:rPr>
              <w:t>年   月   日</w:t>
            </w:r>
          </w:p>
        </w:tc>
      </w:tr>
      <w:tr w:rsidR="007F28A1" w14:paraId="6FF4BC81" w14:textId="77777777">
        <w:trPr>
          <w:trHeight w:val="3100"/>
          <w:jc w:val="center"/>
        </w:trPr>
        <w:tc>
          <w:tcPr>
            <w:tcW w:w="8763" w:type="dxa"/>
            <w:gridSpan w:val="3"/>
          </w:tcPr>
          <w:p w14:paraId="7F173ABB" w14:textId="77777777" w:rsidR="007F28A1" w:rsidRDefault="007F28A1">
            <w:pPr>
              <w:widowControl/>
              <w:spacing w:line="400" w:lineRule="exact"/>
              <w:rPr>
                <w:rFonts w:ascii="宋体" w:eastAsia="宋体" w:hAnsi="宋体" w:cs="宋体"/>
                <w:kern w:val="0"/>
                <w:sz w:val="24"/>
                <w:szCs w:val="28"/>
              </w:rPr>
            </w:pPr>
            <w:r>
              <w:rPr>
                <w:rFonts w:ascii="宋体" w:eastAsia="宋体" w:hAnsi="宋体" w:cs="宋体" w:hint="eastAsia"/>
                <w:kern w:val="0"/>
                <w:sz w:val="24"/>
                <w:szCs w:val="28"/>
              </w:rPr>
              <w:t>登记管理部门</w:t>
            </w:r>
            <w:r>
              <w:rPr>
                <w:rFonts w:ascii="宋体" w:eastAsia="宋体" w:hAnsi="宋体" w:hint="eastAsia"/>
                <w:sz w:val="24"/>
                <w:szCs w:val="48"/>
              </w:rPr>
              <w:t>核准鉴定业务</w:t>
            </w:r>
            <w:r>
              <w:rPr>
                <w:rFonts w:ascii="宋体" w:eastAsia="宋体" w:hAnsi="宋体" w:cs="宋体" w:hint="eastAsia"/>
                <w:kern w:val="0"/>
                <w:sz w:val="24"/>
                <w:szCs w:val="28"/>
              </w:rPr>
              <w:t>：</w:t>
            </w:r>
          </w:p>
          <w:p w14:paraId="39352027" w14:textId="77777777" w:rsidR="007F28A1" w:rsidRDefault="007F28A1">
            <w:pPr>
              <w:widowControl/>
              <w:spacing w:line="400" w:lineRule="exact"/>
              <w:ind w:firstLineChars="2300" w:firstLine="5520"/>
              <w:rPr>
                <w:rFonts w:ascii="宋体" w:eastAsia="宋体" w:hAnsi="宋体" w:cs="宋体"/>
                <w:kern w:val="0"/>
                <w:sz w:val="24"/>
                <w:szCs w:val="28"/>
              </w:rPr>
            </w:pPr>
          </w:p>
          <w:p w14:paraId="461F5AB3" w14:textId="77777777" w:rsidR="007F28A1" w:rsidRDefault="007F28A1">
            <w:pPr>
              <w:spacing w:line="400" w:lineRule="exact"/>
              <w:rPr>
                <w:rFonts w:ascii="宋体" w:eastAsia="宋体" w:hAnsi="宋体" w:cs="宋体" w:hint="eastAsia"/>
                <w:kern w:val="0"/>
                <w:sz w:val="24"/>
                <w:szCs w:val="28"/>
              </w:rPr>
            </w:pPr>
            <w:r>
              <w:rPr>
                <w:rFonts w:ascii="宋体" w:eastAsia="宋体" w:hAnsi="宋体" w:cs="宋体" w:hint="eastAsia"/>
                <w:kern w:val="0"/>
                <w:sz w:val="24"/>
                <w:szCs w:val="28"/>
              </w:rPr>
              <w:t xml:space="preserve">    </w:t>
            </w:r>
          </w:p>
          <w:p w14:paraId="3BE75966" w14:textId="77777777" w:rsidR="007F28A1" w:rsidRDefault="007F28A1">
            <w:pPr>
              <w:spacing w:line="400" w:lineRule="exact"/>
              <w:rPr>
                <w:rFonts w:ascii="宋体" w:eastAsia="宋体" w:hAnsi="宋体" w:cs="宋体" w:hint="eastAsia"/>
                <w:kern w:val="0"/>
                <w:sz w:val="24"/>
                <w:szCs w:val="28"/>
              </w:rPr>
            </w:pPr>
          </w:p>
          <w:p w14:paraId="355D65C3" w14:textId="77777777" w:rsidR="007F28A1" w:rsidRDefault="007F28A1">
            <w:pPr>
              <w:spacing w:line="400" w:lineRule="exact"/>
              <w:rPr>
                <w:rFonts w:ascii="宋体" w:eastAsia="宋体" w:hAnsi="宋体" w:cs="宋体" w:hint="eastAsia"/>
                <w:kern w:val="0"/>
                <w:sz w:val="24"/>
                <w:szCs w:val="28"/>
              </w:rPr>
            </w:pPr>
          </w:p>
          <w:p w14:paraId="5B15BD29" w14:textId="77777777" w:rsidR="007F28A1" w:rsidRDefault="007F28A1">
            <w:pPr>
              <w:spacing w:line="400" w:lineRule="exact"/>
              <w:rPr>
                <w:rFonts w:ascii="宋体" w:eastAsia="宋体" w:hAnsi="宋体" w:cs="宋体" w:hint="eastAsia"/>
                <w:kern w:val="0"/>
                <w:sz w:val="24"/>
                <w:szCs w:val="28"/>
              </w:rPr>
            </w:pPr>
          </w:p>
          <w:p w14:paraId="6C06A722" w14:textId="77777777" w:rsidR="007F28A1" w:rsidRDefault="007F28A1">
            <w:pPr>
              <w:widowControl/>
              <w:spacing w:line="400" w:lineRule="exact"/>
              <w:rPr>
                <w:rFonts w:ascii="宋体" w:eastAsia="宋体" w:hAnsi="宋体" w:cs="宋体" w:hint="eastAsia"/>
                <w:kern w:val="0"/>
                <w:sz w:val="24"/>
                <w:szCs w:val="28"/>
              </w:rPr>
            </w:pPr>
            <w:r>
              <w:rPr>
                <w:rFonts w:ascii="宋体" w:eastAsia="宋体" w:hAnsi="宋体" w:cs="宋体" w:hint="eastAsia"/>
                <w:kern w:val="0"/>
                <w:sz w:val="24"/>
                <w:szCs w:val="28"/>
              </w:rPr>
              <w:t xml:space="preserve">                                                           （公  章）</w:t>
            </w:r>
          </w:p>
          <w:p w14:paraId="5646AA01" w14:textId="77777777" w:rsidR="007F28A1" w:rsidRDefault="007F28A1">
            <w:pPr>
              <w:spacing w:line="400" w:lineRule="exact"/>
              <w:ind w:firstLineChars="2900" w:firstLine="6960"/>
              <w:rPr>
                <w:rFonts w:ascii="宋体" w:eastAsia="宋体" w:hAnsi="宋体" w:cs="宋体" w:hint="eastAsia"/>
                <w:kern w:val="0"/>
                <w:sz w:val="24"/>
                <w:szCs w:val="28"/>
              </w:rPr>
            </w:pPr>
            <w:r>
              <w:rPr>
                <w:rFonts w:ascii="宋体" w:eastAsia="宋体" w:hAnsi="宋体" w:cs="宋体" w:hint="eastAsia"/>
                <w:kern w:val="0"/>
                <w:sz w:val="24"/>
                <w:szCs w:val="28"/>
              </w:rPr>
              <w:t>年   月   日</w:t>
            </w:r>
          </w:p>
        </w:tc>
      </w:tr>
      <w:tr w:rsidR="007F28A1" w14:paraId="6580EEAC" w14:textId="77777777">
        <w:trPr>
          <w:trHeight w:val="2764"/>
          <w:jc w:val="center"/>
        </w:trPr>
        <w:tc>
          <w:tcPr>
            <w:tcW w:w="8763" w:type="dxa"/>
            <w:gridSpan w:val="3"/>
          </w:tcPr>
          <w:p w14:paraId="1AF0A065" w14:textId="77777777" w:rsidR="007F28A1" w:rsidRDefault="007F28A1">
            <w:pPr>
              <w:widowControl/>
              <w:spacing w:line="400" w:lineRule="exact"/>
              <w:rPr>
                <w:rFonts w:ascii="宋体" w:eastAsia="宋体" w:hAnsi="宋体" w:cs="宋体" w:hint="eastAsia"/>
                <w:kern w:val="0"/>
                <w:sz w:val="24"/>
                <w:szCs w:val="28"/>
              </w:rPr>
            </w:pPr>
            <w:r>
              <w:rPr>
                <w:rFonts w:ascii="宋体" w:eastAsia="宋体" w:hAnsi="宋体" w:cs="宋体" w:hint="eastAsia"/>
                <w:kern w:val="0"/>
                <w:sz w:val="24"/>
                <w:szCs w:val="28"/>
              </w:rPr>
              <w:t>检察长审批意见：</w:t>
            </w:r>
          </w:p>
          <w:p w14:paraId="1C45FC2A" w14:textId="77777777" w:rsidR="007F28A1" w:rsidRDefault="007F28A1">
            <w:pPr>
              <w:widowControl/>
              <w:spacing w:line="400" w:lineRule="exact"/>
              <w:rPr>
                <w:rFonts w:ascii="宋体" w:eastAsia="宋体" w:hAnsi="宋体" w:cs="宋体" w:hint="eastAsia"/>
                <w:kern w:val="0"/>
                <w:sz w:val="24"/>
                <w:szCs w:val="28"/>
              </w:rPr>
            </w:pPr>
          </w:p>
          <w:p w14:paraId="43E796F2" w14:textId="77777777" w:rsidR="007F28A1" w:rsidRDefault="007F28A1">
            <w:pPr>
              <w:widowControl/>
              <w:spacing w:line="400" w:lineRule="exact"/>
              <w:rPr>
                <w:rFonts w:ascii="宋体" w:eastAsia="宋体" w:hAnsi="宋体" w:cs="宋体" w:hint="eastAsia"/>
                <w:kern w:val="0"/>
                <w:sz w:val="24"/>
                <w:szCs w:val="28"/>
              </w:rPr>
            </w:pPr>
          </w:p>
          <w:p w14:paraId="2696AAE4" w14:textId="77777777" w:rsidR="007F28A1" w:rsidRDefault="007F28A1">
            <w:pPr>
              <w:widowControl/>
              <w:spacing w:line="400" w:lineRule="exact"/>
              <w:rPr>
                <w:rFonts w:ascii="宋体" w:eastAsia="宋体" w:hAnsi="宋体" w:cs="宋体" w:hint="eastAsia"/>
                <w:kern w:val="0"/>
                <w:sz w:val="24"/>
                <w:szCs w:val="28"/>
              </w:rPr>
            </w:pPr>
          </w:p>
          <w:p w14:paraId="7D26B2A8" w14:textId="77777777" w:rsidR="007F28A1" w:rsidRDefault="007F28A1">
            <w:pPr>
              <w:widowControl/>
              <w:spacing w:line="400" w:lineRule="exact"/>
              <w:rPr>
                <w:rFonts w:ascii="宋体" w:eastAsia="宋体" w:hAnsi="宋体" w:cs="宋体" w:hint="eastAsia"/>
                <w:kern w:val="0"/>
                <w:sz w:val="24"/>
                <w:szCs w:val="28"/>
              </w:rPr>
            </w:pPr>
          </w:p>
          <w:p w14:paraId="50A0E252" w14:textId="77777777" w:rsidR="007F28A1" w:rsidRDefault="007F28A1">
            <w:pPr>
              <w:spacing w:line="400" w:lineRule="exact"/>
              <w:rPr>
                <w:rFonts w:ascii="宋体" w:eastAsia="宋体" w:hAnsi="宋体" w:cs="宋体" w:hint="eastAsia"/>
                <w:kern w:val="0"/>
                <w:sz w:val="24"/>
                <w:szCs w:val="28"/>
              </w:rPr>
            </w:pPr>
            <w:r>
              <w:rPr>
                <w:rFonts w:ascii="宋体" w:eastAsia="宋体" w:hAnsi="宋体" w:cs="宋体" w:hint="eastAsia"/>
                <w:kern w:val="0"/>
                <w:sz w:val="24"/>
                <w:szCs w:val="28"/>
              </w:rPr>
              <w:t xml:space="preserve">                                       </w:t>
            </w:r>
          </w:p>
          <w:p w14:paraId="47175767" w14:textId="77777777" w:rsidR="007F28A1" w:rsidRDefault="007F28A1">
            <w:pPr>
              <w:wordWrap w:val="0"/>
              <w:spacing w:line="400" w:lineRule="exact"/>
              <w:jc w:val="right"/>
              <w:rPr>
                <w:rFonts w:ascii="宋体" w:eastAsia="宋体" w:hAnsi="宋体" w:cs="宋体" w:hint="eastAsia"/>
                <w:kern w:val="0"/>
                <w:sz w:val="24"/>
                <w:szCs w:val="28"/>
              </w:rPr>
            </w:pPr>
            <w:r>
              <w:rPr>
                <w:rFonts w:ascii="宋体" w:eastAsia="宋体" w:hAnsi="宋体" w:cs="宋体" w:hint="eastAsia"/>
                <w:kern w:val="0"/>
                <w:sz w:val="24"/>
                <w:szCs w:val="28"/>
              </w:rPr>
              <w:t xml:space="preserve">  年   月   日 </w:t>
            </w:r>
          </w:p>
        </w:tc>
      </w:tr>
      <w:tr w:rsidR="007F28A1" w14:paraId="2805FD80" w14:textId="77777777">
        <w:trPr>
          <w:trHeight w:val="589"/>
          <w:jc w:val="center"/>
        </w:trPr>
        <w:tc>
          <w:tcPr>
            <w:tcW w:w="8763" w:type="dxa"/>
            <w:gridSpan w:val="3"/>
            <w:vAlign w:val="center"/>
          </w:tcPr>
          <w:p w14:paraId="1E5117AD" w14:textId="77777777" w:rsidR="007F28A1" w:rsidRDefault="007F28A1">
            <w:pPr>
              <w:widowControl/>
              <w:rPr>
                <w:rFonts w:ascii="宋体" w:eastAsia="宋体" w:hAnsi="宋体" w:cs="宋体"/>
                <w:kern w:val="0"/>
                <w:sz w:val="24"/>
                <w:szCs w:val="28"/>
              </w:rPr>
            </w:pPr>
            <w:r>
              <w:rPr>
                <w:rFonts w:ascii="宋体" w:eastAsia="宋体" w:hAnsi="宋体" w:cs="宋体" w:hint="eastAsia"/>
                <w:kern w:val="0"/>
                <w:sz w:val="24"/>
                <w:szCs w:val="28"/>
              </w:rPr>
              <w:t>鉴定人资格证书编号：</w:t>
            </w:r>
          </w:p>
        </w:tc>
      </w:tr>
    </w:tbl>
    <w:p w14:paraId="08DACD14" w14:textId="77777777" w:rsidR="007F28A1" w:rsidRDefault="007F28A1">
      <w:pPr>
        <w:jc w:val="center"/>
        <w:rPr>
          <w:rFonts w:eastAsia="宋体" w:hint="eastAsia"/>
          <w:sz w:val="44"/>
        </w:rPr>
      </w:pPr>
      <w:r>
        <w:rPr>
          <w:rFonts w:ascii="宋体" w:eastAsia="宋体" w:hint="eastAsia"/>
          <w:sz w:val="44"/>
        </w:rPr>
        <w:t>人民检察院鉴定人资格延续申请表</w:t>
      </w:r>
    </w:p>
    <w:p w14:paraId="4CFA26DF" w14:textId="77777777" w:rsidR="007F28A1" w:rsidRDefault="007F28A1">
      <w:pPr>
        <w:spacing w:line="240" w:lineRule="exact"/>
        <w:jc w:val="center"/>
        <w:rPr>
          <w:rFonts w:ascii="宋体" w:eastAsia="宋体" w:hint="eastAsia"/>
          <w:sz w:val="36"/>
        </w:rPr>
      </w:pPr>
    </w:p>
    <w:tbl>
      <w:tblPr>
        <w:tblW w:w="88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3"/>
        <w:gridCol w:w="2651"/>
        <w:gridCol w:w="150"/>
        <w:gridCol w:w="2296"/>
        <w:gridCol w:w="2561"/>
      </w:tblGrid>
      <w:tr w:rsidR="007F28A1" w14:paraId="7042FEFB" w14:textId="77777777">
        <w:tblPrEx>
          <w:tblCellMar>
            <w:top w:w="0" w:type="dxa"/>
            <w:bottom w:w="0" w:type="dxa"/>
          </w:tblCellMar>
        </w:tblPrEx>
        <w:trPr>
          <w:cantSplit/>
          <w:trHeight w:val="567"/>
        </w:trPr>
        <w:tc>
          <w:tcPr>
            <w:tcW w:w="1200" w:type="dxa"/>
            <w:tcBorders>
              <w:bottom w:val="single" w:sz="4" w:space="0" w:color="auto"/>
            </w:tcBorders>
            <w:vAlign w:val="center"/>
          </w:tcPr>
          <w:p w14:paraId="33B2121A" w14:textId="77777777" w:rsidR="007F28A1" w:rsidRDefault="007F28A1">
            <w:pPr>
              <w:jc w:val="center"/>
              <w:rPr>
                <w:rFonts w:ascii="宋体" w:eastAsia="宋体" w:hAnsi="宋体" w:hint="eastAsia"/>
                <w:sz w:val="24"/>
                <w:szCs w:val="48"/>
              </w:rPr>
            </w:pPr>
            <w:r>
              <w:rPr>
                <w:rFonts w:ascii="宋体" w:eastAsia="宋体" w:hAnsi="宋体" w:hint="eastAsia"/>
                <w:sz w:val="24"/>
                <w:szCs w:val="48"/>
              </w:rPr>
              <w:t>姓  名</w:t>
            </w:r>
          </w:p>
        </w:tc>
        <w:tc>
          <w:tcPr>
            <w:tcW w:w="2652" w:type="dxa"/>
            <w:tcBorders>
              <w:bottom w:val="single" w:sz="4" w:space="0" w:color="auto"/>
            </w:tcBorders>
            <w:vAlign w:val="center"/>
          </w:tcPr>
          <w:p w14:paraId="516D4829" w14:textId="77777777" w:rsidR="007F28A1" w:rsidRDefault="007F28A1">
            <w:pPr>
              <w:rPr>
                <w:rFonts w:ascii="宋体" w:eastAsia="宋体" w:hAnsi="宋体" w:hint="eastAsia"/>
                <w:sz w:val="24"/>
                <w:szCs w:val="48"/>
              </w:rPr>
            </w:pPr>
          </w:p>
        </w:tc>
        <w:tc>
          <w:tcPr>
            <w:tcW w:w="2447" w:type="dxa"/>
            <w:gridSpan w:val="2"/>
            <w:tcBorders>
              <w:bottom w:val="single" w:sz="4" w:space="0" w:color="auto"/>
            </w:tcBorders>
            <w:vAlign w:val="center"/>
          </w:tcPr>
          <w:p w14:paraId="68762921" w14:textId="77777777" w:rsidR="007F28A1" w:rsidRDefault="007F28A1">
            <w:pPr>
              <w:rPr>
                <w:rFonts w:ascii="宋体" w:eastAsia="宋体" w:hAnsi="宋体" w:hint="eastAsia"/>
                <w:sz w:val="24"/>
                <w:szCs w:val="48"/>
              </w:rPr>
            </w:pPr>
            <w:r>
              <w:rPr>
                <w:rFonts w:ascii="宋体" w:eastAsia="宋体" w:hAnsi="宋体" w:hint="eastAsia"/>
                <w:sz w:val="24"/>
                <w:szCs w:val="48"/>
              </w:rPr>
              <w:t>鉴定人资格证书编号</w:t>
            </w:r>
          </w:p>
        </w:tc>
        <w:tc>
          <w:tcPr>
            <w:tcW w:w="2562" w:type="dxa"/>
            <w:tcBorders>
              <w:bottom w:val="single" w:sz="4" w:space="0" w:color="auto"/>
            </w:tcBorders>
            <w:vAlign w:val="center"/>
          </w:tcPr>
          <w:p w14:paraId="1814C7D5" w14:textId="77777777" w:rsidR="007F28A1" w:rsidRDefault="007F28A1">
            <w:pPr>
              <w:rPr>
                <w:rFonts w:ascii="宋体" w:eastAsia="宋体" w:hAnsi="宋体" w:hint="eastAsia"/>
                <w:sz w:val="24"/>
                <w:szCs w:val="48"/>
              </w:rPr>
            </w:pPr>
          </w:p>
        </w:tc>
      </w:tr>
      <w:tr w:rsidR="007F28A1" w14:paraId="3D8AFC71" w14:textId="77777777">
        <w:tblPrEx>
          <w:tblCellMar>
            <w:top w:w="0" w:type="dxa"/>
            <w:bottom w:w="0" w:type="dxa"/>
          </w:tblCellMar>
        </w:tblPrEx>
        <w:trPr>
          <w:cantSplit/>
          <w:trHeight w:val="567"/>
        </w:trPr>
        <w:tc>
          <w:tcPr>
            <w:tcW w:w="1203" w:type="dxa"/>
            <w:tcBorders>
              <w:bottom w:val="single" w:sz="4" w:space="0" w:color="auto"/>
            </w:tcBorders>
            <w:vAlign w:val="center"/>
          </w:tcPr>
          <w:p w14:paraId="553CE3C2" w14:textId="77777777" w:rsidR="007F28A1" w:rsidRDefault="007F28A1">
            <w:pPr>
              <w:rPr>
                <w:rFonts w:ascii="宋体" w:eastAsia="宋体" w:hAnsi="宋体" w:hint="eastAsia"/>
                <w:sz w:val="24"/>
                <w:szCs w:val="48"/>
              </w:rPr>
            </w:pPr>
            <w:r>
              <w:rPr>
                <w:rFonts w:ascii="宋体" w:eastAsia="宋体" w:hAnsi="宋体" w:hint="eastAsia"/>
                <w:sz w:val="24"/>
                <w:szCs w:val="48"/>
              </w:rPr>
              <w:t>发证单位</w:t>
            </w:r>
          </w:p>
        </w:tc>
        <w:tc>
          <w:tcPr>
            <w:tcW w:w="2649" w:type="dxa"/>
            <w:tcBorders>
              <w:bottom w:val="single" w:sz="4" w:space="0" w:color="auto"/>
            </w:tcBorders>
            <w:vAlign w:val="center"/>
          </w:tcPr>
          <w:p w14:paraId="1BFA7DFE" w14:textId="77777777" w:rsidR="007F28A1" w:rsidRDefault="007F28A1">
            <w:pPr>
              <w:rPr>
                <w:rFonts w:ascii="宋体" w:eastAsia="宋体" w:hAnsi="宋体" w:hint="eastAsia"/>
                <w:sz w:val="24"/>
                <w:szCs w:val="48"/>
              </w:rPr>
            </w:pPr>
          </w:p>
        </w:tc>
        <w:tc>
          <w:tcPr>
            <w:tcW w:w="2447" w:type="dxa"/>
            <w:gridSpan w:val="2"/>
            <w:tcBorders>
              <w:bottom w:val="single" w:sz="4" w:space="0" w:color="auto"/>
            </w:tcBorders>
            <w:vAlign w:val="center"/>
          </w:tcPr>
          <w:p w14:paraId="73C03E0E" w14:textId="77777777" w:rsidR="007F28A1" w:rsidRDefault="007F28A1">
            <w:pPr>
              <w:jc w:val="center"/>
              <w:rPr>
                <w:rFonts w:ascii="宋体" w:eastAsia="宋体" w:hAnsi="宋体" w:hint="eastAsia"/>
                <w:sz w:val="24"/>
                <w:szCs w:val="48"/>
              </w:rPr>
            </w:pPr>
            <w:r>
              <w:rPr>
                <w:rFonts w:ascii="宋体" w:eastAsia="宋体" w:hAnsi="宋体" w:hint="eastAsia"/>
                <w:sz w:val="24"/>
                <w:szCs w:val="48"/>
              </w:rPr>
              <w:t>首次发放时间</w:t>
            </w:r>
          </w:p>
        </w:tc>
        <w:tc>
          <w:tcPr>
            <w:tcW w:w="2562" w:type="dxa"/>
            <w:tcBorders>
              <w:bottom w:val="single" w:sz="4" w:space="0" w:color="auto"/>
            </w:tcBorders>
            <w:vAlign w:val="center"/>
          </w:tcPr>
          <w:p w14:paraId="3119958C" w14:textId="77777777" w:rsidR="007F28A1" w:rsidRDefault="007F28A1">
            <w:pPr>
              <w:rPr>
                <w:rFonts w:ascii="宋体" w:eastAsia="宋体" w:hAnsi="宋体" w:hint="eastAsia"/>
                <w:sz w:val="24"/>
                <w:szCs w:val="48"/>
              </w:rPr>
            </w:pPr>
            <w:r>
              <w:rPr>
                <w:rFonts w:ascii="宋体" w:eastAsia="宋体" w:hAnsi="宋体" w:hint="eastAsia"/>
                <w:sz w:val="24"/>
                <w:szCs w:val="48"/>
              </w:rPr>
              <w:t xml:space="preserve">         年      月</w:t>
            </w:r>
          </w:p>
        </w:tc>
      </w:tr>
      <w:tr w:rsidR="007F28A1" w14:paraId="255104A1" w14:textId="77777777">
        <w:tblPrEx>
          <w:tblCellMar>
            <w:top w:w="0" w:type="dxa"/>
            <w:bottom w:w="0" w:type="dxa"/>
          </w:tblCellMar>
        </w:tblPrEx>
        <w:trPr>
          <w:cantSplit/>
          <w:trHeight w:val="2630"/>
        </w:trPr>
        <w:tc>
          <w:tcPr>
            <w:tcW w:w="8861" w:type="dxa"/>
            <w:gridSpan w:val="5"/>
            <w:vAlign w:val="center"/>
          </w:tcPr>
          <w:p w14:paraId="18035A10" w14:textId="77777777" w:rsidR="007F28A1" w:rsidRDefault="007F28A1">
            <w:pPr>
              <w:widowControl/>
              <w:rPr>
                <w:rFonts w:ascii="宋体" w:eastAsia="宋体" w:hAnsi="宋体" w:cs="宋体" w:hint="eastAsia"/>
                <w:kern w:val="0"/>
                <w:sz w:val="24"/>
                <w:szCs w:val="28"/>
              </w:rPr>
            </w:pPr>
            <w:r>
              <w:rPr>
                <w:rFonts w:ascii="宋体" w:eastAsia="宋体" w:hAnsi="宋体" w:cs="宋体" w:hint="eastAsia"/>
                <w:kern w:val="0"/>
                <w:sz w:val="24"/>
                <w:szCs w:val="28"/>
              </w:rPr>
              <w:t>申请鉴定业务类别（括号内填写“</w:t>
            </w:r>
            <w:r>
              <w:rPr>
                <w:rFonts w:ascii="宋体" w:eastAsia="宋体" w:hAnsi="宋体" w:cs="宋体"/>
                <w:kern w:val="0"/>
                <w:sz w:val="24"/>
                <w:szCs w:val="28"/>
              </w:rPr>
              <w:t>√”）</w:t>
            </w:r>
            <w:r>
              <w:rPr>
                <w:rFonts w:ascii="宋体" w:eastAsia="宋体" w:hAnsi="宋体" w:cs="宋体" w:hint="eastAsia"/>
                <w:kern w:val="0"/>
                <w:sz w:val="24"/>
                <w:szCs w:val="28"/>
              </w:rPr>
              <w:t>：</w:t>
            </w:r>
          </w:p>
          <w:p w14:paraId="53A2D793" w14:textId="77777777" w:rsidR="007F28A1" w:rsidRDefault="007F28A1">
            <w:pPr>
              <w:widowControl/>
              <w:rPr>
                <w:rFonts w:ascii="宋体" w:eastAsia="宋体" w:hAnsi="宋体" w:cs="宋体" w:hint="eastAsia"/>
                <w:kern w:val="0"/>
                <w:sz w:val="24"/>
                <w:szCs w:val="28"/>
              </w:rPr>
            </w:pPr>
            <w:r>
              <w:rPr>
                <w:rFonts w:ascii="宋体" w:eastAsia="宋体" w:hAnsi="宋体" w:cs="宋体"/>
                <w:kern w:val="0"/>
                <w:sz w:val="24"/>
                <w:szCs w:val="28"/>
              </w:rPr>
              <w:t xml:space="preserve">A 法 医 类 [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A1法医病理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A2 法医临床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A3 法医精神病</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29351259" w14:textId="77777777" w:rsidR="007F28A1" w:rsidRDefault="007F28A1">
            <w:pPr>
              <w:widowControl/>
              <w:ind w:leftChars="640" w:left="2142" w:hangingChars="39" w:hanging="94"/>
              <w:rPr>
                <w:rFonts w:ascii="宋体" w:eastAsia="宋体" w:hAnsi="宋体" w:cs="宋体" w:hint="eastAsia"/>
                <w:kern w:val="0"/>
                <w:sz w:val="24"/>
                <w:szCs w:val="28"/>
              </w:rPr>
            </w:pPr>
            <w:r>
              <w:rPr>
                <w:rFonts w:ascii="宋体" w:eastAsia="宋体" w:hAnsi="宋体" w:cs="宋体" w:hint="eastAsia"/>
                <w:kern w:val="0"/>
                <w:sz w:val="24"/>
                <w:szCs w:val="28"/>
              </w:rPr>
              <w:t xml:space="preserve">A4法医物证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A5 法医毒物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740DA20B" w14:textId="77777777" w:rsidR="007F28A1" w:rsidRDefault="007F28A1">
            <w:pPr>
              <w:widowControl/>
              <w:rPr>
                <w:rFonts w:ascii="宋体" w:eastAsia="宋体" w:hAnsi="宋体" w:cs="宋体" w:hint="eastAsia"/>
                <w:kern w:val="0"/>
                <w:sz w:val="24"/>
                <w:szCs w:val="28"/>
              </w:rPr>
            </w:pPr>
            <w:r>
              <w:rPr>
                <w:rFonts w:ascii="宋体" w:eastAsia="宋体" w:hAnsi="宋体" w:cs="宋体"/>
                <w:kern w:val="0"/>
                <w:sz w:val="24"/>
                <w:szCs w:val="28"/>
              </w:rPr>
              <w:t xml:space="preserve">B </w:t>
            </w:r>
            <w:r>
              <w:rPr>
                <w:rFonts w:ascii="宋体" w:eastAsia="宋体" w:hAnsi="宋体" w:cs="宋体" w:hint="eastAsia"/>
                <w:kern w:val="0"/>
                <w:sz w:val="24"/>
                <w:szCs w:val="28"/>
              </w:rPr>
              <w:t xml:space="preserve">物 证 类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B1</w:t>
            </w:r>
            <w:r>
              <w:rPr>
                <w:rFonts w:ascii="宋体" w:eastAsia="宋体" w:hAnsi="宋体" w:cs="宋体"/>
                <w:kern w:val="0"/>
                <w:sz w:val="24"/>
                <w:szCs w:val="28"/>
              </w:rPr>
              <w:t>文件检验</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B2</w:t>
            </w:r>
            <w:r>
              <w:rPr>
                <w:rFonts w:ascii="宋体" w:eastAsia="宋体" w:hAnsi="宋体" w:cs="宋体"/>
                <w:kern w:val="0"/>
                <w:sz w:val="24"/>
                <w:szCs w:val="28"/>
              </w:rPr>
              <w:t xml:space="preserve"> 痕迹检验 [ </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B3</w:t>
            </w:r>
            <w:r>
              <w:rPr>
                <w:rFonts w:ascii="宋体" w:eastAsia="宋体" w:hAnsi="宋体" w:cs="宋体"/>
                <w:kern w:val="0"/>
                <w:sz w:val="24"/>
                <w:szCs w:val="28"/>
              </w:rPr>
              <w:t xml:space="preserve"> </w:t>
            </w:r>
            <w:r>
              <w:rPr>
                <w:rFonts w:ascii="宋体" w:eastAsia="宋体" w:hAnsi="宋体" w:cs="宋体" w:hint="eastAsia"/>
                <w:kern w:val="0"/>
                <w:sz w:val="24"/>
                <w:szCs w:val="28"/>
              </w:rPr>
              <w:t>理化检验</w:t>
            </w:r>
            <w:r>
              <w:rPr>
                <w:rFonts w:ascii="宋体" w:eastAsia="宋体" w:hAnsi="宋体" w:cs="宋体"/>
                <w:kern w:val="0"/>
                <w:sz w:val="24"/>
                <w:szCs w:val="28"/>
              </w:rPr>
              <w:t xml:space="preserve"> [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4A0E654D" w14:textId="77777777" w:rsidR="007F28A1" w:rsidRDefault="007F28A1">
            <w:pPr>
              <w:rPr>
                <w:rFonts w:ascii="宋体" w:eastAsia="宋体" w:hAnsi="宋体" w:cs="宋体" w:hint="eastAsia"/>
                <w:kern w:val="0"/>
                <w:sz w:val="24"/>
                <w:szCs w:val="28"/>
              </w:rPr>
            </w:pPr>
            <w:r>
              <w:rPr>
                <w:rFonts w:ascii="宋体" w:eastAsia="宋体" w:hAnsi="宋体" w:cs="宋体" w:hint="eastAsia"/>
                <w:kern w:val="0"/>
                <w:sz w:val="24"/>
                <w:szCs w:val="28"/>
              </w:rPr>
              <w:t>C</w:t>
            </w:r>
            <w:r>
              <w:rPr>
                <w:rFonts w:ascii="宋体" w:eastAsia="宋体" w:hAnsi="宋体" w:cs="宋体"/>
                <w:kern w:val="0"/>
                <w:sz w:val="24"/>
                <w:szCs w:val="28"/>
              </w:rPr>
              <w:t xml:space="preserve"> 声像资料 [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D 司法会计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E</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心理测试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tc>
      </w:tr>
      <w:tr w:rsidR="007F28A1" w14:paraId="1441C3D7" w14:textId="77777777">
        <w:tblPrEx>
          <w:tblCellMar>
            <w:top w:w="0" w:type="dxa"/>
            <w:bottom w:w="0" w:type="dxa"/>
          </w:tblCellMar>
        </w:tblPrEx>
        <w:trPr>
          <w:cantSplit/>
          <w:trHeight w:val="2630"/>
        </w:trPr>
        <w:tc>
          <w:tcPr>
            <w:tcW w:w="4005" w:type="dxa"/>
            <w:gridSpan w:val="3"/>
          </w:tcPr>
          <w:p w14:paraId="302B5D2C" w14:textId="77777777" w:rsidR="007F28A1" w:rsidRDefault="007F28A1">
            <w:pPr>
              <w:widowControl/>
              <w:rPr>
                <w:rFonts w:ascii="宋体" w:eastAsia="宋体" w:hAnsi="宋体" w:cs="宋体" w:hint="eastAsia"/>
                <w:kern w:val="0"/>
                <w:sz w:val="24"/>
                <w:szCs w:val="28"/>
              </w:rPr>
            </w:pPr>
            <w:r>
              <w:rPr>
                <w:rFonts w:ascii="宋体" w:eastAsia="宋体" w:hAnsi="宋体" w:cs="宋体" w:hint="eastAsia"/>
                <w:kern w:val="0"/>
                <w:sz w:val="24"/>
                <w:szCs w:val="28"/>
              </w:rPr>
              <w:t>所在单位意见：</w:t>
            </w:r>
          </w:p>
        </w:tc>
        <w:tc>
          <w:tcPr>
            <w:tcW w:w="4856" w:type="dxa"/>
            <w:gridSpan w:val="2"/>
          </w:tcPr>
          <w:p w14:paraId="0AA21BCF" w14:textId="77777777" w:rsidR="007F28A1" w:rsidRDefault="007F28A1">
            <w:pPr>
              <w:widowControl/>
              <w:rPr>
                <w:rFonts w:ascii="宋体" w:eastAsia="宋体" w:hAnsi="宋体" w:cs="宋体" w:hint="eastAsia"/>
                <w:kern w:val="0"/>
                <w:sz w:val="24"/>
                <w:szCs w:val="28"/>
              </w:rPr>
            </w:pPr>
            <w:r>
              <w:rPr>
                <w:rFonts w:ascii="宋体" w:eastAsia="宋体" w:hAnsi="宋体" w:cs="宋体" w:hint="eastAsia"/>
                <w:kern w:val="0"/>
                <w:sz w:val="24"/>
                <w:szCs w:val="28"/>
              </w:rPr>
              <w:t>所在鉴定机构意见：</w:t>
            </w:r>
          </w:p>
          <w:p w14:paraId="081177DE" w14:textId="77777777" w:rsidR="007F28A1" w:rsidRDefault="007F28A1">
            <w:pPr>
              <w:widowControl/>
              <w:spacing w:line="320" w:lineRule="exact"/>
              <w:rPr>
                <w:rFonts w:ascii="宋体" w:eastAsia="宋体" w:hAnsi="宋体" w:cs="宋体" w:hint="eastAsia"/>
                <w:kern w:val="0"/>
                <w:sz w:val="24"/>
                <w:szCs w:val="28"/>
              </w:rPr>
            </w:pPr>
          </w:p>
          <w:p w14:paraId="213044CF" w14:textId="77777777" w:rsidR="007F28A1" w:rsidRDefault="007F28A1">
            <w:pPr>
              <w:widowControl/>
              <w:spacing w:line="320" w:lineRule="exact"/>
              <w:rPr>
                <w:rFonts w:ascii="宋体" w:eastAsia="宋体" w:hAnsi="宋体" w:cs="宋体" w:hint="eastAsia"/>
                <w:kern w:val="0"/>
                <w:sz w:val="24"/>
                <w:szCs w:val="28"/>
              </w:rPr>
            </w:pPr>
          </w:p>
          <w:p w14:paraId="53CC85C6" w14:textId="77777777" w:rsidR="007F28A1" w:rsidRDefault="007F28A1">
            <w:pPr>
              <w:widowControl/>
              <w:spacing w:line="320" w:lineRule="exact"/>
              <w:rPr>
                <w:rFonts w:ascii="宋体" w:eastAsia="宋体" w:hAnsi="宋体" w:cs="宋体" w:hint="eastAsia"/>
                <w:kern w:val="0"/>
                <w:sz w:val="24"/>
                <w:szCs w:val="28"/>
              </w:rPr>
            </w:pPr>
          </w:p>
          <w:p w14:paraId="6834EF31" w14:textId="77777777" w:rsidR="007F28A1" w:rsidRDefault="007F28A1">
            <w:pPr>
              <w:widowControl/>
              <w:spacing w:line="320" w:lineRule="exact"/>
              <w:rPr>
                <w:rFonts w:ascii="宋体" w:eastAsia="宋体" w:hAnsi="宋体" w:cs="宋体" w:hint="eastAsia"/>
                <w:kern w:val="0"/>
                <w:sz w:val="24"/>
                <w:szCs w:val="28"/>
              </w:rPr>
            </w:pPr>
          </w:p>
          <w:p w14:paraId="51C92B14" w14:textId="77777777" w:rsidR="007F28A1" w:rsidRDefault="007F28A1">
            <w:pPr>
              <w:widowControl/>
              <w:spacing w:line="320" w:lineRule="exact"/>
              <w:rPr>
                <w:rFonts w:ascii="宋体" w:eastAsia="宋体" w:hAnsi="宋体" w:cs="宋体" w:hint="eastAsia"/>
                <w:kern w:val="0"/>
                <w:sz w:val="24"/>
                <w:szCs w:val="28"/>
              </w:rPr>
            </w:pPr>
          </w:p>
          <w:p w14:paraId="2D8676E8" w14:textId="77777777" w:rsidR="007F28A1" w:rsidRDefault="007F28A1">
            <w:pPr>
              <w:widowControl/>
              <w:spacing w:line="320" w:lineRule="exact"/>
              <w:rPr>
                <w:rFonts w:ascii="宋体" w:eastAsia="宋体" w:hAnsi="宋体" w:cs="宋体" w:hint="eastAsia"/>
                <w:kern w:val="0"/>
                <w:sz w:val="24"/>
                <w:szCs w:val="28"/>
              </w:rPr>
            </w:pPr>
          </w:p>
          <w:p w14:paraId="1A8C778D" w14:textId="77777777" w:rsidR="007F28A1" w:rsidRDefault="007F28A1">
            <w:pPr>
              <w:widowControl/>
              <w:spacing w:line="320" w:lineRule="exact"/>
              <w:rPr>
                <w:rFonts w:ascii="宋体" w:eastAsia="宋体" w:hAnsi="宋体" w:cs="宋体" w:hint="eastAsia"/>
                <w:kern w:val="0"/>
                <w:sz w:val="24"/>
                <w:szCs w:val="28"/>
              </w:rPr>
            </w:pPr>
          </w:p>
          <w:p w14:paraId="19D32AD3" w14:textId="77777777" w:rsidR="007F28A1" w:rsidRDefault="007F28A1">
            <w:pPr>
              <w:widowControl/>
              <w:spacing w:line="400" w:lineRule="exact"/>
              <w:ind w:firstLineChars="1287" w:firstLine="3089"/>
              <w:rPr>
                <w:rFonts w:ascii="宋体" w:eastAsia="宋体" w:hAnsi="宋体" w:cs="宋体" w:hint="eastAsia"/>
                <w:kern w:val="0"/>
                <w:sz w:val="24"/>
                <w:szCs w:val="28"/>
              </w:rPr>
            </w:pPr>
            <w:r>
              <w:rPr>
                <w:rFonts w:ascii="宋体" w:eastAsia="宋体" w:hAnsi="宋体" w:cs="宋体" w:hint="eastAsia"/>
                <w:kern w:val="0"/>
                <w:sz w:val="24"/>
                <w:szCs w:val="28"/>
              </w:rPr>
              <w:t>（公  章）</w:t>
            </w:r>
          </w:p>
          <w:p w14:paraId="551EA8E2" w14:textId="77777777" w:rsidR="007F28A1" w:rsidRDefault="007F28A1">
            <w:pPr>
              <w:widowControl/>
              <w:spacing w:line="400" w:lineRule="exact"/>
              <w:ind w:firstLineChars="1192" w:firstLine="2861"/>
              <w:rPr>
                <w:rFonts w:ascii="宋体" w:eastAsia="宋体" w:hAnsi="宋体" w:cs="宋体" w:hint="eastAsia"/>
                <w:kern w:val="0"/>
                <w:sz w:val="24"/>
                <w:szCs w:val="28"/>
              </w:rPr>
            </w:pPr>
            <w:r>
              <w:rPr>
                <w:rFonts w:ascii="宋体" w:eastAsia="宋体" w:hAnsi="宋体" w:cs="宋体" w:hint="eastAsia"/>
                <w:kern w:val="0"/>
                <w:sz w:val="24"/>
                <w:szCs w:val="28"/>
              </w:rPr>
              <w:t>年    月    日</w:t>
            </w:r>
          </w:p>
        </w:tc>
      </w:tr>
      <w:tr w:rsidR="007F28A1" w14:paraId="0ACEFFB0" w14:textId="77777777">
        <w:tblPrEx>
          <w:tblCellMar>
            <w:top w:w="0" w:type="dxa"/>
            <w:bottom w:w="0" w:type="dxa"/>
          </w:tblCellMar>
        </w:tblPrEx>
        <w:trPr>
          <w:cantSplit/>
          <w:trHeight w:val="2630"/>
        </w:trPr>
        <w:tc>
          <w:tcPr>
            <w:tcW w:w="8861" w:type="dxa"/>
            <w:gridSpan w:val="5"/>
            <w:tcBorders>
              <w:bottom w:val="single" w:sz="4" w:space="0" w:color="auto"/>
            </w:tcBorders>
          </w:tcPr>
          <w:p w14:paraId="3A02CB80" w14:textId="77777777" w:rsidR="007F28A1" w:rsidRDefault="007F28A1">
            <w:pPr>
              <w:widowControl/>
              <w:rPr>
                <w:rFonts w:ascii="宋体" w:eastAsia="宋体" w:hAnsi="宋体" w:cs="宋体" w:hint="eastAsia"/>
                <w:kern w:val="0"/>
                <w:sz w:val="24"/>
                <w:szCs w:val="28"/>
              </w:rPr>
            </w:pPr>
            <w:r>
              <w:rPr>
                <w:rFonts w:ascii="宋体" w:eastAsia="宋体" w:hAnsi="宋体" w:cs="宋体" w:hint="eastAsia"/>
                <w:kern w:val="0"/>
                <w:sz w:val="24"/>
                <w:szCs w:val="28"/>
              </w:rPr>
              <w:t>登记管理部门意见：</w:t>
            </w:r>
          </w:p>
          <w:p w14:paraId="1845B06A" w14:textId="77777777" w:rsidR="007F28A1" w:rsidRDefault="007F28A1">
            <w:pPr>
              <w:widowControl/>
              <w:spacing w:line="320" w:lineRule="exact"/>
              <w:rPr>
                <w:rFonts w:ascii="宋体" w:eastAsia="宋体" w:hAnsi="宋体" w:cs="宋体" w:hint="eastAsia"/>
                <w:kern w:val="0"/>
                <w:sz w:val="24"/>
                <w:szCs w:val="28"/>
              </w:rPr>
            </w:pPr>
          </w:p>
          <w:p w14:paraId="448D8DDA" w14:textId="77777777" w:rsidR="007F28A1" w:rsidRDefault="007F28A1">
            <w:pPr>
              <w:widowControl/>
              <w:spacing w:line="320" w:lineRule="exact"/>
              <w:rPr>
                <w:rFonts w:ascii="宋体" w:eastAsia="宋体" w:hAnsi="宋体" w:cs="宋体" w:hint="eastAsia"/>
                <w:kern w:val="0"/>
                <w:sz w:val="24"/>
                <w:szCs w:val="28"/>
              </w:rPr>
            </w:pPr>
          </w:p>
          <w:p w14:paraId="0587B8A5" w14:textId="77777777" w:rsidR="007F28A1" w:rsidRDefault="007F28A1">
            <w:pPr>
              <w:widowControl/>
              <w:spacing w:line="320" w:lineRule="exact"/>
              <w:rPr>
                <w:rFonts w:ascii="宋体" w:eastAsia="宋体" w:hAnsi="宋体" w:cs="宋体" w:hint="eastAsia"/>
                <w:kern w:val="0"/>
                <w:sz w:val="24"/>
                <w:szCs w:val="28"/>
              </w:rPr>
            </w:pPr>
          </w:p>
          <w:p w14:paraId="42C33A41" w14:textId="77777777" w:rsidR="007F28A1" w:rsidRDefault="007F28A1">
            <w:pPr>
              <w:widowControl/>
              <w:spacing w:line="320" w:lineRule="exact"/>
              <w:rPr>
                <w:rFonts w:ascii="宋体" w:eastAsia="宋体" w:hAnsi="宋体" w:cs="宋体" w:hint="eastAsia"/>
                <w:kern w:val="0"/>
                <w:sz w:val="24"/>
                <w:szCs w:val="28"/>
              </w:rPr>
            </w:pPr>
          </w:p>
          <w:p w14:paraId="569E9ED0" w14:textId="77777777" w:rsidR="007F28A1" w:rsidRDefault="007F28A1">
            <w:pPr>
              <w:widowControl/>
              <w:spacing w:line="320" w:lineRule="exact"/>
              <w:rPr>
                <w:rFonts w:ascii="宋体" w:eastAsia="宋体" w:hAnsi="宋体" w:cs="宋体" w:hint="eastAsia"/>
                <w:kern w:val="0"/>
                <w:sz w:val="24"/>
                <w:szCs w:val="28"/>
              </w:rPr>
            </w:pPr>
          </w:p>
          <w:p w14:paraId="1E3F6B2E" w14:textId="77777777" w:rsidR="007F28A1" w:rsidRDefault="007F28A1">
            <w:pPr>
              <w:widowControl/>
              <w:spacing w:line="320" w:lineRule="exact"/>
              <w:rPr>
                <w:rFonts w:ascii="宋体" w:eastAsia="宋体" w:hAnsi="宋体" w:cs="宋体" w:hint="eastAsia"/>
                <w:kern w:val="0"/>
                <w:sz w:val="24"/>
                <w:szCs w:val="28"/>
              </w:rPr>
            </w:pPr>
          </w:p>
          <w:p w14:paraId="01FF807B" w14:textId="77777777" w:rsidR="007F28A1" w:rsidRDefault="007F28A1">
            <w:pPr>
              <w:widowControl/>
              <w:spacing w:line="320" w:lineRule="exact"/>
              <w:rPr>
                <w:rFonts w:ascii="宋体" w:eastAsia="宋体" w:hAnsi="宋体" w:cs="宋体" w:hint="eastAsia"/>
                <w:kern w:val="0"/>
                <w:sz w:val="24"/>
                <w:szCs w:val="28"/>
              </w:rPr>
            </w:pPr>
          </w:p>
          <w:p w14:paraId="41F0AE13" w14:textId="77777777" w:rsidR="007F28A1" w:rsidRDefault="007F28A1">
            <w:pPr>
              <w:widowControl/>
              <w:spacing w:line="400" w:lineRule="exact"/>
              <w:ind w:firstLineChars="2956" w:firstLine="7094"/>
              <w:rPr>
                <w:rFonts w:ascii="宋体" w:eastAsia="宋体" w:hAnsi="宋体" w:cs="宋体" w:hint="eastAsia"/>
                <w:kern w:val="0"/>
                <w:sz w:val="24"/>
                <w:szCs w:val="28"/>
              </w:rPr>
            </w:pPr>
            <w:r>
              <w:rPr>
                <w:rFonts w:ascii="宋体" w:eastAsia="宋体" w:hAnsi="宋体" w:cs="宋体" w:hint="eastAsia"/>
                <w:kern w:val="0"/>
                <w:sz w:val="24"/>
                <w:szCs w:val="28"/>
              </w:rPr>
              <w:t>（公  章）</w:t>
            </w:r>
          </w:p>
          <w:p w14:paraId="4952DC01" w14:textId="77777777" w:rsidR="007F28A1" w:rsidRDefault="007F28A1">
            <w:pPr>
              <w:widowControl/>
              <w:ind w:firstLineChars="2863" w:firstLine="6871"/>
              <w:rPr>
                <w:rFonts w:ascii="宋体" w:eastAsia="宋体" w:hAnsi="宋体" w:cs="宋体" w:hint="eastAsia"/>
                <w:kern w:val="0"/>
                <w:sz w:val="24"/>
                <w:szCs w:val="28"/>
              </w:rPr>
            </w:pPr>
            <w:r>
              <w:rPr>
                <w:rFonts w:ascii="宋体" w:eastAsia="宋体" w:hAnsi="宋体" w:cs="宋体" w:hint="eastAsia"/>
                <w:kern w:val="0"/>
                <w:sz w:val="24"/>
                <w:szCs w:val="28"/>
              </w:rPr>
              <w:t>年    月    日</w:t>
            </w:r>
          </w:p>
        </w:tc>
      </w:tr>
    </w:tbl>
    <w:p w14:paraId="4233B6F0" w14:textId="77777777" w:rsidR="007F28A1" w:rsidRDefault="007F28A1">
      <w:pPr>
        <w:spacing w:line="360" w:lineRule="exact"/>
        <w:jc w:val="center"/>
        <w:rPr>
          <w:rFonts w:eastAsia="宋体" w:hint="eastAsia"/>
          <w:sz w:val="44"/>
        </w:rPr>
      </w:pPr>
      <w:r>
        <w:rPr>
          <w:rFonts w:eastAsia="宋体" w:hint="eastAsia"/>
          <w:sz w:val="24"/>
        </w:rPr>
        <w:t xml:space="preserve">                                         </w:t>
      </w:r>
      <w:r>
        <w:rPr>
          <w:rFonts w:eastAsia="宋体" w:hint="eastAsia"/>
          <w:sz w:val="24"/>
        </w:rPr>
        <w:t>申请日期：</w:t>
      </w:r>
      <w:r>
        <w:rPr>
          <w:rFonts w:eastAsia="宋体" w:hint="eastAsia"/>
          <w:sz w:val="24"/>
        </w:rPr>
        <w:t xml:space="preserve">      </w:t>
      </w:r>
      <w:r>
        <w:rPr>
          <w:rFonts w:eastAsia="宋体" w:hint="eastAsia"/>
          <w:sz w:val="24"/>
        </w:rPr>
        <w:t>年</w:t>
      </w:r>
      <w:r>
        <w:rPr>
          <w:rFonts w:eastAsia="宋体" w:hint="eastAsia"/>
          <w:sz w:val="24"/>
        </w:rPr>
        <w:t xml:space="preserve">    </w:t>
      </w:r>
      <w:r>
        <w:rPr>
          <w:rFonts w:eastAsia="宋体" w:hint="eastAsia"/>
          <w:sz w:val="24"/>
        </w:rPr>
        <w:t>月</w:t>
      </w:r>
      <w:r>
        <w:rPr>
          <w:rFonts w:eastAsia="宋体" w:hint="eastAsia"/>
          <w:sz w:val="24"/>
        </w:rPr>
        <w:t xml:space="preserve">    </w:t>
      </w:r>
      <w:r>
        <w:rPr>
          <w:rFonts w:eastAsia="宋体" w:hint="eastAsia"/>
          <w:sz w:val="24"/>
        </w:rPr>
        <w:t>日</w:t>
      </w:r>
    </w:p>
    <w:p w14:paraId="54FDF146" w14:textId="77777777" w:rsidR="007F28A1" w:rsidRDefault="007F28A1">
      <w:pPr>
        <w:rPr>
          <w:rFonts w:eastAsia="黑体" w:hint="eastAsia"/>
          <w:sz w:val="28"/>
        </w:rPr>
      </w:pPr>
      <w:r>
        <w:rPr>
          <w:rFonts w:eastAsia="黑体" w:hint="eastAsia"/>
          <w:sz w:val="28"/>
        </w:rPr>
        <w:t>编号：</w:t>
      </w:r>
    </w:p>
    <w:p w14:paraId="2D1DED56" w14:textId="77777777" w:rsidR="007F28A1" w:rsidRDefault="007F28A1">
      <w:pPr>
        <w:rPr>
          <w:rFonts w:eastAsia="黑体" w:hint="eastAsia"/>
          <w:sz w:val="28"/>
        </w:rPr>
      </w:pPr>
    </w:p>
    <w:p w14:paraId="7026CD16" w14:textId="77777777" w:rsidR="007F28A1" w:rsidRDefault="007F28A1">
      <w:pPr>
        <w:rPr>
          <w:rFonts w:eastAsia="黑体" w:hint="eastAsia"/>
          <w:sz w:val="28"/>
        </w:rPr>
      </w:pPr>
    </w:p>
    <w:p w14:paraId="1B96C4D3" w14:textId="77777777" w:rsidR="007F28A1" w:rsidRDefault="007F28A1">
      <w:pPr>
        <w:jc w:val="center"/>
        <w:rPr>
          <w:rFonts w:eastAsia="宋体" w:hint="eastAsia"/>
          <w:b/>
          <w:bCs/>
          <w:sz w:val="52"/>
        </w:rPr>
      </w:pPr>
      <w:r>
        <w:rPr>
          <w:rFonts w:eastAsia="宋体" w:hint="eastAsia"/>
          <w:b/>
          <w:bCs/>
          <w:sz w:val="52"/>
        </w:rPr>
        <w:t>人民检察院鉴定人变更登记申请表</w:t>
      </w:r>
    </w:p>
    <w:p w14:paraId="020981A3" w14:textId="77777777" w:rsidR="007F28A1" w:rsidRDefault="007F28A1">
      <w:pPr>
        <w:rPr>
          <w:rFonts w:ascii="黑体" w:eastAsia="黑体" w:hint="eastAsia"/>
          <w:b/>
          <w:bCs/>
        </w:rPr>
      </w:pPr>
    </w:p>
    <w:p w14:paraId="41BEF96B" w14:textId="77777777" w:rsidR="007F28A1" w:rsidRDefault="007F28A1">
      <w:pPr>
        <w:rPr>
          <w:rFonts w:ascii="黑体" w:eastAsia="黑体" w:hint="eastAsia"/>
          <w:b/>
          <w:bCs/>
        </w:rPr>
      </w:pPr>
    </w:p>
    <w:p w14:paraId="56736858" w14:textId="77777777" w:rsidR="007F28A1" w:rsidRDefault="007F28A1">
      <w:pPr>
        <w:rPr>
          <w:rFonts w:ascii="黑体" w:eastAsia="黑体" w:hint="eastAsia"/>
          <w:b/>
          <w:bCs/>
        </w:rPr>
      </w:pPr>
    </w:p>
    <w:p w14:paraId="2476ED15" w14:textId="77777777" w:rsidR="007F28A1" w:rsidRDefault="007F28A1">
      <w:pPr>
        <w:rPr>
          <w:rFonts w:ascii="黑体" w:eastAsia="黑体" w:hint="eastAsia"/>
          <w:b/>
          <w:bCs/>
        </w:rPr>
      </w:pPr>
    </w:p>
    <w:p w14:paraId="017214CD" w14:textId="77777777" w:rsidR="007F28A1" w:rsidRDefault="007F28A1">
      <w:pPr>
        <w:rPr>
          <w:rFonts w:ascii="黑体" w:eastAsia="黑体" w:hint="eastAsia"/>
          <w:b/>
          <w:bCs/>
        </w:rPr>
      </w:pPr>
    </w:p>
    <w:p w14:paraId="1094AB9B" w14:textId="77777777" w:rsidR="007F28A1" w:rsidRDefault="007F28A1">
      <w:pPr>
        <w:rPr>
          <w:rFonts w:ascii="黑体" w:eastAsia="黑体" w:hint="eastAsia"/>
          <w:b/>
          <w:bCs/>
        </w:rPr>
      </w:pPr>
    </w:p>
    <w:p w14:paraId="32881674" w14:textId="77777777" w:rsidR="007F28A1" w:rsidRDefault="007F28A1">
      <w:pPr>
        <w:rPr>
          <w:rFonts w:ascii="黑体" w:eastAsia="黑体" w:hint="eastAsia"/>
          <w:b/>
          <w:bCs/>
        </w:rPr>
      </w:pPr>
    </w:p>
    <w:p w14:paraId="29D22783" w14:textId="77777777" w:rsidR="007F28A1" w:rsidRDefault="007F28A1">
      <w:pPr>
        <w:ind w:firstLineChars="500" w:firstLine="1807"/>
        <w:rPr>
          <w:rFonts w:ascii="宋体" w:eastAsia="宋体" w:hAnsi="宋体" w:hint="eastAsia"/>
          <w:b/>
          <w:bCs/>
          <w:sz w:val="36"/>
        </w:rPr>
      </w:pPr>
      <w:r>
        <w:rPr>
          <w:rFonts w:ascii="宋体" w:eastAsia="宋体" w:hAnsi="宋体" w:hint="eastAsia"/>
          <w:b/>
          <w:bCs/>
          <w:sz w:val="36"/>
        </w:rPr>
        <w:t>填表人：</w:t>
      </w:r>
      <w:r>
        <w:rPr>
          <w:rFonts w:ascii="宋体" w:eastAsia="宋体" w:hAnsi="宋体"/>
          <w:b/>
          <w:bCs/>
          <w:sz w:val="36"/>
          <w:u w:val="single"/>
        </w:rPr>
        <w:softHyphen/>
      </w:r>
      <w:r>
        <w:rPr>
          <w:rFonts w:ascii="宋体" w:eastAsia="宋体" w:hAnsi="宋体" w:hint="eastAsia"/>
          <w:b/>
          <w:bCs/>
          <w:sz w:val="36"/>
          <w:u w:val="single"/>
        </w:rPr>
        <w:t xml:space="preserve">                    </w:t>
      </w:r>
    </w:p>
    <w:p w14:paraId="7E4293BB" w14:textId="77777777" w:rsidR="007F28A1" w:rsidRDefault="007F28A1">
      <w:pPr>
        <w:ind w:firstLineChars="900" w:firstLine="3253"/>
        <w:rPr>
          <w:rFonts w:ascii="宋体" w:eastAsia="宋体" w:hAnsi="宋体" w:hint="eastAsia"/>
          <w:b/>
          <w:bCs/>
          <w:sz w:val="36"/>
        </w:rPr>
      </w:pPr>
    </w:p>
    <w:p w14:paraId="5B2A6BE6" w14:textId="77777777" w:rsidR="007F28A1" w:rsidRDefault="007F28A1">
      <w:pPr>
        <w:ind w:firstLineChars="500" w:firstLine="1807"/>
        <w:rPr>
          <w:rFonts w:ascii="宋体" w:eastAsia="宋体" w:hAnsi="宋体" w:hint="eastAsia"/>
          <w:b/>
          <w:bCs/>
          <w:sz w:val="36"/>
        </w:rPr>
      </w:pPr>
      <w:r>
        <w:rPr>
          <w:rFonts w:ascii="宋体" w:eastAsia="宋体" w:hAnsi="宋体" w:hint="eastAsia"/>
          <w:b/>
          <w:bCs/>
          <w:sz w:val="36"/>
        </w:rPr>
        <w:t>填表时间：</w:t>
      </w:r>
      <w:r>
        <w:rPr>
          <w:rFonts w:ascii="宋体" w:eastAsia="宋体" w:hAnsi="宋体" w:hint="eastAsia"/>
          <w:b/>
          <w:bCs/>
          <w:sz w:val="36"/>
          <w:u w:val="single"/>
        </w:rPr>
        <w:t xml:space="preserve">                  </w:t>
      </w:r>
    </w:p>
    <w:p w14:paraId="057A3BA3" w14:textId="77777777" w:rsidR="007F28A1" w:rsidRDefault="007F28A1">
      <w:pPr>
        <w:ind w:firstLineChars="500" w:firstLine="1807"/>
        <w:rPr>
          <w:rFonts w:ascii="宋体" w:eastAsia="宋体" w:hAnsi="宋体" w:hint="eastAsia"/>
          <w:b/>
          <w:bCs/>
          <w:sz w:val="36"/>
        </w:rPr>
      </w:pPr>
    </w:p>
    <w:p w14:paraId="3D4E90F7" w14:textId="77777777" w:rsidR="007F28A1" w:rsidRDefault="007F28A1">
      <w:pPr>
        <w:ind w:firstLineChars="500" w:firstLine="1807"/>
        <w:rPr>
          <w:rFonts w:ascii="宋体" w:eastAsia="宋体" w:hAnsi="宋体" w:hint="eastAsia"/>
          <w:b/>
          <w:bCs/>
          <w:sz w:val="36"/>
        </w:rPr>
      </w:pPr>
      <w:r>
        <w:rPr>
          <w:rFonts w:ascii="宋体" w:eastAsia="宋体" w:hAnsi="宋体" w:hint="eastAsia"/>
          <w:b/>
          <w:bCs/>
          <w:sz w:val="36"/>
        </w:rPr>
        <w:t>原鉴定业务类别：</w:t>
      </w:r>
      <w:r>
        <w:rPr>
          <w:rFonts w:ascii="宋体" w:eastAsia="宋体" w:hAnsi="宋体" w:hint="eastAsia"/>
          <w:b/>
          <w:bCs/>
          <w:sz w:val="36"/>
          <w:u w:val="single"/>
        </w:rPr>
        <w:t xml:space="preserve">            </w:t>
      </w:r>
    </w:p>
    <w:p w14:paraId="0A1C28C7" w14:textId="77777777" w:rsidR="007F28A1" w:rsidRDefault="007F28A1">
      <w:pPr>
        <w:rPr>
          <w:rFonts w:eastAsia="黑体" w:hint="eastAsia"/>
          <w:b/>
          <w:bCs/>
          <w:sz w:val="36"/>
        </w:rPr>
      </w:pPr>
    </w:p>
    <w:p w14:paraId="755513FC" w14:textId="77777777" w:rsidR="007F28A1" w:rsidRDefault="007F28A1">
      <w:pPr>
        <w:rPr>
          <w:rFonts w:eastAsia="黑体" w:hint="eastAsia"/>
          <w:b/>
          <w:bCs/>
          <w:sz w:val="36"/>
        </w:rPr>
      </w:pPr>
    </w:p>
    <w:p w14:paraId="5BECA581" w14:textId="77777777" w:rsidR="007F28A1" w:rsidRDefault="007F28A1">
      <w:pPr>
        <w:rPr>
          <w:rFonts w:eastAsia="黑体" w:hint="eastAsia"/>
          <w:b/>
          <w:bCs/>
          <w:sz w:val="36"/>
        </w:rPr>
      </w:pPr>
    </w:p>
    <w:p w14:paraId="2096228D" w14:textId="77777777" w:rsidR="007F28A1" w:rsidRDefault="007F28A1">
      <w:pPr>
        <w:rPr>
          <w:rFonts w:eastAsia="黑体" w:hint="eastAsia"/>
          <w:b/>
          <w:bCs/>
          <w:sz w:val="36"/>
        </w:rPr>
      </w:pPr>
    </w:p>
    <w:p w14:paraId="3AB84926" w14:textId="77777777" w:rsidR="007F28A1" w:rsidRDefault="007F28A1">
      <w:pPr>
        <w:jc w:val="center"/>
        <w:rPr>
          <w:rFonts w:eastAsia="楷体_GB2312" w:hint="eastAsia"/>
          <w:b/>
          <w:bCs/>
          <w:sz w:val="36"/>
        </w:rPr>
      </w:pPr>
      <w:r>
        <w:rPr>
          <w:rFonts w:eastAsia="楷体_GB2312" w:hint="eastAsia"/>
          <w:b/>
          <w:bCs/>
          <w:sz w:val="36"/>
        </w:rPr>
        <w:t>中华人民共和国最高人民检察院制定</w:t>
      </w:r>
    </w:p>
    <w:p w14:paraId="4ADB0D0C" w14:textId="77777777" w:rsidR="007F28A1" w:rsidRDefault="007F28A1">
      <w:pPr>
        <w:jc w:val="center"/>
        <w:rPr>
          <w:rFonts w:ascii="黑体" w:eastAsia="黑体" w:hint="eastAsia"/>
          <w:b/>
          <w:bCs/>
          <w:sz w:val="44"/>
          <w:szCs w:val="48"/>
        </w:rPr>
      </w:pPr>
    </w:p>
    <w:p w14:paraId="509061D2" w14:textId="77777777" w:rsidR="007F28A1" w:rsidRDefault="007F28A1">
      <w:pPr>
        <w:jc w:val="center"/>
        <w:rPr>
          <w:rFonts w:ascii="黑体" w:eastAsia="黑体" w:hint="eastAsia"/>
          <w:b/>
          <w:bCs/>
          <w:sz w:val="44"/>
          <w:szCs w:val="48"/>
        </w:rPr>
      </w:pPr>
    </w:p>
    <w:p w14:paraId="4E0594AC" w14:textId="77777777" w:rsidR="007F28A1" w:rsidRDefault="007F28A1">
      <w:pPr>
        <w:jc w:val="center"/>
        <w:rPr>
          <w:rFonts w:ascii="宋体" w:eastAsia="宋体" w:hint="eastAsia"/>
          <w:sz w:val="44"/>
          <w:szCs w:val="48"/>
        </w:rPr>
      </w:pPr>
      <w:r>
        <w:rPr>
          <w:rFonts w:ascii="宋体" w:eastAsia="宋体" w:hint="eastAsia"/>
          <w:sz w:val="44"/>
          <w:szCs w:val="48"/>
        </w:rPr>
        <w:t>说    明</w:t>
      </w:r>
    </w:p>
    <w:p w14:paraId="47256D17" w14:textId="77777777" w:rsidR="007F28A1" w:rsidRDefault="007F28A1">
      <w:pPr>
        <w:jc w:val="center"/>
        <w:rPr>
          <w:rFonts w:ascii="黑体" w:eastAsia="黑体" w:hint="eastAsia"/>
          <w:b/>
          <w:bCs/>
          <w:sz w:val="44"/>
          <w:szCs w:val="48"/>
        </w:rPr>
      </w:pPr>
    </w:p>
    <w:p w14:paraId="01D6E6B2" w14:textId="77777777" w:rsidR="007F28A1" w:rsidRDefault="007F28A1">
      <w:pPr>
        <w:jc w:val="center"/>
        <w:rPr>
          <w:rFonts w:ascii="黑体" w:eastAsia="黑体" w:hint="eastAsia"/>
          <w:b/>
          <w:bCs/>
          <w:sz w:val="28"/>
          <w:szCs w:val="48"/>
        </w:rPr>
      </w:pPr>
    </w:p>
    <w:p w14:paraId="2C5CFE40" w14:textId="77777777" w:rsidR="007F28A1" w:rsidRDefault="007F28A1">
      <w:pPr>
        <w:ind w:firstLineChars="200" w:firstLine="640"/>
        <w:rPr>
          <w:rFonts w:ascii="仿宋_GB2312" w:hint="eastAsia"/>
          <w:szCs w:val="48"/>
        </w:rPr>
      </w:pPr>
      <w:r>
        <w:rPr>
          <w:rFonts w:ascii="仿宋_GB2312" w:hint="eastAsia"/>
          <w:szCs w:val="48"/>
        </w:rPr>
        <w:t>1、本表所列项目应认真填写，所填内容应真实、准确、完整。</w:t>
      </w:r>
    </w:p>
    <w:p w14:paraId="0692B0F3" w14:textId="77777777" w:rsidR="007F28A1" w:rsidRDefault="007F28A1">
      <w:pPr>
        <w:rPr>
          <w:rFonts w:ascii="仿宋_GB2312" w:hint="eastAsia"/>
          <w:szCs w:val="48"/>
        </w:rPr>
      </w:pPr>
      <w:r>
        <w:rPr>
          <w:rFonts w:ascii="仿宋_GB2312" w:hint="eastAsia"/>
          <w:szCs w:val="48"/>
        </w:rPr>
        <w:t xml:space="preserve">    2、本表请用黑色或蓝黑色墨水填写，字迹清晰、工整、不得涂改。</w:t>
      </w:r>
    </w:p>
    <w:p w14:paraId="449B20A3" w14:textId="77777777" w:rsidR="007F28A1" w:rsidRDefault="007F28A1">
      <w:pPr>
        <w:ind w:left="640"/>
        <w:rPr>
          <w:rFonts w:ascii="仿宋_GB2312" w:hint="eastAsia"/>
          <w:szCs w:val="48"/>
        </w:rPr>
      </w:pPr>
      <w:r>
        <w:rPr>
          <w:rFonts w:ascii="仿宋_GB2312" w:hint="eastAsia"/>
          <w:szCs w:val="48"/>
        </w:rPr>
        <w:t>3、表内数字一律用阿拉伯数字填写。</w:t>
      </w:r>
    </w:p>
    <w:p w14:paraId="0E3FD633" w14:textId="77777777" w:rsidR="007F28A1" w:rsidRDefault="007F28A1">
      <w:pPr>
        <w:ind w:left="640"/>
        <w:rPr>
          <w:rFonts w:ascii="仿宋_GB2312" w:hint="eastAsia"/>
          <w:szCs w:val="48"/>
        </w:rPr>
      </w:pPr>
      <w:r>
        <w:rPr>
          <w:rFonts w:ascii="仿宋_GB2312" w:hint="eastAsia"/>
          <w:szCs w:val="48"/>
        </w:rPr>
        <w:t>4、表内填写不下的内容，可另加A4纸作为附页。</w:t>
      </w:r>
    </w:p>
    <w:p w14:paraId="420912DB" w14:textId="77777777" w:rsidR="007F28A1" w:rsidRDefault="007F28A1">
      <w:pPr>
        <w:tabs>
          <w:tab w:val="left" w:pos="1376"/>
          <w:tab w:val="left" w:pos="9246"/>
        </w:tabs>
        <w:ind w:leftChars="137" w:left="438" w:firstLineChars="100" w:firstLine="320"/>
        <w:jc w:val="left"/>
        <w:rPr>
          <w:rFonts w:ascii="仿宋_GB2312" w:hint="eastAsia"/>
          <w:szCs w:val="48"/>
        </w:rPr>
      </w:pPr>
      <w:r>
        <w:rPr>
          <w:rFonts w:ascii="仿宋_GB2312" w:hint="eastAsia"/>
          <w:szCs w:val="48"/>
        </w:rPr>
        <w:t>5、本表填写一式三份。</w:t>
      </w:r>
    </w:p>
    <w:p w14:paraId="71253B77" w14:textId="77777777" w:rsidR="007F28A1" w:rsidRDefault="007F28A1">
      <w:pPr>
        <w:rPr>
          <w:rFonts w:ascii="仿宋_GB2312" w:hint="eastAsia"/>
          <w:szCs w:val="48"/>
        </w:rPr>
      </w:pPr>
    </w:p>
    <w:p w14:paraId="3C673140" w14:textId="77777777" w:rsidR="007F28A1" w:rsidRDefault="007F28A1">
      <w:pPr>
        <w:jc w:val="center"/>
        <w:rPr>
          <w:rFonts w:hint="eastAsia"/>
        </w:rPr>
      </w:pPr>
    </w:p>
    <w:p w14:paraId="5DD9492D" w14:textId="77777777" w:rsidR="007F28A1" w:rsidRDefault="007F28A1">
      <w:pPr>
        <w:rPr>
          <w:rFonts w:eastAsia="宋体" w:hint="eastAsia"/>
          <w:sz w:val="44"/>
        </w:rPr>
      </w:pPr>
    </w:p>
    <w:p w14:paraId="73D936E2" w14:textId="77777777" w:rsidR="007F28A1" w:rsidRDefault="007F28A1">
      <w:pPr>
        <w:rPr>
          <w:rFonts w:eastAsia="宋体" w:hint="eastAsia"/>
          <w:sz w:val="44"/>
        </w:rPr>
      </w:pPr>
    </w:p>
    <w:p w14:paraId="6F1B7FBF" w14:textId="77777777" w:rsidR="007F28A1" w:rsidRDefault="007F28A1">
      <w:pPr>
        <w:rPr>
          <w:rFonts w:eastAsia="宋体" w:hint="eastAsia"/>
          <w:sz w:val="44"/>
        </w:rPr>
      </w:pPr>
    </w:p>
    <w:p w14:paraId="0D00C823" w14:textId="77777777" w:rsidR="007F28A1" w:rsidRDefault="007F28A1">
      <w:pPr>
        <w:rPr>
          <w:rFonts w:eastAsia="宋体" w:hint="eastAsia"/>
          <w:sz w:val="44"/>
        </w:rPr>
      </w:pPr>
    </w:p>
    <w:p w14:paraId="720AA308" w14:textId="77777777" w:rsidR="007F28A1" w:rsidRDefault="007F28A1">
      <w:pPr>
        <w:rPr>
          <w:rFonts w:eastAsia="宋体" w:hint="eastAsia"/>
          <w:sz w:val="44"/>
        </w:rPr>
      </w:pPr>
    </w:p>
    <w:p w14:paraId="1D1D4C37" w14:textId="77777777" w:rsidR="007F28A1" w:rsidRDefault="007F28A1">
      <w:pPr>
        <w:rPr>
          <w:rFonts w:eastAsia="宋体" w:hint="eastAsia"/>
          <w:sz w:val="44"/>
        </w:rPr>
      </w:pPr>
    </w:p>
    <w:p w14:paraId="08019973" w14:textId="77777777" w:rsidR="007F28A1" w:rsidRDefault="007F28A1">
      <w:pPr>
        <w:rPr>
          <w:rFonts w:eastAsia="宋体" w:hint="eastAsia"/>
          <w:sz w:val="44"/>
        </w:rPr>
      </w:pPr>
    </w:p>
    <w:p w14:paraId="40687E7C" w14:textId="77777777" w:rsidR="007F28A1" w:rsidRDefault="007F28A1">
      <w:pPr>
        <w:rPr>
          <w:rFonts w:eastAsia="宋体" w:hint="eastAsia"/>
          <w:sz w:val="44"/>
        </w:rPr>
      </w:pPr>
    </w:p>
    <w:p w14:paraId="03C92D3F" w14:textId="77777777" w:rsidR="007F28A1" w:rsidRDefault="007F28A1">
      <w:pPr>
        <w:spacing w:line="240" w:lineRule="exact"/>
        <w:rPr>
          <w:rFonts w:eastAsia="宋体" w:hint="eastAsia"/>
          <w:sz w:val="44"/>
        </w:rPr>
      </w:pPr>
    </w:p>
    <w:tbl>
      <w:tblPr>
        <w:tblW w:w="88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0"/>
        <w:gridCol w:w="1500"/>
        <w:gridCol w:w="253"/>
        <w:gridCol w:w="898"/>
        <w:gridCol w:w="150"/>
        <w:gridCol w:w="857"/>
        <w:gridCol w:w="823"/>
        <w:gridCol w:w="226"/>
        <w:gridCol w:w="390"/>
        <w:gridCol w:w="564"/>
        <w:gridCol w:w="2000"/>
      </w:tblGrid>
      <w:tr w:rsidR="007F28A1" w14:paraId="5E03F6B3" w14:textId="77777777">
        <w:tblPrEx>
          <w:tblCellMar>
            <w:top w:w="0" w:type="dxa"/>
            <w:bottom w:w="0" w:type="dxa"/>
          </w:tblCellMar>
        </w:tblPrEx>
        <w:trPr>
          <w:cantSplit/>
          <w:trHeight w:val="567"/>
        </w:trPr>
        <w:tc>
          <w:tcPr>
            <w:tcW w:w="1200" w:type="dxa"/>
            <w:tcBorders>
              <w:bottom w:val="single" w:sz="4" w:space="0" w:color="auto"/>
            </w:tcBorders>
            <w:vAlign w:val="center"/>
          </w:tcPr>
          <w:p w14:paraId="57D98754" w14:textId="77777777" w:rsidR="007F28A1" w:rsidRDefault="007F28A1">
            <w:pPr>
              <w:jc w:val="center"/>
              <w:rPr>
                <w:rFonts w:ascii="宋体" w:eastAsia="宋体" w:hAnsi="宋体" w:hint="eastAsia"/>
                <w:sz w:val="24"/>
                <w:szCs w:val="48"/>
              </w:rPr>
            </w:pPr>
            <w:r>
              <w:rPr>
                <w:rFonts w:ascii="宋体" w:eastAsia="宋体" w:hAnsi="宋体" w:hint="eastAsia"/>
                <w:sz w:val="24"/>
                <w:szCs w:val="48"/>
              </w:rPr>
              <w:t>姓  名</w:t>
            </w:r>
          </w:p>
        </w:tc>
        <w:tc>
          <w:tcPr>
            <w:tcW w:w="2651" w:type="dxa"/>
            <w:gridSpan w:val="3"/>
            <w:tcBorders>
              <w:bottom w:val="single" w:sz="4" w:space="0" w:color="auto"/>
            </w:tcBorders>
            <w:vAlign w:val="center"/>
          </w:tcPr>
          <w:p w14:paraId="4F297942" w14:textId="77777777" w:rsidR="007F28A1" w:rsidRDefault="007F28A1">
            <w:pPr>
              <w:rPr>
                <w:rFonts w:ascii="宋体" w:eastAsia="宋体" w:hAnsi="宋体" w:hint="eastAsia"/>
                <w:sz w:val="24"/>
                <w:szCs w:val="48"/>
              </w:rPr>
            </w:pPr>
          </w:p>
        </w:tc>
        <w:tc>
          <w:tcPr>
            <w:tcW w:w="2446" w:type="dxa"/>
            <w:gridSpan w:val="5"/>
            <w:tcBorders>
              <w:bottom w:val="single" w:sz="4" w:space="0" w:color="auto"/>
            </w:tcBorders>
            <w:vAlign w:val="center"/>
          </w:tcPr>
          <w:p w14:paraId="051DA75B" w14:textId="77777777" w:rsidR="007F28A1" w:rsidRDefault="007F28A1">
            <w:pPr>
              <w:rPr>
                <w:rFonts w:ascii="宋体" w:eastAsia="宋体" w:hAnsi="宋体" w:hint="eastAsia"/>
                <w:sz w:val="24"/>
                <w:szCs w:val="48"/>
              </w:rPr>
            </w:pPr>
            <w:r>
              <w:rPr>
                <w:rFonts w:ascii="宋体" w:eastAsia="宋体" w:hAnsi="宋体" w:hint="eastAsia"/>
                <w:sz w:val="24"/>
                <w:szCs w:val="48"/>
              </w:rPr>
              <w:t>鉴定人资格证书编号</w:t>
            </w:r>
          </w:p>
        </w:tc>
        <w:tc>
          <w:tcPr>
            <w:tcW w:w="2564" w:type="dxa"/>
            <w:gridSpan w:val="2"/>
            <w:tcBorders>
              <w:bottom w:val="single" w:sz="4" w:space="0" w:color="auto"/>
            </w:tcBorders>
            <w:vAlign w:val="center"/>
          </w:tcPr>
          <w:p w14:paraId="5DAA0162" w14:textId="77777777" w:rsidR="007F28A1" w:rsidRDefault="007F28A1">
            <w:pPr>
              <w:rPr>
                <w:rFonts w:ascii="宋体" w:eastAsia="宋体" w:hAnsi="宋体" w:hint="eastAsia"/>
                <w:sz w:val="24"/>
                <w:szCs w:val="48"/>
              </w:rPr>
            </w:pPr>
          </w:p>
        </w:tc>
      </w:tr>
      <w:tr w:rsidR="007F28A1" w14:paraId="3F1BFFCF" w14:textId="77777777">
        <w:tblPrEx>
          <w:tblCellMar>
            <w:top w:w="0" w:type="dxa"/>
            <w:bottom w:w="0" w:type="dxa"/>
          </w:tblCellMar>
        </w:tblPrEx>
        <w:trPr>
          <w:cantSplit/>
          <w:trHeight w:val="567"/>
        </w:trPr>
        <w:tc>
          <w:tcPr>
            <w:tcW w:w="1200" w:type="dxa"/>
            <w:tcBorders>
              <w:bottom w:val="single" w:sz="4" w:space="0" w:color="auto"/>
            </w:tcBorders>
            <w:vAlign w:val="center"/>
          </w:tcPr>
          <w:p w14:paraId="591C12A8" w14:textId="77777777" w:rsidR="007F28A1" w:rsidRDefault="007F28A1">
            <w:pPr>
              <w:jc w:val="center"/>
              <w:rPr>
                <w:rFonts w:ascii="宋体" w:eastAsia="宋体" w:hAnsi="宋体" w:hint="eastAsia"/>
                <w:sz w:val="24"/>
                <w:szCs w:val="48"/>
              </w:rPr>
            </w:pPr>
            <w:r>
              <w:rPr>
                <w:rFonts w:ascii="宋体" w:eastAsia="宋体" w:hAnsi="宋体" w:hint="eastAsia"/>
                <w:sz w:val="24"/>
                <w:szCs w:val="48"/>
              </w:rPr>
              <w:t>单  位</w:t>
            </w:r>
          </w:p>
        </w:tc>
        <w:tc>
          <w:tcPr>
            <w:tcW w:w="7661" w:type="dxa"/>
            <w:gridSpan w:val="10"/>
            <w:tcBorders>
              <w:bottom w:val="single" w:sz="4" w:space="0" w:color="auto"/>
            </w:tcBorders>
            <w:vAlign w:val="center"/>
          </w:tcPr>
          <w:p w14:paraId="2504AADF" w14:textId="77777777" w:rsidR="007F28A1" w:rsidRDefault="007F28A1">
            <w:pPr>
              <w:rPr>
                <w:rFonts w:ascii="宋体" w:eastAsia="宋体" w:hAnsi="宋体" w:hint="eastAsia"/>
                <w:sz w:val="24"/>
                <w:szCs w:val="48"/>
              </w:rPr>
            </w:pPr>
            <w:r>
              <w:rPr>
                <w:rFonts w:ascii="宋体" w:eastAsia="宋体" w:hAnsi="宋体" w:hint="eastAsia"/>
                <w:sz w:val="24"/>
                <w:szCs w:val="48"/>
              </w:rPr>
              <w:t xml:space="preserve">          省          市          县（区）</w:t>
            </w:r>
          </w:p>
        </w:tc>
      </w:tr>
      <w:tr w:rsidR="007F28A1" w14:paraId="1EBC3ACD" w14:textId="77777777">
        <w:tblPrEx>
          <w:tblCellMar>
            <w:top w:w="0" w:type="dxa"/>
            <w:bottom w:w="0" w:type="dxa"/>
          </w:tblCellMar>
        </w:tblPrEx>
        <w:trPr>
          <w:cantSplit/>
          <w:trHeight w:val="567"/>
        </w:trPr>
        <w:tc>
          <w:tcPr>
            <w:tcW w:w="1200" w:type="dxa"/>
            <w:tcBorders>
              <w:bottom w:val="single" w:sz="4" w:space="0" w:color="auto"/>
            </w:tcBorders>
            <w:vAlign w:val="center"/>
          </w:tcPr>
          <w:p w14:paraId="30317706" w14:textId="77777777" w:rsidR="007F28A1" w:rsidRDefault="007F28A1">
            <w:pPr>
              <w:jc w:val="center"/>
              <w:rPr>
                <w:rFonts w:ascii="宋体" w:eastAsia="宋体" w:hAnsi="宋体" w:hint="eastAsia"/>
                <w:sz w:val="24"/>
                <w:szCs w:val="48"/>
              </w:rPr>
            </w:pPr>
            <w:r>
              <w:rPr>
                <w:rFonts w:ascii="宋体" w:eastAsia="宋体" w:hAnsi="宋体" w:hint="eastAsia"/>
                <w:sz w:val="24"/>
                <w:szCs w:val="48"/>
              </w:rPr>
              <w:t>鉴定机构</w:t>
            </w:r>
          </w:p>
        </w:tc>
        <w:tc>
          <w:tcPr>
            <w:tcW w:w="7661" w:type="dxa"/>
            <w:gridSpan w:val="10"/>
            <w:tcBorders>
              <w:bottom w:val="single" w:sz="4" w:space="0" w:color="auto"/>
            </w:tcBorders>
            <w:vAlign w:val="center"/>
          </w:tcPr>
          <w:p w14:paraId="74AFFE50" w14:textId="77777777" w:rsidR="007F28A1" w:rsidRDefault="007F28A1">
            <w:pPr>
              <w:rPr>
                <w:rFonts w:ascii="宋体" w:eastAsia="宋体" w:hAnsi="宋体" w:hint="eastAsia"/>
                <w:sz w:val="24"/>
                <w:szCs w:val="48"/>
              </w:rPr>
            </w:pPr>
            <w:r>
              <w:rPr>
                <w:rFonts w:ascii="宋体" w:eastAsia="宋体" w:hAnsi="宋体" w:hint="eastAsia"/>
                <w:sz w:val="24"/>
                <w:szCs w:val="48"/>
              </w:rPr>
              <w:t xml:space="preserve">          省          市          县（区）</w:t>
            </w:r>
          </w:p>
        </w:tc>
      </w:tr>
      <w:tr w:rsidR="007F28A1" w14:paraId="5264B9DA" w14:textId="77777777">
        <w:tblPrEx>
          <w:tblCellMar>
            <w:top w:w="0" w:type="dxa"/>
            <w:bottom w:w="0" w:type="dxa"/>
          </w:tblCellMar>
        </w:tblPrEx>
        <w:trPr>
          <w:cantSplit/>
          <w:trHeight w:val="567"/>
        </w:trPr>
        <w:tc>
          <w:tcPr>
            <w:tcW w:w="1200" w:type="dxa"/>
            <w:tcBorders>
              <w:bottom w:val="single" w:sz="4" w:space="0" w:color="auto"/>
            </w:tcBorders>
            <w:vAlign w:val="center"/>
          </w:tcPr>
          <w:p w14:paraId="36288824" w14:textId="77777777" w:rsidR="007F28A1" w:rsidRDefault="007F28A1">
            <w:pPr>
              <w:jc w:val="center"/>
              <w:rPr>
                <w:rFonts w:ascii="宋体" w:eastAsia="宋体" w:hAnsi="宋体" w:hint="eastAsia"/>
                <w:sz w:val="24"/>
                <w:szCs w:val="48"/>
              </w:rPr>
            </w:pPr>
            <w:r>
              <w:rPr>
                <w:rFonts w:ascii="宋体" w:eastAsia="宋体" w:hAnsi="宋体" w:hint="eastAsia"/>
                <w:sz w:val="24"/>
                <w:szCs w:val="48"/>
              </w:rPr>
              <w:t>技术职称</w:t>
            </w:r>
          </w:p>
        </w:tc>
        <w:tc>
          <w:tcPr>
            <w:tcW w:w="1500" w:type="dxa"/>
            <w:tcBorders>
              <w:bottom w:val="single" w:sz="4" w:space="0" w:color="auto"/>
            </w:tcBorders>
            <w:vAlign w:val="center"/>
          </w:tcPr>
          <w:p w14:paraId="4BFB935C" w14:textId="77777777" w:rsidR="007F28A1" w:rsidRDefault="007F28A1">
            <w:pPr>
              <w:rPr>
                <w:rFonts w:ascii="宋体" w:eastAsia="宋体" w:hAnsi="宋体" w:hint="eastAsia"/>
                <w:sz w:val="24"/>
                <w:szCs w:val="48"/>
              </w:rPr>
            </w:pPr>
          </w:p>
        </w:tc>
        <w:tc>
          <w:tcPr>
            <w:tcW w:w="1301" w:type="dxa"/>
            <w:gridSpan w:val="3"/>
            <w:tcBorders>
              <w:bottom w:val="single" w:sz="4" w:space="0" w:color="auto"/>
            </w:tcBorders>
            <w:vAlign w:val="center"/>
          </w:tcPr>
          <w:p w14:paraId="0D5118CD" w14:textId="77777777" w:rsidR="007F28A1" w:rsidRDefault="007F28A1">
            <w:pPr>
              <w:rPr>
                <w:rFonts w:ascii="宋体" w:eastAsia="宋体" w:hAnsi="宋体" w:hint="eastAsia"/>
                <w:sz w:val="24"/>
                <w:szCs w:val="48"/>
              </w:rPr>
            </w:pPr>
            <w:r>
              <w:rPr>
                <w:rFonts w:ascii="宋体" w:eastAsia="宋体" w:hAnsi="宋体" w:hint="eastAsia"/>
                <w:sz w:val="24"/>
                <w:szCs w:val="48"/>
              </w:rPr>
              <w:t>执业资格</w:t>
            </w:r>
          </w:p>
        </w:tc>
        <w:tc>
          <w:tcPr>
            <w:tcW w:w="1680" w:type="dxa"/>
            <w:gridSpan w:val="2"/>
            <w:tcBorders>
              <w:bottom w:val="single" w:sz="4" w:space="0" w:color="auto"/>
            </w:tcBorders>
            <w:vAlign w:val="center"/>
          </w:tcPr>
          <w:p w14:paraId="7B3124EB" w14:textId="77777777" w:rsidR="007F28A1" w:rsidRDefault="007F28A1">
            <w:pPr>
              <w:rPr>
                <w:rFonts w:ascii="宋体" w:eastAsia="宋体" w:hAnsi="宋体" w:hint="eastAsia"/>
                <w:sz w:val="24"/>
                <w:szCs w:val="48"/>
              </w:rPr>
            </w:pPr>
          </w:p>
        </w:tc>
        <w:tc>
          <w:tcPr>
            <w:tcW w:w="1180" w:type="dxa"/>
            <w:gridSpan w:val="3"/>
            <w:tcBorders>
              <w:bottom w:val="single" w:sz="4" w:space="0" w:color="auto"/>
            </w:tcBorders>
            <w:vAlign w:val="center"/>
          </w:tcPr>
          <w:p w14:paraId="27625145" w14:textId="77777777" w:rsidR="007F28A1" w:rsidRDefault="007F28A1">
            <w:pPr>
              <w:rPr>
                <w:rFonts w:ascii="宋体" w:eastAsia="宋体" w:hAnsi="宋体" w:hint="eastAsia"/>
                <w:sz w:val="24"/>
                <w:szCs w:val="48"/>
              </w:rPr>
            </w:pPr>
            <w:r>
              <w:rPr>
                <w:rFonts w:ascii="宋体" w:eastAsia="宋体" w:hAnsi="宋体" w:hint="eastAsia"/>
                <w:sz w:val="24"/>
                <w:szCs w:val="48"/>
              </w:rPr>
              <w:t>行政职务</w:t>
            </w:r>
          </w:p>
        </w:tc>
        <w:tc>
          <w:tcPr>
            <w:tcW w:w="2000" w:type="dxa"/>
            <w:tcBorders>
              <w:bottom w:val="single" w:sz="4" w:space="0" w:color="auto"/>
            </w:tcBorders>
            <w:vAlign w:val="center"/>
          </w:tcPr>
          <w:p w14:paraId="01D48E53" w14:textId="77777777" w:rsidR="007F28A1" w:rsidRDefault="007F28A1">
            <w:pPr>
              <w:rPr>
                <w:rFonts w:ascii="宋体" w:eastAsia="宋体" w:hAnsi="宋体" w:hint="eastAsia"/>
                <w:sz w:val="24"/>
                <w:szCs w:val="48"/>
              </w:rPr>
            </w:pPr>
          </w:p>
        </w:tc>
      </w:tr>
      <w:tr w:rsidR="007F28A1" w14:paraId="65596BEA" w14:textId="77777777">
        <w:tblPrEx>
          <w:tblCellMar>
            <w:top w:w="0" w:type="dxa"/>
            <w:bottom w:w="0" w:type="dxa"/>
          </w:tblCellMar>
        </w:tblPrEx>
        <w:trPr>
          <w:cantSplit/>
          <w:trHeight w:val="567"/>
        </w:trPr>
        <w:tc>
          <w:tcPr>
            <w:tcW w:w="1200" w:type="dxa"/>
            <w:tcBorders>
              <w:bottom w:val="single" w:sz="4" w:space="0" w:color="auto"/>
            </w:tcBorders>
            <w:vAlign w:val="center"/>
          </w:tcPr>
          <w:p w14:paraId="7D3AC6C5" w14:textId="77777777" w:rsidR="007F28A1" w:rsidRDefault="007F28A1">
            <w:pPr>
              <w:jc w:val="center"/>
              <w:rPr>
                <w:rFonts w:ascii="宋体" w:eastAsia="宋体" w:hAnsi="宋体" w:hint="eastAsia"/>
                <w:sz w:val="24"/>
                <w:szCs w:val="48"/>
              </w:rPr>
            </w:pPr>
            <w:r>
              <w:rPr>
                <w:rFonts w:ascii="宋体" w:eastAsia="宋体" w:hAnsi="宋体" w:hint="eastAsia"/>
                <w:sz w:val="24"/>
                <w:szCs w:val="48"/>
              </w:rPr>
              <w:t>毕业院校</w:t>
            </w:r>
          </w:p>
        </w:tc>
        <w:tc>
          <w:tcPr>
            <w:tcW w:w="4481" w:type="dxa"/>
            <w:gridSpan w:val="6"/>
            <w:tcBorders>
              <w:bottom w:val="single" w:sz="4" w:space="0" w:color="auto"/>
            </w:tcBorders>
            <w:vAlign w:val="center"/>
          </w:tcPr>
          <w:p w14:paraId="52E87DF5" w14:textId="77777777" w:rsidR="007F28A1" w:rsidRDefault="007F28A1">
            <w:pPr>
              <w:rPr>
                <w:rFonts w:ascii="宋体" w:eastAsia="宋体" w:hAnsi="宋体" w:hint="eastAsia"/>
                <w:sz w:val="24"/>
                <w:szCs w:val="48"/>
              </w:rPr>
            </w:pPr>
          </w:p>
        </w:tc>
        <w:tc>
          <w:tcPr>
            <w:tcW w:w="1180" w:type="dxa"/>
            <w:gridSpan w:val="3"/>
            <w:tcBorders>
              <w:bottom w:val="single" w:sz="4" w:space="0" w:color="auto"/>
            </w:tcBorders>
            <w:vAlign w:val="center"/>
          </w:tcPr>
          <w:p w14:paraId="3C350CBA" w14:textId="77777777" w:rsidR="007F28A1" w:rsidRDefault="007F28A1">
            <w:pPr>
              <w:rPr>
                <w:rFonts w:ascii="宋体" w:eastAsia="宋体" w:hAnsi="宋体" w:hint="eastAsia"/>
                <w:sz w:val="24"/>
                <w:szCs w:val="48"/>
              </w:rPr>
            </w:pPr>
            <w:r>
              <w:rPr>
                <w:rFonts w:ascii="宋体" w:eastAsia="宋体" w:hAnsi="宋体" w:hint="eastAsia"/>
                <w:sz w:val="24"/>
                <w:szCs w:val="48"/>
              </w:rPr>
              <w:t>毕业时间</w:t>
            </w:r>
          </w:p>
        </w:tc>
        <w:tc>
          <w:tcPr>
            <w:tcW w:w="2000" w:type="dxa"/>
            <w:tcBorders>
              <w:bottom w:val="single" w:sz="4" w:space="0" w:color="auto"/>
            </w:tcBorders>
            <w:vAlign w:val="center"/>
          </w:tcPr>
          <w:p w14:paraId="5A36048D" w14:textId="77777777" w:rsidR="007F28A1" w:rsidRDefault="007F28A1">
            <w:pPr>
              <w:rPr>
                <w:rFonts w:ascii="宋体" w:eastAsia="宋体" w:hAnsi="宋体" w:hint="eastAsia"/>
                <w:sz w:val="24"/>
                <w:szCs w:val="48"/>
              </w:rPr>
            </w:pPr>
            <w:r>
              <w:rPr>
                <w:rFonts w:ascii="宋体" w:eastAsia="宋体" w:hAnsi="宋体" w:hint="eastAsia"/>
                <w:sz w:val="24"/>
                <w:szCs w:val="48"/>
              </w:rPr>
              <w:t xml:space="preserve">      年    月</w:t>
            </w:r>
          </w:p>
        </w:tc>
      </w:tr>
      <w:tr w:rsidR="007F28A1" w14:paraId="0AD08CD3" w14:textId="77777777">
        <w:tblPrEx>
          <w:tblCellMar>
            <w:top w:w="0" w:type="dxa"/>
            <w:bottom w:w="0" w:type="dxa"/>
          </w:tblCellMar>
        </w:tblPrEx>
        <w:trPr>
          <w:cantSplit/>
          <w:trHeight w:val="567"/>
        </w:trPr>
        <w:tc>
          <w:tcPr>
            <w:tcW w:w="1200" w:type="dxa"/>
            <w:tcBorders>
              <w:bottom w:val="single" w:sz="4" w:space="0" w:color="auto"/>
            </w:tcBorders>
            <w:vAlign w:val="center"/>
          </w:tcPr>
          <w:p w14:paraId="328DCFEB" w14:textId="77777777" w:rsidR="007F28A1" w:rsidRDefault="007F28A1">
            <w:pPr>
              <w:jc w:val="center"/>
              <w:rPr>
                <w:rFonts w:ascii="宋体" w:eastAsia="宋体" w:hAnsi="宋体" w:hint="eastAsia"/>
                <w:sz w:val="24"/>
                <w:szCs w:val="48"/>
              </w:rPr>
            </w:pPr>
            <w:r>
              <w:rPr>
                <w:rFonts w:ascii="宋体" w:eastAsia="宋体" w:hAnsi="宋体" w:hint="eastAsia"/>
                <w:sz w:val="24"/>
                <w:szCs w:val="48"/>
              </w:rPr>
              <w:t>专    业</w:t>
            </w:r>
          </w:p>
        </w:tc>
        <w:tc>
          <w:tcPr>
            <w:tcW w:w="4481" w:type="dxa"/>
            <w:gridSpan w:val="6"/>
            <w:tcBorders>
              <w:bottom w:val="single" w:sz="4" w:space="0" w:color="auto"/>
            </w:tcBorders>
            <w:vAlign w:val="center"/>
          </w:tcPr>
          <w:p w14:paraId="056E3108" w14:textId="77777777" w:rsidR="007F28A1" w:rsidRDefault="007F28A1">
            <w:pPr>
              <w:rPr>
                <w:rFonts w:ascii="宋体" w:eastAsia="宋体" w:hAnsi="宋体" w:hint="eastAsia"/>
                <w:sz w:val="24"/>
                <w:szCs w:val="48"/>
              </w:rPr>
            </w:pPr>
          </w:p>
        </w:tc>
        <w:tc>
          <w:tcPr>
            <w:tcW w:w="1180" w:type="dxa"/>
            <w:gridSpan w:val="3"/>
            <w:tcBorders>
              <w:bottom w:val="single" w:sz="4" w:space="0" w:color="auto"/>
            </w:tcBorders>
            <w:vAlign w:val="center"/>
          </w:tcPr>
          <w:p w14:paraId="6F5BBE65" w14:textId="77777777" w:rsidR="007F28A1" w:rsidRDefault="007F28A1">
            <w:pPr>
              <w:jc w:val="center"/>
              <w:rPr>
                <w:rFonts w:ascii="宋体" w:eastAsia="宋体" w:hAnsi="宋体" w:hint="eastAsia"/>
                <w:sz w:val="24"/>
                <w:szCs w:val="48"/>
              </w:rPr>
            </w:pPr>
            <w:r>
              <w:rPr>
                <w:rFonts w:ascii="宋体" w:eastAsia="宋体" w:hAnsi="宋体" w:hint="eastAsia"/>
                <w:sz w:val="24"/>
                <w:szCs w:val="48"/>
              </w:rPr>
              <w:t>学  位</w:t>
            </w:r>
          </w:p>
        </w:tc>
        <w:tc>
          <w:tcPr>
            <w:tcW w:w="2000" w:type="dxa"/>
            <w:tcBorders>
              <w:bottom w:val="single" w:sz="4" w:space="0" w:color="auto"/>
            </w:tcBorders>
            <w:vAlign w:val="center"/>
          </w:tcPr>
          <w:p w14:paraId="2DA41544" w14:textId="77777777" w:rsidR="007F28A1" w:rsidRDefault="007F28A1">
            <w:pPr>
              <w:rPr>
                <w:rFonts w:ascii="宋体" w:eastAsia="宋体" w:hAnsi="宋体" w:hint="eastAsia"/>
                <w:sz w:val="24"/>
                <w:szCs w:val="48"/>
              </w:rPr>
            </w:pPr>
          </w:p>
        </w:tc>
      </w:tr>
      <w:tr w:rsidR="007F28A1" w14:paraId="7C80FACE" w14:textId="77777777">
        <w:tblPrEx>
          <w:tblCellMar>
            <w:top w:w="0" w:type="dxa"/>
            <w:bottom w:w="0" w:type="dxa"/>
          </w:tblCellMar>
        </w:tblPrEx>
        <w:trPr>
          <w:cantSplit/>
          <w:trHeight w:val="567"/>
        </w:trPr>
        <w:tc>
          <w:tcPr>
            <w:tcW w:w="1200" w:type="dxa"/>
            <w:tcBorders>
              <w:bottom w:val="single" w:sz="4" w:space="0" w:color="auto"/>
            </w:tcBorders>
            <w:vAlign w:val="center"/>
          </w:tcPr>
          <w:p w14:paraId="7DB73A30" w14:textId="77777777" w:rsidR="007F28A1" w:rsidRDefault="007F28A1">
            <w:pPr>
              <w:jc w:val="center"/>
              <w:rPr>
                <w:rFonts w:ascii="宋体" w:eastAsia="宋体" w:hAnsi="宋体" w:hint="eastAsia"/>
                <w:sz w:val="24"/>
                <w:szCs w:val="48"/>
              </w:rPr>
            </w:pPr>
            <w:r>
              <w:rPr>
                <w:rFonts w:ascii="宋体" w:eastAsia="宋体" w:hAnsi="宋体" w:hint="eastAsia"/>
                <w:sz w:val="24"/>
                <w:szCs w:val="48"/>
              </w:rPr>
              <w:t>联系电话</w:t>
            </w:r>
          </w:p>
        </w:tc>
        <w:tc>
          <w:tcPr>
            <w:tcW w:w="3658" w:type="dxa"/>
            <w:gridSpan w:val="5"/>
            <w:tcBorders>
              <w:bottom w:val="single" w:sz="4" w:space="0" w:color="auto"/>
            </w:tcBorders>
            <w:vAlign w:val="center"/>
          </w:tcPr>
          <w:p w14:paraId="794044D6" w14:textId="77777777" w:rsidR="007F28A1" w:rsidRDefault="007F28A1">
            <w:pPr>
              <w:rPr>
                <w:rFonts w:ascii="宋体" w:eastAsia="宋体" w:hAnsi="宋体" w:hint="eastAsia"/>
                <w:sz w:val="24"/>
                <w:szCs w:val="48"/>
              </w:rPr>
            </w:pPr>
          </w:p>
        </w:tc>
        <w:tc>
          <w:tcPr>
            <w:tcW w:w="2003" w:type="dxa"/>
            <w:gridSpan w:val="4"/>
            <w:tcBorders>
              <w:bottom w:val="single" w:sz="4" w:space="0" w:color="auto"/>
            </w:tcBorders>
            <w:vAlign w:val="center"/>
          </w:tcPr>
          <w:p w14:paraId="319DBA42" w14:textId="77777777" w:rsidR="007F28A1" w:rsidRDefault="007F28A1">
            <w:pPr>
              <w:rPr>
                <w:rFonts w:ascii="宋体" w:eastAsia="宋体" w:hAnsi="宋体" w:hint="eastAsia"/>
                <w:sz w:val="24"/>
                <w:szCs w:val="48"/>
              </w:rPr>
            </w:pPr>
            <w:r>
              <w:rPr>
                <w:rFonts w:ascii="宋体" w:eastAsia="宋体" w:hAnsi="宋体" w:hint="eastAsia"/>
                <w:sz w:val="24"/>
                <w:szCs w:val="48"/>
              </w:rPr>
              <w:t>本专业工作时间</w:t>
            </w:r>
          </w:p>
        </w:tc>
        <w:tc>
          <w:tcPr>
            <w:tcW w:w="2000" w:type="dxa"/>
            <w:tcBorders>
              <w:bottom w:val="single" w:sz="4" w:space="0" w:color="auto"/>
            </w:tcBorders>
            <w:vAlign w:val="center"/>
          </w:tcPr>
          <w:p w14:paraId="0AFF3AD7" w14:textId="77777777" w:rsidR="007F28A1" w:rsidRDefault="007F28A1">
            <w:pPr>
              <w:rPr>
                <w:rFonts w:ascii="宋体" w:eastAsia="宋体" w:hAnsi="宋体" w:hint="eastAsia"/>
                <w:sz w:val="24"/>
                <w:szCs w:val="48"/>
              </w:rPr>
            </w:pPr>
            <w:r>
              <w:rPr>
                <w:rFonts w:ascii="宋体" w:eastAsia="宋体" w:hAnsi="宋体" w:hint="eastAsia"/>
                <w:sz w:val="24"/>
                <w:szCs w:val="48"/>
              </w:rPr>
              <w:t xml:space="preserve">      年    月</w:t>
            </w:r>
          </w:p>
        </w:tc>
      </w:tr>
      <w:tr w:rsidR="007F28A1" w14:paraId="4B11A78B" w14:textId="77777777">
        <w:tblPrEx>
          <w:tblCellMar>
            <w:top w:w="0" w:type="dxa"/>
            <w:bottom w:w="0" w:type="dxa"/>
          </w:tblCellMar>
        </w:tblPrEx>
        <w:trPr>
          <w:cantSplit/>
          <w:trHeight w:val="2630"/>
        </w:trPr>
        <w:tc>
          <w:tcPr>
            <w:tcW w:w="8861" w:type="dxa"/>
            <w:gridSpan w:val="11"/>
            <w:vAlign w:val="center"/>
          </w:tcPr>
          <w:p w14:paraId="7B22B395" w14:textId="77777777" w:rsidR="007F28A1" w:rsidRDefault="007F28A1">
            <w:pPr>
              <w:widowControl/>
              <w:rPr>
                <w:rFonts w:ascii="宋体" w:eastAsia="宋体" w:hAnsi="宋体" w:cs="宋体" w:hint="eastAsia"/>
                <w:kern w:val="0"/>
                <w:sz w:val="24"/>
                <w:szCs w:val="28"/>
              </w:rPr>
            </w:pPr>
            <w:r>
              <w:rPr>
                <w:rFonts w:ascii="宋体" w:eastAsia="宋体" w:hAnsi="宋体" w:cs="宋体" w:hint="eastAsia"/>
                <w:kern w:val="0"/>
                <w:sz w:val="24"/>
                <w:szCs w:val="28"/>
              </w:rPr>
              <w:t>原鉴定业务类别（括号内填写“</w:t>
            </w:r>
            <w:r>
              <w:rPr>
                <w:rFonts w:ascii="宋体" w:eastAsia="宋体" w:hAnsi="宋体" w:cs="宋体"/>
                <w:kern w:val="0"/>
                <w:sz w:val="24"/>
                <w:szCs w:val="28"/>
              </w:rPr>
              <w:t>√”）</w:t>
            </w:r>
            <w:r>
              <w:rPr>
                <w:rFonts w:ascii="宋体" w:eastAsia="宋体" w:hAnsi="宋体" w:cs="宋体" w:hint="eastAsia"/>
                <w:kern w:val="0"/>
                <w:sz w:val="24"/>
                <w:szCs w:val="28"/>
              </w:rPr>
              <w:t>：</w:t>
            </w:r>
          </w:p>
          <w:p w14:paraId="7D5059FB" w14:textId="77777777" w:rsidR="007F28A1" w:rsidRDefault="007F28A1">
            <w:pPr>
              <w:widowControl/>
              <w:rPr>
                <w:rFonts w:ascii="宋体" w:eastAsia="宋体" w:hAnsi="宋体" w:cs="宋体" w:hint="eastAsia"/>
                <w:kern w:val="0"/>
                <w:sz w:val="24"/>
                <w:szCs w:val="28"/>
              </w:rPr>
            </w:pPr>
            <w:r>
              <w:rPr>
                <w:rFonts w:ascii="宋体" w:eastAsia="宋体" w:hAnsi="宋体" w:cs="宋体"/>
                <w:kern w:val="0"/>
                <w:sz w:val="24"/>
                <w:szCs w:val="28"/>
              </w:rPr>
              <w:t xml:space="preserve">A 法 医 类 [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A1法医病理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A2 法医临床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A3 法医精神病</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0E98DFF5" w14:textId="77777777" w:rsidR="007F28A1" w:rsidRDefault="007F28A1">
            <w:pPr>
              <w:widowControl/>
              <w:ind w:leftChars="640" w:left="2142" w:hangingChars="39" w:hanging="94"/>
              <w:rPr>
                <w:rFonts w:ascii="宋体" w:eastAsia="宋体" w:hAnsi="宋体" w:cs="宋体" w:hint="eastAsia"/>
                <w:kern w:val="0"/>
                <w:sz w:val="24"/>
                <w:szCs w:val="28"/>
              </w:rPr>
            </w:pPr>
            <w:r>
              <w:rPr>
                <w:rFonts w:ascii="宋体" w:eastAsia="宋体" w:hAnsi="宋体" w:cs="宋体" w:hint="eastAsia"/>
                <w:kern w:val="0"/>
                <w:sz w:val="24"/>
                <w:szCs w:val="28"/>
              </w:rPr>
              <w:t xml:space="preserve">A4法医物证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A5 法医毒物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19D47187" w14:textId="77777777" w:rsidR="007F28A1" w:rsidRDefault="007F28A1">
            <w:pPr>
              <w:widowControl/>
              <w:rPr>
                <w:rFonts w:ascii="宋体" w:eastAsia="宋体" w:hAnsi="宋体" w:cs="宋体" w:hint="eastAsia"/>
                <w:kern w:val="0"/>
                <w:sz w:val="24"/>
                <w:szCs w:val="28"/>
              </w:rPr>
            </w:pPr>
            <w:r>
              <w:rPr>
                <w:rFonts w:ascii="宋体" w:eastAsia="宋体" w:hAnsi="宋体" w:cs="宋体"/>
                <w:kern w:val="0"/>
                <w:sz w:val="24"/>
                <w:szCs w:val="28"/>
              </w:rPr>
              <w:t xml:space="preserve">B </w:t>
            </w:r>
            <w:r>
              <w:rPr>
                <w:rFonts w:ascii="宋体" w:eastAsia="宋体" w:hAnsi="宋体" w:cs="宋体" w:hint="eastAsia"/>
                <w:kern w:val="0"/>
                <w:sz w:val="24"/>
                <w:szCs w:val="28"/>
              </w:rPr>
              <w:t xml:space="preserve">物 证 类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B1</w:t>
            </w:r>
            <w:r>
              <w:rPr>
                <w:rFonts w:ascii="宋体" w:eastAsia="宋体" w:hAnsi="宋体" w:cs="宋体"/>
                <w:kern w:val="0"/>
                <w:sz w:val="24"/>
                <w:szCs w:val="28"/>
              </w:rPr>
              <w:t>文件检验</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B2</w:t>
            </w:r>
            <w:r>
              <w:rPr>
                <w:rFonts w:ascii="宋体" w:eastAsia="宋体" w:hAnsi="宋体" w:cs="宋体"/>
                <w:kern w:val="0"/>
                <w:sz w:val="24"/>
                <w:szCs w:val="28"/>
              </w:rPr>
              <w:t xml:space="preserve"> 痕迹检验 [ </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B3</w:t>
            </w:r>
            <w:r>
              <w:rPr>
                <w:rFonts w:ascii="宋体" w:eastAsia="宋体" w:hAnsi="宋体" w:cs="宋体"/>
                <w:kern w:val="0"/>
                <w:sz w:val="24"/>
                <w:szCs w:val="28"/>
              </w:rPr>
              <w:t xml:space="preserve"> </w:t>
            </w:r>
            <w:r>
              <w:rPr>
                <w:rFonts w:ascii="宋体" w:eastAsia="宋体" w:hAnsi="宋体" w:cs="宋体" w:hint="eastAsia"/>
                <w:kern w:val="0"/>
                <w:sz w:val="24"/>
                <w:szCs w:val="28"/>
              </w:rPr>
              <w:t>理化检验</w:t>
            </w:r>
            <w:r>
              <w:rPr>
                <w:rFonts w:ascii="宋体" w:eastAsia="宋体" w:hAnsi="宋体" w:cs="宋体"/>
                <w:kern w:val="0"/>
                <w:sz w:val="24"/>
                <w:szCs w:val="28"/>
              </w:rPr>
              <w:t xml:space="preserve"> [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06141260" w14:textId="77777777" w:rsidR="007F28A1" w:rsidRDefault="007F28A1">
            <w:pPr>
              <w:rPr>
                <w:rFonts w:ascii="宋体" w:eastAsia="宋体" w:hAnsi="宋体" w:cs="宋体" w:hint="eastAsia"/>
                <w:kern w:val="0"/>
                <w:sz w:val="24"/>
                <w:szCs w:val="28"/>
              </w:rPr>
            </w:pPr>
            <w:r>
              <w:rPr>
                <w:rFonts w:ascii="宋体" w:eastAsia="宋体" w:hAnsi="宋体" w:cs="宋体" w:hint="eastAsia"/>
                <w:kern w:val="0"/>
                <w:sz w:val="24"/>
                <w:szCs w:val="28"/>
              </w:rPr>
              <w:t>C</w:t>
            </w:r>
            <w:r>
              <w:rPr>
                <w:rFonts w:ascii="宋体" w:eastAsia="宋体" w:hAnsi="宋体" w:cs="宋体"/>
                <w:kern w:val="0"/>
                <w:sz w:val="24"/>
                <w:szCs w:val="28"/>
              </w:rPr>
              <w:t xml:space="preserve"> 声像资料 [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D 司法会计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E</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心理测试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tc>
      </w:tr>
      <w:tr w:rsidR="007F28A1" w14:paraId="04AB3012" w14:textId="77777777">
        <w:tblPrEx>
          <w:tblCellMar>
            <w:top w:w="0" w:type="dxa"/>
            <w:bottom w:w="0" w:type="dxa"/>
          </w:tblCellMar>
        </w:tblPrEx>
        <w:trPr>
          <w:cantSplit/>
          <w:trHeight w:val="2630"/>
        </w:trPr>
        <w:tc>
          <w:tcPr>
            <w:tcW w:w="8861" w:type="dxa"/>
            <w:gridSpan w:val="11"/>
          </w:tcPr>
          <w:p w14:paraId="7F5561F3" w14:textId="77777777" w:rsidR="007F28A1" w:rsidRDefault="007F28A1">
            <w:pPr>
              <w:widowControl/>
              <w:spacing w:line="400" w:lineRule="exact"/>
              <w:ind w:leftChars="-33" w:left="2" w:hangingChars="45" w:hanging="108"/>
              <w:rPr>
                <w:rFonts w:ascii="宋体" w:eastAsia="宋体" w:hAnsi="宋体" w:cs="宋体" w:hint="eastAsia"/>
                <w:kern w:val="0"/>
                <w:sz w:val="24"/>
                <w:szCs w:val="28"/>
              </w:rPr>
            </w:pPr>
            <w:r>
              <w:rPr>
                <w:rFonts w:ascii="宋体" w:eastAsia="宋体" w:hAnsi="宋体" w:cs="宋体" w:hint="eastAsia"/>
                <w:kern w:val="0"/>
                <w:sz w:val="24"/>
                <w:szCs w:val="28"/>
              </w:rPr>
              <w:t>申请变更后的鉴定业务类别（括号内填写“</w:t>
            </w:r>
            <w:r>
              <w:rPr>
                <w:rFonts w:ascii="宋体" w:eastAsia="宋体" w:hAnsi="宋体" w:cs="宋体"/>
                <w:kern w:val="0"/>
                <w:sz w:val="24"/>
                <w:szCs w:val="28"/>
              </w:rPr>
              <w:t>√”</w:t>
            </w:r>
            <w:r>
              <w:rPr>
                <w:rFonts w:ascii="宋体" w:eastAsia="宋体" w:hAnsi="宋体" w:cs="宋体" w:hint="eastAsia"/>
                <w:kern w:val="0"/>
                <w:sz w:val="24"/>
                <w:szCs w:val="28"/>
              </w:rPr>
              <w:t>）</w:t>
            </w:r>
          </w:p>
          <w:p w14:paraId="099B9B0C" w14:textId="77777777" w:rsidR="007F28A1" w:rsidRDefault="007F28A1">
            <w:pPr>
              <w:widowControl/>
              <w:rPr>
                <w:rFonts w:ascii="宋体" w:eastAsia="宋体" w:hAnsi="宋体" w:cs="宋体" w:hint="eastAsia"/>
                <w:kern w:val="0"/>
                <w:sz w:val="24"/>
                <w:szCs w:val="28"/>
              </w:rPr>
            </w:pPr>
            <w:r>
              <w:rPr>
                <w:rFonts w:ascii="宋体" w:eastAsia="宋体" w:hAnsi="宋体" w:cs="宋体"/>
                <w:kern w:val="0"/>
                <w:sz w:val="24"/>
                <w:szCs w:val="28"/>
              </w:rPr>
              <w:t xml:space="preserve">A 法 医 类 [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A1法医病理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A2 法医临床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A3 法医精神病</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3197C0E6" w14:textId="77777777" w:rsidR="007F28A1" w:rsidRDefault="007F28A1">
            <w:pPr>
              <w:widowControl/>
              <w:ind w:leftChars="640" w:left="2142" w:hangingChars="39" w:hanging="94"/>
              <w:rPr>
                <w:rFonts w:ascii="宋体" w:eastAsia="宋体" w:hAnsi="宋体" w:cs="宋体" w:hint="eastAsia"/>
                <w:kern w:val="0"/>
                <w:sz w:val="24"/>
                <w:szCs w:val="28"/>
              </w:rPr>
            </w:pPr>
            <w:r>
              <w:rPr>
                <w:rFonts w:ascii="宋体" w:eastAsia="宋体" w:hAnsi="宋体" w:cs="宋体" w:hint="eastAsia"/>
                <w:kern w:val="0"/>
                <w:sz w:val="24"/>
                <w:szCs w:val="28"/>
              </w:rPr>
              <w:t xml:space="preserve">A4法医物证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A5 法医毒物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25D01178" w14:textId="77777777" w:rsidR="007F28A1" w:rsidRDefault="007F28A1">
            <w:pPr>
              <w:widowControl/>
              <w:rPr>
                <w:rFonts w:ascii="宋体" w:eastAsia="宋体" w:hAnsi="宋体" w:cs="宋体" w:hint="eastAsia"/>
                <w:kern w:val="0"/>
                <w:sz w:val="24"/>
                <w:szCs w:val="28"/>
              </w:rPr>
            </w:pPr>
            <w:r>
              <w:rPr>
                <w:rFonts w:ascii="宋体" w:eastAsia="宋体" w:hAnsi="宋体" w:cs="宋体"/>
                <w:kern w:val="0"/>
                <w:sz w:val="24"/>
                <w:szCs w:val="28"/>
              </w:rPr>
              <w:t xml:space="preserve">B </w:t>
            </w:r>
            <w:r>
              <w:rPr>
                <w:rFonts w:ascii="宋体" w:eastAsia="宋体" w:hAnsi="宋体" w:cs="宋体" w:hint="eastAsia"/>
                <w:kern w:val="0"/>
                <w:sz w:val="24"/>
                <w:szCs w:val="28"/>
              </w:rPr>
              <w:t xml:space="preserve">物 证 类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B1</w:t>
            </w:r>
            <w:r>
              <w:rPr>
                <w:rFonts w:ascii="宋体" w:eastAsia="宋体" w:hAnsi="宋体" w:cs="宋体"/>
                <w:kern w:val="0"/>
                <w:sz w:val="24"/>
                <w:szCs w:val="28"/>
              </w:rPr>
              <w:t>文件检验</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B2</w:t>
            </w:r>
            <w:r>
              <w:rPr>
                <w:rFonts w:ascii="宋体" w:eastAsia="宋体" w:hAnsi="宋体" w:cs="宋体"/>
                <w:kern w:val="0"/>
                <w:sz w:val="24"/>
                <w:szCs w:val="28"/>
              </w:rPr>
              <w:t xml:space="preserve"> 痕迹检验 [ </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B3</w:t>
            </w:r>
            <w:r>
              <w:rPr>
                <w:rFonts w:ascii="宋体" w:eastAsia="宋体" w:hAnsi="宋体" w:cs="宋体"/>
                <w:kern w:val="0"/>
                <w:sz w:val="24"/>
                <w:szCs w:val="28"/>
              </w:rPr>
              <w:t xml:space="preserve"> </w:t>
            </w:r>
            <w:r>
              <w:rPr>
                <w:rFonts w:ascii="宋体" w:eastAsia="宋体" w:hAnsi="宋体" w:cs="宋体" w:hint="eastAsia"/>
                <w:kern w:val="0"/>
                <w:sz w:val="24"/>
                <w:szCs w:val="28"/>
              </w:rPr>
              <w:t>理化检验</w:t>
            </w:r>
            <w:r>
              <w:rPr>
                <w:rFonts w:ascii="宋体" w:eastAsia="宋体" w:hAnsi="宋体" w:cs="宋体"/>
                <w:kern w:val="0"/>
                <w:sz w:val="24"/>
                <w:szCs w:val="28"/>
              </w:rPr>
              <w:t xml:space="preserve"> [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3A3B013C" w14:textId="77777777" w:rsidR="007F28A1" w:rsidRDefault="007F28A1">
            <w:pPr>
              <w:widowControl/>
              <w:spacing w:line="400" w:lineRule="exact"/>
              <w:ind w:leftChars="1" w:left="3"/>
              <w:rPr>
                <w:rFonts w:ascii="宋体" w:eastAsia="宋体" w:hAnsi="宋体" w:cs="宋体" w:hint="eastAsia"/>
                <w:kern w:val="0"/>
                <w:sz w:val="24"/>
                <w:szCs w:val="28"/>
              </w:rPr>
            </w:pPr>
            <w:r>
              <w:rPr>
                <w:rFonts w:ascii="宋体" w:eastAsia="宋体" w:hAnsi="宋体" w:cs="宋体" w:hint="eastAsia"/>
                <w:kern w:val="0"/>
                <w:sz w:val="24"/>
                <w:szCs w:val="28"/>
              </w:rPr>
              <w:t>C</w:t>
            </w:r>
            <w:r>
              <w:rPr>
                <w:rFonts w:ascii="宋体" w:eastAsia="宋体" w:hAnsi="宋体" w:cs="宋体"/>
                <w:kern w:val="0"/>
                <w:sz w:val="24"/>
                <w:szCs w:val="28"/>
              </w:rPr>
              <w:t xml:space="preserve"> 声像资料 [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D 司法会计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E</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心理测试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tc>
      </w:tr>
      <w:tr w:rsidR="007F28A1" w14:paraId="13F2FC87" w14:textId="77777777">
        <w:tblPrEx>
          <w:tblCellMar>
            <w:top w:w="0" w:type="dxa"/>
            <w:bottom w:w="0" w:type="dxa"/>
          </w:tblCellMar>
        </w:tblPrEx>
        <w:trPr>
          <w:cantSplit/>
          <w:trHeight w:val="454"/>
        </w:trPr>
        <w:tc>
          <w:tcPr>
            <w:tcW w:w="8861" w:type="dxa"/>
            <w:gridSpan w:val="11"/>
          </w:tcPr>
          <w:p w14:paraId="365FCAC7" w14:textId="77777777" w:rsidR="007F28A1" w:rsidRDefault="007F28A1">
            <w:pPr>
              <w:widowControl/>
              <w:spacing w:line="400" w:lineRule="exact"/>
              <w:ind w:leftChars="-33" w:left="2" w:hangingChars="45" w:hanging="108"/>
              <w:jc w:val="center"/>
              <w:rPr>
                <w:rFonts w:ascii="宋体" w:eastAsia="宋体" w:hAnsi="宋体" w:cs="宋体" w:hint="eastAsia"/>
                <w:kern w:val="0"/>
                <w:sz w:val="24"/>
                <w:szCs w:val="28"/>
              </w:rPr>
            </w:pPr>
            <w:r>
              <w:rPr>
                <w:rFonts w:ascii="宋体" w:eastAsia="宋体" w:hAnsi="宋体" w:cs="宋体" w:hint="eastAsia"/>
                <w:kern w:val="0"/>
                <w:sz w:val="24"/>
                <w:szCs w:val="28"/>
              </w:rPr>
              <w:t>其他申请变更的事项</w:t>
            </w:r>
          </w:p>
        </w:tc>
      </w:tr>
      <w:tr w:rsidR="007F28A1" w14:paraId="2412928F" w14:textId="77777777">
        <w:tblPrEx>
          <w:tblCellMar>
            <w:top w:w="0" w:type="dxa"/>
            <w:bottom w:w="0" w:type="dxa"/>
          </w:tblCellMar>
        </w:tblPrEx>
        <w:trPr>
          <w:cantSplit/>
          <w:trHeight w:val="454"/>
        </w:trPr>
        <w:tc>
          <w:tcPr>
            <w:tcW w:w="2953" w:type="dxa"/>
            <w:gridSpan w:val="3"/>
          </w:tcPr>
          <w:p w14:paraId="6BCE7E6A" w14:textId="77777777" w:rsidR="007F28A1" w:rsidRDefault="007F28A1">
            <w:pPr>
              <w:widowControl/>
              <w:spacing w:line="400" w:lineRule="exact"/>
              <w:ind w:leftChars="-33" w:left="2" w:hangingChars="45" w:hanging="108"/>
              <w:jc w:val="center"/>
              <w:rPr>
                <w:rFonts w:ascii="宋体" w:eastAsia="宋体" w:hAnsi="宋体" w:cs="宋体" w:hint="eastAsia"/>
                <w:kern w:val="0"/>
                <w:sz w:val="24"/>
                <w:szCs w:val="28"/>
              </w:rPr>
            </w:pPr>
            <w:r>
              <w:rPr>
                <w:rFonts w:ascii="宋体" w:eastAsia="宋体" w:hAnsi="宋体" w:cs="宋体" w:hint="eastAsia"/>
                <w:kern w:val="0"/>
                <w:sz w:val="24"/>
                <w:szCs w:val="28"/>
              </w:rPr>
              <w:t>变更前</w:t>
            </w:r>
          </w:p>
        </w:tc>
        <w:tc>
          <w:tcPr>
            <w:tcW w:w="2954" w:type="dxa"/>
            <w:gridSpan w:val="5"/>
          </w:tcPr>
          <w:p w14:paraId="6BD48B43" w14:textId="77777777" w:rsidR="007F28A1" w:rsidRDefault="007F28A1">
            <w:pPr>
              <w:widowControl/>
              <w:spacing w:line="400" w:lineRule="exact"/>
              <w:ind w:leftChars="-33" w:left="2" w:hangingChars="45" w:hanging="108"/>
              <w:jc w:val="center"/>
              <w:rPr>
                <w:rFonts w:ascii="宋体" w:eastAsia="宋体" w:hAnsi="宋体" w:cs="宋体" w:hint="eastAsia"/>
                <w:kern w:val="0"/>
                <w:sz w:val="24"/>
                <w:szCs w:val="28"/>
              </w:rPr>
            </w:pPr>
            <w:r>
              <w:rPr>
                <w:rFonts w:ascii="宋体" w:eastAsia="宋体" w:hAnsi="宋体" w:cs="宋体" w:hint="eastAsia"/>
                <w:kern w:val="0"/>
                <w:sz w:val="24"/>
                <w:szCs w:val="28"/>
              </w:rPr>
              <w:t>变更后</w:t>
            </w:r>
          </w:p>
        </w:tc>
        <w:tc>
          <w:tcPr>
            <w:tcW w:w="2954" w:type="dxa"/>
            <w:gridSpan w:val="3"/>
          </w:tcPr>
          <w:p w14:paraId="53EF72C3" w14:textId="77777777" w:rsidR="007F28A1" w:rsidRDefault="007F28A1">
            <w:pPr>
              <w:widowControl/>
              <w:spacing w:line="400" w:lineRule="exact"/>
              <w:ind w:leftChars="-33" w:left="2" w:hangingChars="45" w:hanging="108"/>
              <w:jc w:val="center"/>
              <w:rPr>
                <w:rFonts w:ascii="宋体" w:eastAsia="宋体" w:hAnsi="宋体" w:cs="宋体" w:hint="eastAsia"/>
                <w:kern w:val="0"/>
                <w:sz w:val="24"/>
                <w:szCs w:val="28"/>
              </w:rPr>
            </w:pPr>
            <w:r>
              <w:rPr>
                <w:rFonts w:ascii="宋体" w:eastAsia="宋体" w:hAnsi="宋体" w:cs="宋体" w:hint="eastAsia"/>
                <w:kern w:val="0"/>
                <w:sz w:val="24"/>
                <w:szCs w:val="28"/>
              </w:rPr>
              <w:t>变更原因</w:t>
            </w:r>
          </w:p>
        </w:tc>
      </w:tr>
      <w:tr w:rsidR="007F28A1" w14:paraId="4FCEA25F" w14:textId="77777777">
        <w:tblPrEx>
          <w:tblCellMar>
            <w:top w:w="0" w:type="dxa"/>
            <w:bottom w:w="0" w:type="dxa"/>
          </w:tblCellMar>
        </w:tblPrEx>
        <w:trPr>
          <w:cantSplit/>
          <w:trHeight w:val="454"/>
        </w:trPr>
        <w:tc>
          <w:tcPr>
            <w:tcW w:w="2953" w:type="dxa"/>
            <w:gridSpan w:val="3"/>
          </w:tcPr>
          <w:p w14:paraId="778D4B1E" w14:textId="77777777" w:rsidR="007F28A1" w:rsidRDefault="007F28A1">
            <w:pPr>
              <w:widowControl/>
              <w:spacing w:line="400" w:lineRule="exact"/>
              <w:ind w:leftChars="-33" w:left="2" w:hangingChars="45" w:hanging="108"/>
              <w:jc w:val="center"/>
              <w:rPr>
                <w:rFonts w:ascii="宋体" w:eastAsia="宋体" w:hAnsi="宋体" w:cs="宋体" w:hint="eastAsia"/>
                <w:kern w:val="0"/>
                <w:sz w:val="24"/>
                <w:szCs w:val="28"/>
              </w:rPr>
            </w:pPr>
          </w:p>
        </w:tc>
        <w:tc>
          <w:tcPr>
            <w:tcW w:w="2954" w:type="dxa"/>
            <w:gridSpan w:val="5"/>
          </w:tcPr>
          <w:p w14:paraId="0287AF92" w14:textId="77777777" w:rsidR="007F28A1" w:rsidRDefault="007F28A1">
            <w:pPr>
              <w:widowControl/>
              <w:spacing w:line="400" w:lineRule="exact"/>
              <w:ind w:leftChars="-33" w:left="2" w:hangingChars="45" w:hanging="108"/>
              <w:jc w:val="center"/>
              <w:rPr>
                <w:rFonts w:ascii="宋体" w:eastAsia="宋体" w:hAnsi="宋体" w:cs="宋体" w:hint="eastAsia"/>
                <w:kern w:val="0"/>
                <w:sz w:val="24"/>
                <w:szCs w:val="28"/>
              </w:rPr>
            </w:pPr>
          </w:p>
        </w:tc>
        <w:tc>
          <w:tcPr>
            <w:tcW w:w="2954" w:type="dxa"/>
            <w:gridSpan w:val="3"/>
          </w:tcPr>
          <w:p w14:paraId="2A671648" w14:textId="77777777" w:rsidR="007F28A1" w:rsidRDefault="007F28A1">
            <w:pPr>
              <w:widowControl/>
              <w:spacing w:line="400" w:lineRule="exact"/>
              <w:ind w:leftChars="-33" w:left="2" w:hangingChars="45" w:hanging="108"/>
              <w:jc w:val="center"/>
              <w:rPr>
                <w:rFonts w:ascii="宋体" w:eastAsia="宋体" w:hAnsi="宋体" w:cs="宋体" w:hint="eastAsia"/>
                <w:kern w:val="0"/>
                <w:sz w:val="24"/>
                <w:szCs w:val="28"/>
              </w:rPr>
            </w:pPr>
          </w:p>
        </w:tc>
      </w:tr>
      <w:tr w:rsidR="007F28A1" w14:paraId="283C8BFA" w14:textId="77777777">
        <w:tblPrEx>
          <w:tblCellMar>
            <w:top w:w="0" w:type="dxa"/>
            <w:bottom w:w="0" w:type="dxa"/>
          </w:tblCellMar>
        </w:tblPrEx>
        <w:trPr>
          <w:cantSplit/>
          <w:trHeight w:val="454"/>
        </w:trPr>
        <w:tc>
          <w:tcPr>
            <w:tcW w:w="2953" w:type="dxa"/>
            <w:gridSpan w:val="3"/>
          </w:tcPr>
          <w:p w14:paraId="4537FBAA" w14:textId="77777777" w:rsidR="007F28A1" w:rsidRDefault="007F28A1">
            <w:pPr>
              <w:widowControl/>
              <w:spacing w:line="400" w:lineRule="exact"/>
              <w:ind w:leftChars="-33" w:left="2" w:hangingChars="45" w:hanging="108"/>
              <w:jc w:val="center"/>
              <w:rPr>
                <w:rFonts w:ascii="宋体" w:eastAsia="宋体" w:hAnsi="宋体" w:cs="宋体" w:hint="eastAsia"/>
                <w:kern w:val="0"/>
                <w:sz w:val="24"/>
                <w:szCs w:val="28"/>
              </w:rPr>
            </w:pPr>
          </w:p>
        </w:tc>
        <w:tc>
          <w:tcPr>
            <w:tcW w:w="2954" w:type="dxa"/>
            <w:gridSpan w:val="5"/>
          </w:tcPr>
          <w:p w14:paraId="0FBE8AD8" w14:textId="77777777" w:rsidR="007F28A1" w:rsidRDefault="007F28A1">
            <w:pPr>
              <w:widowControl/>
              <w:spacing w:line="400" w:lineRule="exact"/>
              <w:ind w:leftChars="-33" w:left="2" w:hangingChars="45" w:hanging="108"/>
              <w:jc w:val="center"/>
              <w:rPr>
                <w:rFonts w:ascii="宋体" w:eastAsia="宋体" w:hAnsi="宋体" w:cs="宋体" w:hint="eastAsia"/>
                <w:kern w:val="0"/>
                <w:sz w:val="24"/>
                <w:szCs w:val="28"/>
              </w:rPr>
            </w:pPr>
          </w:p>
        </w:tc>
        <w:tc>
          <w:tcPr>
            <w:tcW w:w="2954" w:type="dxa"/>
            <w:gridSpan w:val="3"/>
          </w:tcPr>
          <w:p w14:paraId="1BE12B08" w14:textId="77777777" w:rsidR="007F28A1" w:rsidRDefault="007F28A1">
            <w:pPr>
              <w:widowControl/>
              <w:spacing w:line="400" w:lineRule="exact"/>
              <w:ind w:leftChars="-33" w:left="2" w:hangingChars="45" w:hanging="108"/>
              <w:jc w:val="center"/>
              <w:rPr>
                <w:rFonts w:ascii="宋体" w:eastAsia="宋体" w:hAnsi="宋体" w:cs="宋体" w:hint="eastAsia"/>
                <w:kern w:val="0"/>
                <w:sz w:val="24"/>
                <w:szCs w:val="28"/>
              </w:rPr>
            </w:pPr>
          </w:p>
        </w:tc>
      </w:tr>
      <w:tr w:rsidR="007F28A1" w14:paraId="27F1AA2E" w14:textId="77777777">
        <w:tblPrEx>
          <w:tblCellMar>
            <w:top w:w="0" w:type="dxa"/>
            <w:bottom w:w="0" w:type="dxa"/>
          </w:tblCellMar>
        </w:tblPrEx>
        <w:trPr>
          <w:cantSplit/>
          <w:trHeight w:val="454"/>
        </w:trPr>
        <w:tc>
          <w:tcPr>
            <w:tcW w:w="2953" w:type="dxa"/>
            <w:gridSpan w:val="3"/>
          </w:tcPr>
          <w:p w14:paraId="35D2C6E5" w14:textId="77777777" w:rsidR="007F28A1" w:rsidRDefault="007F28A1">
            <w:pPr>
              <w:widowControl/>
              <w:spacing w:line="400" w:lineRule="exact"/>
              <w:ind w:leftChars="-33" w:left="2" w:hangingChars="45" w:hanging="108"/>
              <w:jc w:val="center"/>
              <w:rPr>
                <w:rFonts w:ascii="宋体" w:eastAsia="宋体" w:hAnsi="宋体" w:cs="宋体" w:hint="eastAsia"/>
                <w:kern w:val="0"/>
                <w:sz w:val="24"/>
                <w:szCs w:val="28"/>
              </w:rPr>
            </w:pPr>
          </w:p>
        </w:tc>
        <w:tc>
          <w:tcPr>
            <w:tcW w:w="2954" w:type="dxa"/>
            <w:gridSpan w:val="5"/>
          </w:tcPr>
          <w:p w14:paraId="72250732" w14:textId="77777777" w:rsidR="007F28A1" w:rsidRDefault="007F28A1">
            <w:pPr>
              <w:widowControl/>
              <w:spacing w:line="400" w:lineRule="exact"/>
              <w:ind w:leftChars="-33" w:left="2" w:hangingChars="45" w:hanging="108"/>
              <w:jc w:val="center"/>
              <w:rPr>
                <w:rFonts w:ascii="宋体" w:eastAsia="宋体" w:hAnsi="宋体" w:cs="宋体" w:hint="eastAsia"/>
                <w:kern w:val="0"/>
                <w:sz w:val="24"/>
                <w:szCs w:val="28"/>
              </w:rPr>
            </w:pPr>
          </w:p>
        </w:tc>
        <w:tc>
          <w:tcPr>
            <w:tcW w:w="2954" w:type="dxa"/>
            <w:gridSpan w:val="3"/>
          </w:tcPr>
          <w:p w14:paraId="1191F85C" w14:textId="77777777" w:rsidR="007F28A1" w:rsidRDefault="007F28A1">
            <w:pPr>
              <w:widowControl/>
              <w:spacing w:line="400" w:lineRule="exact"/>
              <w:ind w:leftChars="-33" w:left="2" w:hangingChars="45" w:hanging="108"/>
              <w:jc w:val="center"/>
              <w:rPr>
                <w:rFonts w:ascii="宋体" w:eastAsia="宋体" w:hAnsi="宋体" w:cs="宋体" w:hint="eastAsia"/>
                <w:kern w:val="0"/>
                <w:sz w:val="24"/>
                <w:szCs w:val="28"/>
              </w:rPr>
            </w:pPr>
          </w:p>
        </w:tc>
      </w:tr>
      <w:tr w:rsidR="007F28A1" w14:paraId="69A93536" w14:textId="77777777">
        <w:tblPrEx>
          <w:tblCellMar>
            <w:top w:w="0" w:type="dxa"/>
            <w:bottom w:w="0" w:type="dxa"/>
          </w:tblCellMar>
        </w:tblPrEx>
        <w:trPr>
          <w:cantSplit/>
          <w:trHeight w:val="454"/>
        </w:trPr>
        <w:tc>
          <w:tcPr>
            <w:tcW w:w="2953" w:type="dxa"/>
            <w:gridSpan w:val="3"/>
          </w:tcPr>
          <w:p w14:paraId="7D1A687F" w14:textId="77777777" w:rsidR="007F28A1" w:rsidRDefault="007F28A1">
            <w:pPr>
              <w:widowControl/>
              <w:spacing w:line="400" w:lineRule="exact"/>
              <w:ind w:leftChars="-33" w:left="2" w:hangingChars="45" w:hanging="108"/>
              <w:jc w:val="center"/>
              <w:rPr>
                <w:rFonts w:ascii="宋体" w:eastAsia="宋体" w:hAnsi="宋体" w:cs="宋体" w:hint="eastAsia"/>
                <w:kern w:val="0"/>
                <w:sz w:val="24"/>
                <w:szCs w:val="28"/>
              </w:rPr>
            </w:pPr>
          </w:p>
        </w:tc>
        <w:tc>
          <w:tcPr>
            <w:tcW w:w="2954" w:type="dxa"/>
            <w:gridSpan w:val="5"/>
          </w:tcPr>
          <w:p w14:paraId="7927BC68" w14:textId="77777777" w:rsidR="007F28A1" w:rsidRDefault="007F28A1">
            <w:pPr>
              <w:widowControl/>
              <w:spacing w:line="400" w:lineRule="exact"/>
              <w:ind w:leftChars="-33" w:left="2" w:hangingChars="45" w:hanging="108"/>
              <w:jc w:val="center"/>
              <w:rPr>
                <w:rFonts w:ascii="宋体" w:eastAsia="宋体" w:hAnsi="宋体" w:cs="宋体" w:hint="eastAsia"/>
                <w:kern w:val="0"/>
                <w:sz w:val="24"/>
                <w:szCs w:val="28"/>
              </w:rPr>
            </w:pPr>
          </w:p>
        </w:tc>
        <w:tc>
          <w:tcPr>
            <w:tcW w:w="2954" w:type="dxa"/>
            <w:gridSpan w:val="3"/>
          </w:tcPr>
          <w:p w14:paraId="0473CDC2" w14:textId="77777777" w:rsidR="007F28A1" w:rsidRDefault="007F28A1">
            <w:pPr>
              <w:widowControl/>
              <w:spacing w:line="400" w:lineRule="exact"/>
              <w:ind w:leftChars="-33" w:left="2" w:hangingChars="45" w:hanging="108"/>
              <w:jc w:val="center"/>
              <w:rPr>
                <w:rFonts w:ascii="宋体" w:eastAsia="宋体" w:hAnsi="宋体" w:cs="宋体" w:hint="eastAsia"/>
                <w:kern w:val="0"/>
                <w:sz w:val="24"/>
                <w:szCs w:val="28"/>
              </w:rPr>
            </w:pPr>
          </w:p>
        </w:tc>
      </w:tr>
    </w:tbl>
    <w:p w14:paraId="1B6B3921" w14:textId="77777777" w:rsidR="007F28A1" w:rsidRDefault="007F28A1">
      <w:pPr>
        <w:spacing w:line="240" w:lineRule="exact"/>
        <w:rPr>
          <w:rFonts w:eastAsia="宋体" w:hint="eastAsia"/>
          <w:sz w:val="44"/>
        </w:rPr>
      </w:pPr>
    </w:p>
    <w:tbl>
      <w:tblPr>
        <w:tblW w:w="88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0"/>
        <w:gridCol w:w="3223"/>
        <w:gridCol w:w="4558"/>
      </w:tblGrid>
      <w:tr w:rsidR="007F28A1" w14:paraId="56A78215" w14:textId="77777777">
        <w:tblPrEx>
          <w:tblCellMar>
            <w:top w:w="0" w:type="dxa"/>
            <w:bottom w:w="0" w:type="dxa"/>
          </w:tblCellMar>
        </w:tblPrEx>
        <w:trPr>
          <w:trHeight w:val="2630"/>
        </w:trPr>
        <w:tc>
          <w:tcPr>
            <w:tcW w:w="1080" w:type="dxa"/>
            <w:vAlign w:val="center"/>
          </w:tcPr>
          <w:p w14:paraId="7B7B58AA" w14:textId="77777777" w:rsidR="007F28A1" w:rsidRDefault="007F28A1">
            <w:pPr>
              <w:widowControl/>
              <w:jc w:val="center"/>
              <w:rPr>
                <w:rFonts w:ascii="宋体" w:eastAsia="宋体" w:hAnsi="宋体" w:cs="宋体" w:hint="eastAsia"/>
                <w:kern w:val="0"/>
                <w:sz w:val="24"/>
                <w:szCs w:val="28"/>
              </w:rPr>
            </w:pPr>
            <w:r>
              <w:rPr>
                <w:rFonts w:ascii="宋体" w:eastAsia="宋体" w:hAnsi="宋体" w:cs="宋体" w:hint="eastAsia"/>
                <w:kern w:val="0"/>
                <w:sz w:val="24"/>
                <w:szCs w:val="28"/>
              </w:rPr>
              <w:t>专业培训情况</w:t>
            </w:r>
          </w:p>
        </w:tc>
        <w:tc>
          <w:tcPr>
            <w:tcW w:w="7781" w:type="dxa"/>
            <w:gridSpan w:val="2"/>
          </w:tcPr>
          <w:p w14:paraId="46055C02" w14:textId="77777777" w:rsidR="007F28A1" w:rsidRDefault="007F28A1">
            <w:pPr>
              <w:widowControl/>
              <w:jc w:val="left"/>
              <w:rPr>
                <w:rFonts w:ascii="宋体" w:eastAsia="宋体" w:hAnsi="宋体" w:cs="宋体" w:hint="eastAsia"/>
                <w:kern w:val="0"/>
                <w:sz w:val="24"/>
                <w:szCs w:val="28"/>
              </w:rPr>
            </w:pPr>
          </w:p>
        </w:tc>
      </w:tr>
      <w:tr w:rsidR="007F28A1" w14:paraId="25AE0006" w14:textId="77777777">
        <w:tblPrEx>
          <w:tblCellMar>
            <w:top w:w="0" w:type="dxa"/>
            <w:bottom w:w="0" w:type="dxa"/>
          </w:tblCellMar>
          <w:tblLook w:val="00BF" w:firstRow="1" w:lastRow="0" w:firstColumn="1" w:lastColumn="0" w:noHBand="0" w:noVBand="0"/>
        </w:tblPrEx>
        <w:trPr>
          <w:trHeight w:val="1704"/>
        </w:trPr>
        <w:tc>
          <w:tcPr>
            <w:tcW w:w="1080" w:type="dxa"/>
            <w:vAlign w:val="center"/>
          </w:tcPr>
          <w:p w14:paraId="733632CC" w14:textId="77777777" w:rsidR="007F28A1" w:rsidRDefault="007F28A1">
            <w:pPr>
              <w:widowControl/>
              <w:jc w:val="center"/>
              <w:rPr>
                <w:rFonts w:ascii="宋体" w:eastAsia="宋体" w:hAnsi="宋体" w:cs="宋体" w:hint="eastAsia"/>
                <w:kern w:val="0"/>
                <w:sz w:val="24"/>
                <w:szCs w:val="28"/>
              </w:rPr>
            </w:pPr>
            <w:r>
              <w:rPr>
                <w:rFonts w:ascii="宋体" w:eastAsia="宋体" w:hAnsi="宋体" w:cs="宋体" w:hint="eastAsia"/>
                <w:kern w:val="0"/>
                <w:sz w:val="24"/>
                <w:szCs w:val="28"/>
              </w:rPr>
              <w:t>专业</w:t>
            </w:r>
          </w:p>
          <w:p w14:paraId="0147ADC8" w14:textId="77777777" w:rsidR="007F28A1" w:rsidRDefault="007F28A1">
            <w:pPr>
              <w:widowControl/>
              <w:jc w:val="center"/>
              <w:rPr>
                <w:rFonts w:ascii="宋体" w:eastAsia="宋体" w:hAnsi="宋体" w:cs="宋体" w:hint="eastAsia"/>
                <w:kern w:val="0"/>
                <w:sz w:val="24"/>
                <w:szCs w:val="28"/>
              </w:rPr>
            </w:pPr>
            <w:r>
              <w:rPr>
                <w:rFonts w:ascii="宋体" w:eastAsia="宋体" w:hAnsi="宋体" w:cs="宋体" w:hint="eastAsia"/>
                <w:kern w:val="0"/>
                <w:sz w:val="24"/>
                <w:szCs w:val="28"/>
              </w:rPr>
              <w:t>工作</w:t>
            </w:r>
          </w:p>
          <w:p w14:paraId="35E273E6" w14:textId="77777777" w:rsidR="007F28A1" w:rsidRDefault="007F28A1">
            <w:pPr>
              <w:widowControl/>
              <w:jc w:val="center"/>
              <w:rPr>
                <w:rFonts w:ascii="宋体" w:eastAsia="宋体" w:hAnsi="宋体" w:cs="宋体" w:hint="eastAsia"/>
                <w:kern w:val="0"/>
                <w:sz w:val="24"/>
                <w:szCs w:val="28"/>
              </w:rPr>
            </w:pPr>
            <w:r>
              <w:rPr>
                <w:rFonts w:ascii="宋体" w:eastAsia="宋体" w:hAnsi="宋体" w:cs="宋体" w:hint="eastAsia"/>
                <w:kern w:val="0"/>
                <w:sz w:val="24"/>
                <w:szCs w:val="28"/>
              </w:rPr>
              <w:t>学术</w:t>
            </w:r>
          </w:p>
          <w:p w14:paraId="4B8518C5" w14:textId="77777777" w:rsidR="007F28A1" w:rsidRDefault="007F28A1">
            <w:pPr>
              <w:widowControl/>
              <w:jc w:val="center"/>
              <w:rPr>
                <w:rFonts w:ascii="宋体" w:eastAsia="宋体" w:hAnsi="宋体" w:cs="宋体" w:hint="eastAsia"/>
                <w:kern w:val="0"/>
                <w:sz w:val="24"/>
                <w:szCs w:val="28"/>
              </w:rPr>
            </w:pPr>
            <w:r>
              <w:rPr>
                <w:rFonts w:ascii="宋体" w:eastAsia="宋体" w:hAnsi="宋体" w:cs="宋体" w:hint="eastAsia"/>
                <w:kern w:val="0"/>
                <w:sz w:val="24"/>
                <w:szCs w:val="28"/>
              </w:rPr>
              <w:t>论文</w:t>
            </w:r>
          </w:p>
          <w:p w14:paraId="4C14172E" w14:textId="77777777" w:rsidR="007F28A1" w:rsidRDefault="007F28A1">
            <w:pPr>
              <w:widowControl/>
              <w:jc w:val="center"/>
              <w:rPr>
                <w:rFonts w:ascii="宋体" w:eastAsia="宋体" w:hAnsi="宋体" w:cs="宋体" w:hint="eastAsia"/>
                <w:kern w:val="0"/>
                <w:sz w:val="24"/>
                <w:szCs w:val="28"/>
              </w:rPr>
            </w:pPr>
            <w:r>
              <w:rPr>
                <w:rFonts w:ascii="宋体" w:eastAsia="宋体" w:hAnsi="宋体" w:cs="宋体" w:hint="eastAsia"/>
                <w:kern w:val="0"/>
                <w:sz w:val="24"/>
                <w:szCs w:val="28"/>
              </w:rPr>
              <w:t>著作</w:t>
            </w:r>
          </w:p>
          <w:p w14:paraId="39CA22D7" w14:textId="77777777" w:rsidR="007F28A1" w:rsidRDefault="007F28A1">
            <w:pPr>
              <w:widowControl/>
              <w:jc w:val="center"/>
              <w:rPr>
                <w:rFonts w:ascii="宋体" w:eastAsia="宋体" w:hAnsi="宋体" w:cs="宋体"/>
                <w:kern w:val="0"/>
                <w:sz w:val="24"/>
                <w:szCs w:val="28"/>
              </w:rPr>
            </w:pPr>
            <w:r>
              <w:rPr>
                <w:rFonts w:ascii="宋体" w:eastAsia="宋体" w:hAnsi="宋体" w:cs="宋体" w:hint="eastAsia"/>
                <w:kern w:val="0"/>
                <w:sz w:val="24"/>
                <w:szCs w:val="28"/>
              </w:rPr>
              <w:t>情况</w:t>
            </w:r>
          </w:p>
        </w:tc>
        <w:tc>
          <w:tcPr>
            <w:tcW w:w="7781" w:type="dxa"/>
            <w:gridSpan w:val="2"/>
          </w:tcPr>
          <w:p w14:paraId="1AA777DC" w14:textId="77777777" w:rsidR="007F28A1" w:rsidRDefault="007F28A1">
            <w:pPr>
              <w:widowControl/>
              <w:jc w:val="left"/>
              <w:rPr>
                <w:rFonts w:ascii="宋体" w:eastAsia="宋体" w:hAnsi="宋体" w:cs="宋体"/>
                <w:kern w:val="0"/>
                <w:sz w:val="24"/>
                <w:szCs w:val="28"/>
              </w:rPr>
            </w:pPr>
          </w:p>
        </w:tc>
      </w:tr>
      <w:tr w:rsidR="007F28A1" w14:paraId="68B4BAF3" w14:textId="77777777">
        <w:tblPrEx>
          <w:tblCellMar>
            <w:top w:w="0" w:type="dxa"/>
            <w:bottom w:w="0" w:type="dxa"/>
          </w:tblCellMar>
          <w:tblLook w:val="00BF" w:firstRow="1" w:lastRow="0" w:firstColumn="1" w:lastColumn="0" w:noHBand="0" w:noVBand="0"/>
        </w:tblPrEx>
        <w:trPr>
          <w:trHeight w:val="3021"/>
        </w:trPr>
        <w:tc>
          <w:tcPr>
            <w:tcW w:w="4303" w:type="dxa"/>
            <w:gridSpan w:val="2"/>
          </w:tcPr>
          <w:p w14:paraId="1F43BC80" w14:textId="77777777" w:rsidR="007F28A1" w:rsidRDefault="007F28A1">
            <w:pPr>
              <w:widowControl/>
              <w:spacing w:line="400" w:lineRule="exact"/>
              <w:rPr>
                <w:rFonts w:ascii="宋体" w:eastAsia="宋体" w:hAnsi="宋体" w:cs="宋体" w:hint="eastAsia"/>
                <w:kern w:val="0"/>
                <w:sz w:val="24"/>
                <w:szCs w:val="28"/>
              </w:rPr>
            </w:pPr>
            <w:r>
              <w:rPr>
                <w:rFonts w:ascii="宋体" w:eastAsia="宋体" w:hAnsi="宋体" w:cs="宋体" w:hint="eastAsia"/>
                <w:kern w:val="0"/>
                <w:sz w:val="24"/>
                <w:szCs w:val="28"/>
              </w:rPr>
              <w:t>所在单位意见:</w:t>
            </w:r>
          </w:p>
          <w:p w14:paraId="04A33792" w14:textId="77777777" w:rsidR="007F28A1" w:rsidRDefault="007F28A1">
            <w:pPr>
              <w:widowControl/>
              <w:spacing w:line="240" w:lineRule="exact"/>
              <w:rPr>
                <w:rFonts w:ascii="宋体" w:eastAsia="宋体" w:hAnsi="宋体" w:cs="宋体" w:hint="eastAsia"/>
                <w:kern w:val="0"/>
                <w:sz w:val="24"/>
                <w:szCs w:val="28"/>
              </w:rPr>
            </w:pPr>
          </w:p>
          <w:p w14:paraId="049790F1" w14:textId="77777777" w:rsidR="007F28A1" w:rsidRDefault="007F28A1">
            <w:pPr>
              <w:widowControl/>
              <w:spacing w:line="240" w:lineRule="exact"/>
              <w:rPr>
                <w:rFonts w:ascii="宋体" w:eastAsia="宋体" w:hAnsi="宋体" w:cs="宋体" w:hint="eastAsia"/>
                <w:kern w:val="0"/>
                <w:sz w:val="24"/>
                <w:szCs w:val="28"/>
              </w:rPr>
            </w:pPr>
          </w:p>
          <w:p w14:paraId="45A02A2B" w14:textId="77777777" w:rsidR="007F28A1" w:rsidRDefault="007F28A1">
            <w:pPr>
              <w:widowControl/>
              <w:spacing w:line="240" w:lineRule="exact"/>
              <w:rPr>
                <w:rFonts w:ascii="宋体" w:eastAsia="宋体" w:hAnsi="宋体" w:cs="宋体" w:hint="eastAsia"/>
                <w:kern w:val="0"/>
                <w:sz w:val="24"/>
                <w:szCs w:val="28"/>
              </w:rPr>
            </w:pPr>
            <w:r>
              <w:rPr>
                <w:rFonts w:ascii="宋体" w:eastAsia="宋体" w:hAnsi="宋体" w:cs="宋体" w:hint="eastAsia"/>
                <w:kern w:val="0"/>
                <w:sz w:val="24"/>
                <w:szCs w:val="28"/>
              </w:rPr>
              <w:t xml:space="preserve">        </w:t>
            </w:r>
          </w:p>
          <w:p w14:paraId="2C7E8B70" w14:textId="77777777" w:rsidR="007F28A1" w:rsidRDefault="007F28A1">
            <w:pPr>
              <w:widowControl/>
              <w:spacing w:line="240" w:lineRule="exact"/>
              <w:rPr>
                <w:rFonts w:ascii="宋体" w:eastAsia="宋体" w:hAnsi="宋体" w:cs="宋体" w:hint="eastAsia"/>
                <w:kern w:val="0"/>
                <w:sz w:val="24"/>
                <w:szCs w:val="28"/>
              </w:rPr>
            </w:pPr>
          </w:p>
          <w:p w14:paraId="0DB81D09" w14:textId="77777777" w:rsidR="007F28A1" w:rsidRDefault="007F28A1">
            <w:pPr>
              <w:widowControl/>
              <w:spacing w:line="240" w:lineRule="exact"/>
              <w:rPr>
                <w:rFonts w:ascii="宋体" w:eastAsia="宋体" w:hAnsi="宋体" w:cs="宋体" w:hint="eastAsia"/>
                <w:kern w:val="0"/>
                <w:sz w:val="24"/>
                <w:szCs w:val="28"/>
              </w:rPr>
            </w:pPr>
          </w:p>
          <w:p w14:paraId="6B3E9179" w14:textId="77777777" w:rsidR="007F28A1" w:rsidRDefault="007F28A1">
            <w:pPr>
              <w:widowControl/>
              <w:spacing w:line="240" w:lineRule="exact"/>
              <w:rPr>
                <w:rFonts w:ascii="宋体" w:eastAsia="宋体" w:hAnsi="宋体" w:cs="宋体" w:hint="eastAsia"/>
                <w:kern w:val="0"/>
                <w:sz w:val="24"/>
                <w:szCs w:val="28"/>
              </w:rPr>
            </w:pPr>
          </w:p>
          <w:p w14:paraId="5A5FB96E" w14:textId="77777777" w:rsidR="007F28A1" w:rsidRDefault="007F28A1">
            <w:pPr>
              <w:widowControl/>
              <w:spacing w:line="240" w:lineRule="exact"/>
              <w:rPr>
                <w:rFonts w:ascii="宋体" w:eastAsia="宋体" w:hAnsi="宋体" w:cs="宋体" w:hint="eastAsia"/>
                <w:kern w:val="0"/>
                <w:sz w:val="24"/>
                <w:szCs w:val="28"/>
              </w:rPr>
            </w:pPr>
          </w:p>
          <w:p w14:paraId="25598F26" w14:textId="77777777" w:rsidR="007F28A1" w:rsidRDefault="007F28A1">
            <w:pPr>
              <w:widowControl/>
              <w:spacing w:line="400" w:lineRule="exact"/>
              <w:rPr>
                <w:rFonts w:ascii="宋体" w:eastAsia="宋体" w:hAnsi="宋体" w:cs="宋体" w:hint="eastAsia"/>
                <w:kern w:val="0"/>
                <w:sz w:val="24"/>
                <w:szCs w:val="28"/>
              </w:rPr>
            </w:pPr>
            <w:r>
              <w:rPr>
                <w:rFonts w:ascii="宋体" w:eastAsia="宋体" w:hAnsi="宋体" w:cs="宋体" w:hint="eastAsia"/>
                <w:kern w:val="0"/>
                <w:sz w:val="24"/>
                <w:szCs w:val="28"/>
              </w:rPr>
              <w:t xml:space="preserve">                   （公  章）</w:t>
            </w:r>
          </w:p>
          <w:p w14:paraId="77D564A4" w14:textId="77777777" w:rsidR="007F28A1" w:rsidRDefault="007F28A1">
            <w:pPr>
              <w:widowControl/>
              <w:spacing w:line="400" w:lineRule="exact"/>
              <w:ind w:firstLineChars="900" w:firstLine="2160"/>
              <w:rPr>
                <w:rFonts w:ascii="宋体" w:eastAsia="宋体" w:hAnsi="宋体" w:cs="宋体" w:hint="eastAsia"/>
                <w:kern w:val="0"/>
                <w:sz w:val="24"/>
                <w:szCs w:val="28"/>
              </w:rPr>
            </w:pPr>
            <w:r>
              <w:rPr>
                <w:rFonts w:ascii="宋体" w:eastAsia="宋体" w:hAnsi="宋体" w:cs="宋体" w:hint="eastAsia"/>
                <w:kern w:val="0"/>
                <w:sz w:val="24"/>
                <w:szCs w:val="28"/>
              </w:rPr>
              <w:t>年   月   日</w:t>
            </w:r>
          </w:p>
        </w:tc>
        <w:tc>
          <w:tcPr>
            <w:tcW w:w="4558" w:type="dxa"/>
          </w:tcPr>
          <w:p w14:paraId="5082DE7D" w14:textId="77777777" w:rsidR="007F28A1" w:rsidRDefault="007F28A1">
            <w:pPr>
              <w:widowControl/>
              <w:spacing w:line="400" w:lineRule="exact"/>
              <w:jc w:val="left"/>
              <w:rPr>
                <w:rFonts w:ascii="宋体" w:eastAsia="宋体" w:hAnsi="宋体" w:cs="宋体" w:hint="eastAsia"/>
                <w:kern w:val="0"/>
                <w:sz w:val="24"/>
                <w:szCs w:val="28"/>
              </w:rPr>
            </w:pPr>
            <w:r>
              <w:rPr>
                <w:rFonts w:ascii="宋体" w:eastAsia="宋体" w:hAnsi="宋体" w:cs="宋体" w:hint="eastAsia"/>
                <w:kern w:val="0"/>
                <w:sz w:val="24"/>
                <w:szCs w:val="28"/>
              </w:rPr>
              <w:t>所在鉴定机构意见:</w:t>
            </w:r>
          </w:p>
          <w:p w14:paraId="479E4570" w14:textId="77777777" w:rsidR="007F28A1" w:rsidRDefault="007F28A1">
            <w:pPr>
              <w:widowControl/>
              <w:spacing w:line="240" w:lineRule="exact"/>
              <w:jc w:val="left"/>
              <w:rPr>
                <w:rFonts w:ascii="宋体" w:eastAsia="宋体" w:hAnsi="宋体" w:cs="宋体" w:hint="eastAsia"/>
                <w:kern w:val="0"/>
                <w:sz w:val="24"/>
                <w:szCs w:val="28"/>
              </w:rPr>
            </w:pPr>
          </w:p>
          <w:p w14:paraId="1DDAC656" w14:textId="77777777" w:rsidR="007F28A1" w:rsidRDefault="007F28A1">
            <w:pPr>
              <w:widowControl/>
              <w:spacing w:line="240" w:lineRule="exact"/>
              <w:jc w:val="left"/>
              <w:rPr>
                <w:rFonts w:ascii="宋体" w:eastAsia="宋体" w:hAnsi="宋体" w:cs="宋体" w:hint="eastAsia"/>
                <w:kern w:val="0"/>
                <w:sz w:val="24"/>
                <w:szCs w:val="28"/>
              </w:rPr>
            </w:pPr>
            <w:r>
              <w:rPr>
                <w:rFonts w:ascii="宋体" w:eastAsia="宋体" w:hAnsi="宋体" w:cs="宋体" w:hint="eastAsia"/>
                <w:kern w:val="0"/>
                <w:sz w:val="24"/>
                <w:szCs w:val="28"/>
              </w:rPr>
              <w:t xml:space="preserve">        </w:t>
            </w:r>
          </w:p>
          <w:p w14:paraId="6CF79340" w14:textId="77777777" w:rsidR="007F28A1" w:rsidRDefault="007F28A1">
            <w:pPr>
              <w:widowControl/>
              <w:spacing w:line="240" w:lineRule="exact"/>
              <w:jc w:val="left"/>
              <w:rPr>
                <w:rFonts w:ascii="宋体" w:eastAsia="宋体" w:hAnsi="宋体" w:cs="宋体" w:hint="eastAsia"/>
                <w:kern w:val="0"/>
                <w:sz w:val="24"/>
                <w:szCs w:val="28"/>
              </w:rPr>
            </w:pPr>
          </w:p>
          <w:p w14:paraId="70D8FF6C" w14:textId="77777777" w:rsidR="007F28A1" w:rsidRDefault="007F28A1">
            <w:pPr>
              <w:widowControl/>
              <w:spacing w:line="240" w:lineRule="exact"/>
              <w:jc w:val="left"/>
              <w:rPr>
                <w:rFonts w:ascii="宋体" w:eastAsia="宋体" w:hAnsi="宋体" w:cs="宋体" w:hint="eastAsia"/>
                <w:kern w:val="0"/>
                <w:sz w:val="24"/>
                <w:szCs w:val="28"/>
              </w:rPr>
            </w:pPr>
          </w:p>
          <w:p w14:paraId="4FCBD821" w14:textId="77777777" w:rsidR="007F28A1" w:rsidRDefault="007F28A1">
            <w:pPr>
              <w:widowControl/>
              <w:spacing w:line="240" w:lineRule="exact"/>
              <w:jc w:val="left"/>
              <w:rPr>
                <w:rFonts w:ascii="宋体" w:eastAsia="宋体" w:hAnsi="宋体" w:cs="宋体" w:hint="eastAsia"/>
                <w:kern w:val="0"/>
                <w:sz w:val="24"/>
                <w:szCs w:val="28"/>
              </w:rPr>
            </w:pPr>
          </w:p>
          <w:p w14:paraId="5A2F5A9B" w14:textId="77777777" w:rsidR="007F28A1" w:rsidRDefault="007F28A1">
            <w:pPr>
              <w:widowControl/>
              <w:spacing w:line="240" w:lineRule="exact"/>
              <w:jc w:val="left"/>
              <w:rPr>
                <w:rFonts w:ascii="宋体" w:eastAsia="宋体" w:hAnsi="宋体" w:cs="宋体" w:hint="eastAsia"/>
                <w:kern w:val="0"/>
                <w:sz w:val="24"/>
                <w:szCs w:val="28"/>
              </w:rPr>
            </w:pPr>
          </w:p>
          <w:p w14:paraId="65B3C65F" w14:textId="77777777" w:rsidR="007F28A1" w:rsidRDefault="007F28A1">
            <w:pPr>
              <w:widowControl/>
              <w:spacing w:line="240" w:lineRule="exact"/>
              <w:jc w:val="left"/>
              <w:rPr>
                <w:rFonts w:ascii="宋体" w:eastAsia="宋体" w:hAnsi="宋体" w:cs="宋体" w:hint="eastAsia"/>
                <w:kern w:val="0"/>
                <w:sz w:val="24"/>
                <w:szCs w:val="28"/>
              </w:rPr>
            </w:pPr>
          </w:p>
          <w:p w14:paraId="3CCE1117" w14:textId="77777777" w:rsidR="007F28A1" w:rsidRDefault="007F28A1">
            <w:pPr>
              <w:widowControl/>
              <w:spacing w:line="400" w:lineRule="exact"/>
              <w:jc w:val="left"/>
              <w:rPr>
                <w:rFonts w:ascii="宋体" w:eastAsia="宋体" w:hAnsi="宋体" w:cs="宋体" w:hint="eastAsia"/>
                <w:kern w:val="0"/>
                <w:sz w:val="24"/>
                <w:szCs w:val="28"/>
              </w:rPr>
            </w:pPr>
            <w:r>
              <w:rPr>
                <w:rFonts w:ascii="宋体" w:eastAsia="宋体" w:hAnsi="宋体" w:cs="宋体" w:hint="eastAsia"/>
                <w:kern w:val="0"/>
                <w:sz w:val="24"/>
                <w:szCs w:val="28"/>
              </w:rPr>
              <w:t xml:space="preserve">                      （公  章）</w:t>
            </w:r>
          </w:p>
          <w:p w14:paraId="48726C62" w14:textId="77777777" w:rsidR="007F28A1" w:rsidRDefault="007F28A1">
            <w:pPr>
              <w:widowControl/>
              <w:spacing w:line="400" w:lineRule="exact"/>
              <w:ind w:firstLine="2520"/>
              <w:jc w:val="left"/>
              <w:rPr>
                <w:rFonts w:ascii="宋体" w:eastAsia="宋体" w:hAnsi="宋体" w:cs="宋体"/>
                <w:kern w:val="0"/>
                <w:sz w:val="24"/>
                <w:szCs w:val="28"/>
              </w:rPr>
            </w:pPr>
            <w:r>
              <w:rPr>
                <w:rFonts w:ascii="宋体" w:eastAsia="宋体" w:hAnsi="宋体" w:cs="宋体" w:hint="eastAsia"/>
                <w:kern w:val="0"/>
                <w:sz w:val="24"/>
                <w:szCs w:val="28"/>
              </w:rPr>
              <w:t>年   月   日</w:t>
            </w:r>
          </w:p>
        </w:tc>
      </w:tr>
      <w:tr w:rsidR="007F28A1" w14:paraId="054084D0" w14:textId="77777777">
        <w:tblPrEx>
          <w:tblCellMar>
            <w:top w:w="0" w:type="dxa"/>
            <w:bottom w:w="0" w:type="dxa"/>
          </w:tblCellMar>
          <w:tblLook w:val="00BF" w:firstRow="1" w:lastRow="0" w:firstColumn="1" w:lastColumn="0" w:noHBand="0" w:noVBand="0"/>
        </w:tblPrEx>
        <w:trPr>
          <w:trHeight w:val="2601"/>
        </w:trPr>
        <w:tc>
          <w:tcPr>
            <w:tcW w:w="8861" w:type="dxa"/>
            <w:gridSpan w:val="3"/>
          </w:tcPr>
          <w:p w14:paraId="7874E3D3" w14:textId="77777777" w:rsidR="007F28A1" w:rsidRDefault="007F28A1">
            <w:pPr>
              <w:widowControl/>
              <w:spacing w:line="400" w:lineRule="exact"/>
              <w:rPr>
                <w:rFonts w:ascii="宋体" w:eastAsia="宋体" w:hAnsi="宋体" w:cs="宋体" w:hint="eastAsia"/>
                <w:kern w:val="0"/>
                <w:sz w:val="24"/>
                <w:szCs w:val="28"/>
              </w:rPr>
            </w:pPr>
            <w:r>
              <w:rPr>
                <w:rFonts w:ascii="宋体" w:eastAsia="宋体" w:hAnsi="宋体" w:cs="宋体" w:hint="eastAsia"/>
                <w:kern w:val="0"/>
                <w:sz w:val="24"/>
                <w:szCs w:val="28"/>
              </w:rPr>
              <w:t>登记管理部门意见:</w:t>
            </w:r>
          </w:p>
          <w:p w14:paraId="375516E8" w14:textId="77777777" w:rsidR="007F28A1" w:rsidRDefault="007F28A1">
            <w:pPr>
              <w:widowControl/>
              <w:spacing w:line="400" w:lineRule="exact"/>
              <w:rPr>
                <w:rFonts w:ascii="宋体" w:eastAsia="宋体" w:hAnsi="宋体" w:cs="宋体" w:hint="eastAsia"/>
                <w:kern w:val="0"/>
                <w:sz w:val="24"/>
                <w:szCs w:val="28"/>
              </w:rPr>
            </w:pPr>
            <w:r>
              <w:rPr>
                <w:rFonts w:ascii="宋体" w:eastAsia="宋体" w:hAnsi="宋体" w:cs="宋体" w:hint="eastAsia"/>
                <w:kern w:val="0"/>
                <w:sz w:val="24"/>
                <w:szCs w:val="28"/>
              </w:rPr>
              <w:t xml:space="preserve">                                            </w:t>
            </w:r>
          </w:p>
          <w:p w14:paraId="565C827E" w14:textId="77777777" w:rsidR="007F28A1" w:rsidRDefault="007F28A1">
            <w:pPr>
              <w:widowControl/>
              <w:spacing w:line="400" w:lineRule="exact"/>
              <w:rPr>
                <w:rFonts w:ascii="宋体" w:eastAsia="宋体" w:hAnsi="宋体" w:cs="宋体" w:hint="eastAsia"/>
                <w:kern w:val="0"/>
                <w:sz w:val="24"/>
                <w:szCs w:val="28"/>
              </w:rPr>
            </w:pPr>
          </w:p>
          <w:p w14:paraId="36070F2A" w14:textId="77777777" w:rsidR="007F28A1" w:rsidRDefault="007F28A1">
            <w:pPr>
              <w:widowControl/>
              <w:spacing w:line="400" w:lineRule="exact"/>
              <w:rPr>
                <w:rFonts w:ascii="宋体" w:eastAsia="宋体" w:hAnsi="宋体" w:cs="宋体" w:hint="eastAsia"/>
                <w:kern w:val="0"/>
                <w:sz w:val="24"/>
                <w:szCs w:val="28"/>
              </w:rPr>
            </w:pPr>
          </w:p>
          <w:p w14:paraId="47DD8D9B" w14:textId="77777777" w:rsidR="007F28A1" w:rsidRDefault="007F28A1">
            <w:pPr>
              <w:widowControl/>
              <w:spacing w:line="400" w:lineRule="exact"/>
              <w:rPr>
                <w:rFonts w:ascii="宋体" w:eastAsia="宋体" w:hAnsi="宋体" w:cs="宋体" w:hint="eastAsia"/>
                <w:kern w:val="0"/>
                <w:sz w:val="24"/>
                <w:szCs w:val="28"/>
              </w:rPr>
            </w:pPr>
            <w:r>
              <w:rPr>
                <w:rFonts w:ascii="宋体" w:eastAsia="宋体" w:hAnsi="宋体" w:cs="宋体" w:hint="eastAsia"/>
                <w:kern w:val="0"/>
                <w:sz w:val="24"/>
                <w:szCs w:val="28"/>
              </w:rPr>
              <w:t xml:space="preserve">                                                       （公  章）</w:t>
            </w:r>
          </w:p>
          <w:p w14:paraId="198E5ADD" w14:textId="77777777" w:rsidR="007F28A1" w:rsidRDefault="007F28A1">
            <w:pPr>
              <w:widowControl/>
              <w:spacing w:line="400" w:lineRule="exact"/>
              <w:rPr>
                <w:rFonts w:ascii="宋体" w:eastAsia="宋体" w:hAnsi="宋体" w:cs="宋体" w:hint="eastAsia"/>
                <w:kern w:val="0"/>
                <w:sz w:val="24"/>
                <w:szCs w:val="28"/>
              </w:rPr>
            </w:pPr>
            <w:r>
              <w:rPr>
                <w:rFonts w:ascii="宋体" w:eastAsia="宋体" w:hAnsi="宋体" w:cs="宋体" w:hint="eastAsia"/>
                <w:kern w:val="0"/>
                <w:sz w:val="24"/>
                <w:szCs w:val="28"/>
              </w:rPr>
              <w:t xml:space="preserve">                                                      年   月   日</w:t>
            </w:r>
          </w:p>
        </w:tc>
      </w:tr>
      <w:tr w:rsidR="007F28A1" w14:paraId="3C19C273" w14:textId="77777777">
        <w:tblPrEx>
          <w:tblCellMar>
            <w:top w:w="0" w:type="dxa"/>
            <w:bottom w:w="0" w:type="dxa"/>
          </w:tblCellMar>
          <w:tblLook w:val="00BF" w:firstRow="1" w:lastRow="0" w:firstColumn="1" w:lastColumn="0" w:noHBand="0" w:noVBand="0"/>
        </w:tblPrEx>
        <w:trPr>
          <w:trHeight w:val="630"/>
        </w:trPr>
        <w:tc>
          <w:tcPr>
            <w:tcW w:w="8861" w:type="dxa"/>
            <w:gridSpan w:val="3"/>
            <w:vAlign w:val="center"/>
          </w:tcPr>
          <w:p w14:paraId="1733DFB4" w14:textId="77777777" w:rsidR="007F28A1" w:rsidRDefault="007F28A1">
            <w:pPr>
              <w:widowControl/>
              <w:rPr>
                <w:rFonts w:ascii="宋体" w:eastAsia="宋体" w:hAnsi="宋体" w:cs="宋体" w:hint="eastAsia"/>
                <w:kern w:val="0"/>
                <w:sz w:val="24"/>
                <w:szCs w:val="28"/>
              </w:rPr>
            </w:pPr>
            <w:r>
              <w:rPr>
                <w:rFonts w:ascii="宋体" w:eastAsia="宋体" w:hAnsi="宋体" w:cs="宋体" w:hint="eastAsia"/>
                <w:kern w:val="0"/>
                <w:sz w:val="24"/>
                <w:szCs w:val="28"/>
              </w:rPr>
              <w:t>变更后的鉴定人资格证书编号：</w:t>
            </w:r>
          </w:p>
        </w:tc>
      </w:tr>
    </w:tbl>
    <w:p w14:paraId="4345893F" w14:textId="77777777" w:rsidR="007F28A1" w:rsidRDefault="007F28A1">
      <w:pPr>
        <w:rPr>
          <w:rFonts w:eastAsia="黑体" w:hint="eastAsia"/>
          <w:sz w:val="28"/>
        </w:rPr>
      </w:pPr>
      <w:r>
        <w:rPr>
          <w:rFonts w:eastAsia="黑体" w:hint="eastAsia"/>
          <w:sz w:val="28"/>
        </w:rPr>
        <w:t>编号：</w:t>
      </w:r>
    </w:p>
    <w:p w14:paraId="5DAF1D10" w14:textId="77777777" w:rsidR="007F28A1" w:rsidRDefault="007F28A1">
      <w:pPr>
        <w:rPr>
          <w:rFonts w:eastAsia="黑体" w:hint="eastAsia"/>
          <w:sz w:val="28"/>
        </w:rPr>
      </w:pPr>
    </w:p>
    <w:p w14:paraId="21FACD39" w14:textId="77777777" w:rsidR="007F28A1" w:rsidRDefault="007F28A1">
      <w:pPr>
        <w:rPr>
          <w:rFonts w:eastAsia="黑体" w:hint="eastAsia"/>
          <w:sz w:val="28"/>
        </w:rPr>
      </w:pPr>
    </w:p>
    <w:p w14:paraId="2D9FD874" w14:textId="77777777" w:rsidR="007F28A1" w:rsidRDefault="007F28A1">
      <w:pPr>
        <w:jc w:val="center"/>
        <w:rPr>
          <w:rFonts w:eastAsia="宋体" w:hint="eastAsia"/>
          <w:b/>
          <w:bCs/>
          <w:sz w:val="52"/>
        </w:rPr>
      </w:pPr>
      <w:r>
        <w:rPr>
          <w:rFonts w:eastAsia="宋体" w:hint="eastAsia"/>
          <w:b/>
          <w:bCs/>
          <w:sz w:val="52"/>
        </w:rPr>
        <w:t>人民检察院鉴定人资格审核申请表</w:t>
      </w:r>
    </w:p>
    <w:p w14:paraId="683F9E53" w14:textId="77777777" w:rsidR="007F28A1" w:rsidRDefault="007F28A1">
      <w:pPr>
        <w:rPr>
          <w:rFonts w:ascii="黑体" w:eastAsia="黑体" w:hint="eastAsia"/>
          <w:b/>
          <w:bCs/>
        </w:rPr>
      </w:pPr>
    </w:p>
    <w:p w14:paraId="6BA9BB3A" w14:textId="77777777" w:rsidR="007F28A1" w:rsidRDefault="007F28A1">
      <w:pPr>
        <w:rPr>
          <w:rFonts w:ascii="黑体" w:eastAsia="黑体" w:hint="eastAsia"/>
          <w:b/>
          <w:bCs/>
        </w:rPr>
      </w:pPr>
    </w:p>
    <w:p w14:paraId="6980A18B" w14:textId="77777777" w:rsidR="007F28A1" w:rsidRDefault="007F28A1">
      <w:pPr>
        <w:rPr>
          <w:rFonts w:ascii="黑体" w:eastAsia="黑体" w:hint="eastAsia"/>
          <w:b/>
          <w:bCs/>
        </w:rPr>
      </w:pPr>
    </w:p>
    <w:p w14:paraId="06C24CE8" w14:textId="77777777" w:rsidR="007F28A1" w:rsidRDefault="007F28A1">
      <w:pPr>
        <w:rPr>
          <w:rFonts w:ascii="黑体" w:eastAsia="黑体" w:hint="eastAsia"/>
          <w:b/>
          <w:bCs/>
        </w:rPr>
      </w:pPr>
    </w:p>
    <w:p w14:paraId="670D19F9" w14:textId="77777777" w:rsidR="007F28A1" w:rsidRDefault="007F28A1">
      <w:pPr>
        <w:rPr>
          <w:rFonts w:ascii="黑体" w:eastAsia="黑体" w:hint="eastAsia"/>
          <w:b/>
          <w:bCs/>
        </w:rPr>
      </w:pPr>
    </w:p>
    <w:p w14:paraId="7CAA6069" w14:textId="77777777" w:rsidR="007F28A1" w:rsidRDefault="007F28A1">
      <w:pPr>
        <w:rPr>
          <w:rFonts w:ascii="黑体" w:eastAsia="黑体" w:hint="eastAsia"/>
          <w:b/>
          <w:bCs/>
        </w:rPr>
      </w:pPr>
    </w:p>
    <w:p w14:paraId="2F419F1F" w14:textId="77777777" w:rsidR="007F28A1" w:rsidRDefault="007F28A1">
      <w:pPr>
        <w:rPr>
          <w:rFonts w:ascii="黑体" w:eastAsia="黑体" w:hint="eastAsia"/>
          <w:b/>
          <w:bCs/>
        </w:rPr>
      </w:pPr>
    </w:p>
    <w:p w14:paraId="03822F39" w14:textId="77777777" w:rsidR="007F28A1" w:rsidRDefault="007F28A1">
      <w:pPr>
        <w:ind w:firstLineChars="500" w:firstLine="1807"/>
        <w:rPr>
          <w:rFonts w:ascii="宋体" w:eastAsia="宋体" w:hAnsi="宋体" w:hint="eastAsia"/>
          <w:b/>
          <w:bCs/>
          <w:sz w:val="36"/>
        </w:rPr>
      </w:pPr>
      <w:r>
        <w:rPr>
          <w:rFonts w:ascii="宋体" w:eastAsia="宋体" w:hAnsi="宋体" w:hint="eastAsia"/>
          <w:b/>
          <w:bCs/>
          <w:sz w:val="36"/>
        </w:rPr>
        <w:t>填表人：</w:t>
      </w:r>
      <w:r>
        <w:rPr>
          <w:rFonts w:ascii="宋体" w:eastAsia="宋体" w:hAnsi="宋体"/>
          <w:b/>
          <w:bCs/>
          <w:sz w:val="36"/>
          <w:u w:val="single"/>
        </w:rPr>
        <w:softHyphen/>
      </w:r>
      <w:r>
        <w:rPr>
          <w:rFonts w:ascii="宋体" w:eastAsia="宋体" w:hAnsi="宋体" w:hint="eastAsia"/>
          <w:b/>
          <w:bCs/>
          <w:sz w:val="36"/>
          <w:u w:val="single"/>
        </w:rPr>
        <w:t xml:space="preserve">                    </w:t>
      </w:r>
    </w:p>
    <w:p w14:paraId="345A51B5" w14:textId="77777777" w:rsidR="007F28A1" w:rsidRDefault="007F28A1">
      <w:pPr>
        <w:ind w:firstLineChars="900" w:firstLine="3253"/>
        <w:rPr>
          <w:rFonts w:ascii="宋体" w:eastAsia="宋体" w:hAnsi="宋体" w:hint="eastAsia"/>
          <w:b/>
          <w:bCs/>
          <w:sz w:val="36"/>
        </w:rPr>
      </w:pPr>
    </w:p>
    <w:p w14:paraId="07FD68D8" w14:textId="77777777" w:rsidR="007F28A1" w:rsidRDefault="007F28A1">
      <w:pPr>
        <w:ind w:firstLineChars="500" w:firstLine="1807"/>
        <w:rPr>
          <w:rFonts w:ascii="宋体" w:eastAsia="宋体" w:hAnsi="宋体" w:hint="eastAsia"/>
          <w:b/>
          <w:bCs/>
          <w:sz w:val="36"/>
        </w:rPr>
      </w:pPr>
      <w:r>
        <w:rPr>
          <w:rFonts w:ascii="宋体" w:eastAsia="宋体" w:hAnsi="宋体" w:hint="eastAsia"/>
          <w:b/>
          <w:bCs/>
          <w:sz w:val="36"/>
        </w:rPr>
        <w:t>填表时间：</w:t>
      </w:r>
      <w:r>
        <w:rPr>
          <w:rFonts w:ascii="宋体" w:eastAsia="宋体" w:hAnsi="宋体" w:hint="eastAsia"/>
          <w:b/>
          <w:bCs/>
          <w:sz w:val="36"/>
          <w:u w:val="single"/>
        </w:rPr>
        <w:t xml:space="preserve">                  </w:t>
      </w:r>
    </w:p>
    <w:p w14:paraId="1FABE303" w14:textId="77777777" w:rsidR="007F28A1" w:rsidRDefault="007F28A1">
      <w:pPr>
        <w:ind w:firstLineChars="900" w:firstLine="3253"/>
        <w:rPr>
          <w:rFonts w:ascii="宋体" w:eastAsia="宋体" w:hAnsi="宋体" w:hint="eastAsia"/>
          <w:b/>
          <w:bCs/>
          <w:sz w:val="36"/>
        </w:rPr>
      </w:pPr>
    </w:p>
    <w:p w14:paraId="2030BAF1" w14:textId="77777777" w:rsidR="007F28A1" w:rsidRDefault="007F28A1">
      <w:pPr>
        <w:ind w:firstLineChars="500" w:firstLine="1807"/>
        <w:rPr>
          <w:rFonts w:ascii="宋体" w:eastAsia="宋体" w:hAnsi="宋体" w:hint="eastAsia"/>
          <w:b/>
          <w:bCs/>
          <w:sz w:val="36"/>
          <w:u w:val="single"/>
        </w:rPr>
      </w:pPr>
      <w:r>
        <w:rPr>
          <w:rFonts w:ascii="宋体" w:eastAsia="宋体" w:hAnsi="宋体" w:hint="eastAsia"/>
          <w:b/>
          <w:bCs/>
          <w:sz w:val="36"/>
        </w:rPr>
        <w:t>审核鉴定业务类别：</w:t>
      </w:r>
      <w:r>
        <w:rPr>
          <w:rFonts w:ascii="宋体" w:eastAsia="宋体" w:hAnsi="宋体" w:hint="eastAsia"/>
          <w:b/>
          <w:bCs/>
          <w:sz w:val="36"/>
          <w:u w:val="single"/>
        </w:rPr>
        <w:t xml:space="preserve">          </w:t>
      </w:r>
    </w:p>
    <w:p w14:paraId="088062A8" w14:textId="77777777" w:rsidR="007F28A1" w:rsidRDefault="007F28A1">
      <w:pPr>
        <w:ind w:firstLineChars="900" w:firstLine="3253"/>
        <w:rPr>
          <w:rFonts w:ascii="宋体" w:eastAsia="宋体" w:hAnsi="宋体" w:hint="eastAsia"/>
          <w:b/>
          <w:bCs/>
          <w:sz w:val="36"/>
        </w:rPr>
      </w:pPr>
    </w:p>
    <w:p w14:paraId="405575DD" w14:textId="77777777" w:rsidR="007F28A1" w:rsidRDefault="007F28A1">
      <w:pPr>
        <w:ind w:firstLineChars="900" w:firstLine="3253"/>
        <w:rPr>
          <w:rFonts w:eastAsia="黑体" w:hint="eastAsia"/>
          <w:b/>
          <w:bCs/>
          <w:sz w:val="36"/>
        </w:rPr>
      </w:pPr>
    </w:p>
    <w:p w14:paraId="299766EB" w14:textId="77777777" w:rsidR="007F28A1" w:rsidRDefault="007F28A1">
      <w:pPr>
        <w:ind w:firstLineChars="900" w:firstLine="3253"/>
        <w:rPr>
          <w:rFonts w:eastAsia="黑体" w:hint="eastAsia"/>
          <w:b/>
          <w:bCs/>
          <w:sz w:val="36"/>
        </w:rPr>
      </w:pPr>
    </w:p>
    <w:p w14:paraId="305411B9" w14:textId="77777777" w:rsidR="007F28A1" w:rsidRDefault="007F28A1">
      <w:pPr>
        <w:ind w:firstLineChars="900" w:firstLine="3253"/>
        <w:rPr>
          <w:rFonts w:eastAsia="黑体" w:hint="eastAsia"/>
          <w:b/>
          <w:bCs/>
          <w:sz w:val="36"/>
        </w:rPr>
      </w:pPr>
    </w:p>
    <w:p w14:paraId="2438C392" w14:textId="77777777" w:rsidR="007F28A1" w:rsidRDefault="007F28A1">
      <w:pPr>
        <w:jc w:val="center"/>
        <w:rPr>
          <w:rFonts w:eastAsia="楷体_GB2312" w:hint="eastAsia"/>
          <w:b/>
          <w:bCs/>
          <w:sz w:val="36"/>
        </w:rPr>
      </w:pPr>
      <w:r>
        <w:rPr>
          <w:rFonts w:eastAsia="楷体_GB2312" w:hint="eastAsia"/>
          <w:b/>
          <w:bCs/>
          <w:sz w:val="36"/>
        </w:rPr>
        <w:t>中华人民共和国最高人民检察院制定</w:t>
      </w:r>
    </w:p>
    <w:p w14:paraId="30B377F4" w14:textId="77777777" w:rsidR="007F28A1" w:rsidRDefault="007F28A1">
      <w:pPr>
        <w:rPr>
          <w:rFonts w:hint="eastAsia"/>
        </w:rPr>
      </w:pPr>
    </w:p>
    <w:p w14:paraId="700DA327" w14:textId="77777777" w:rsidR="007F28A1" w:rsidRDefault="007F28A1">
      <w:pPr>
        <w:jc w:val="center"/>
        <w:rPr>
          <w:rFonts w:ascii="黑体" w:eastAsia="黑体" w:hint="eastAsia"/>
          <w:b/>
          <w:bCs/>
          <w:sz w:val="44"/>
          <w:szCs w:val="48"/>
        </w:rPr>
      </w:pPr>
    </w:p>
    <w:p w14:paraId="5639155D" w14:textId="77777777" w:rsidR="007F28A1" w:rsidRDefault="007F28A1">
      <w:pPr>
        <w:jc w:val="center"/>
        <w:rPr>
          <w:rFonts w:ascii="宋体" w:eastAsia="宋体" w:hint="eastAsia"/>
          <w:sz w:val="44"/>
          <w:szCs w:val="48"/>
        </w:rPr>
      </w:pPr>
      <w:r>
        <w:rPr>
          <w:rFonts w:ascii="宋体" w:eastAsia="宋体" w:hint="eastAsia"/>
          <w:sz w:val="44"/>
          <w:szCs w:val="48"/>
        </w:rPr>
        <w:t>说    明</w:t>
      </w:r>
    </w:p>
    <w:p w14:paraId="66F576E9" w14:textId="77777777" w:rsidR="007F28A1" w:rsidRDefault="007F28A1">
      <w:pPr>
        <w:jc w:val="center"/>
        <w:rPr>
          <w:rFonts w:ascii="黑体" w:eastAsia="黑体" w:hint="eastAsia"/>
          <w:b/>
          <w:bCs/>
          <w:sz w:val="44"/>
          <w:szCs w:val="48"/>
        </w:rPr>
      </w:pPr>
    </w:p>
    <w:p w14:paraId="71DFB896" w14:textId="77777777" w:rsidR="007F28A1" w:rsidRDefault="007F28A1">
      <w:pPr>
        <w:jc w:val="center"/>
        <w:rPr>
          <w:rFonts w:ascii="黑体" w:eastAsia="黑体" w:hint="eastAsia"/>
          <w:b/>
          <w:bCs/>
          <w:sz w:val="28"/>
          <w:szCs w:val="48"/>
        </w:rPr>
      </w:pPr>
    </w:p>
    <w:p w14:paraId="2EB93A92" w14:textId="77777777" w:rsidR="007F28A1" w:rsidRDefault="007F28A1">
      <w:pPr>
        <w:ind w:firstLineChars="200" w:firstLine="640"/>
        <w:rPr>
          <w:rFonts w:ascii="仿宋_GB2312" w:hint="eastAsia"/>
          <w:szCs w:val="48"/>
        </w:rPr>
      </w:pPr>
      <w:r>
        <w:rPr>
          <w:rFonts w:ascii="仿宋_GB2312" w:hint="eastAsia"/>
          <w:szCs w:val="48"/>
        </w:rPr>
        <w:t>1、本表所列项目应认真填写，所填内容应真实、准确、完整。</w:t>
      </w:r>
    </w:p>
    <w:p w14:paraId="1308B20F" w14:textId="77777777" w:rsidR="007F28A1" w:rsidRDefault="007F28A1">
      <w:pPr>
        <w:rPr>
          <w:rFonts w:ascii="仿宋_GB2312" w:hint="eastAsia"/>
          <w:szCs w:val="48"/>
        </w:rPr>
      </w:pPr>
      <w:r>
        <w:rPr>
          <w:rFonts w:ascii="仿宋_GB2312" w:hint="eastAsia"/>
          <w:szCs w:val="48"/>
        </w:rPr>
        <w:t xml:space="preserve">    2、本表请用黑色或蓝黑色墨水填写，字迹清晰、工整、不得涂改。</w:t>
      </w:r>
    </w:p>
    <w:p w14:paraId="4FA393B5" w14:textId="77777777" w:rsidR="007F28A1" w:rsidRDefault="007F28A1">
      <w:pPr>
        <w:ind w:left="640"/>
        <w:rPr>
          <w:rFonts w:ascii="仿宋_GB2312" w:hint="eastAsia"/>
          <w:szCs w:val="48"/>
        </w:rPr>
      </w:pPr>
      <w:r>
        <w:rPr>
          <w:rFonts w:ascii="仿宋_GB2312" w:hint="eastAsia"/>
          <w:szCs w:val="48"/>
        </w:rPr>
        <w:t>3、表内数字一律用阿拉伯数字填写。</w:t>
      </w:r>
    </w:p>
    <w:p w14:paraId="516671AD" w14:textId="77777777" w:rsidR="007F28A1" w:rsidRDefault="007F28A1">
      <w:pPr>
        <w:ind w:left="640"/>
        <w:rPr>
          <w:rFonts w:ascii="仿宋_GB2312" w:hint="eastAsia"/>
          <w:szCs w:val="48"/>
        </w:rPr>
      </w:pPr>
      <w:r>
        <w:rPr>
          <w:rFonts w:ascii="仿宋_GB2312" w:hint="eastAsia"/>
          <w:szCs w:val="48"/>
        </w:rPr>
        <w:t>4、表内填写不下的内容，可另加A4纸作为附页。</w:t>
      </w:r>
    </w:p>
    <w:p w14:paraId="6223DB67" w14:textId="77777777" w:rsidR="007F28A1" w:rsidRDefault="007F28A1">
      <w:pPr>
        <w:tabs>
          <w:tab w:val="left" w:pos="1376"/>
          <w:tab w:val="left" w:pos="9246"/>
        </w:tabs>
        <w:ind w:leftChars="137" w:left="438" w:firstLineChars="100" w:firstLine="320"/>
        <w:jc w:val="left"/>
        <w:rPr>
          <w:rFonts w:ascii="仿宋_GB2312" w:hint="eastAsia"/>
          <w:szCs w:val="48"/>
        </w:rPr>
      </w:pPr>
      <w:r>
        <w:rPr>
          <w:rFonts w:ascii="仿宋_GB2312" w:hint="eastAsia"/>
          <w:szCs w:val="48"/>
        </w:rPr>
        <w:t>5、本表填写一式三份。</w:t>
      </w:r>
    </w:p>
    <w:p w14:paraId="14A4EB4B" w14:textId="77777777" w:rsidR="007F28A1" w:rsidRDefault="007F28A1">
      <w:pPr>
        <w:spacing w:line="240" w:lineRule="exact"/>
        <w:rPr>
          <w:rFonts w:eastAsia="宋体" w:hint="eastAsia"/>
          <w:sz w:val="44"/>
        </w:rPr>
      </w:pPr>
    </w:p>
    <w:p w14:paraId="15E34CCD" w14:textId="77777777" w:rsidR="007F28A1" w:rsidRDefault="007F28A1">
      <w:pPr>
        <w:rPr>
          <w:rFonts w:eastAsia="宋体" w:hint="eastAsia"/>
          <w:sz w:val="44"/>
        </w:rPr>
      </w:pPr>
    </w:p>
    <w:p w14:paraId="4C0622EC" w14:textId="77777777" w:rsidR="007F28A1" w:rsidRDefault="007F28A1">
      <w:pPr>
        <w:rPr>
          <w:rFonts w:eastAsia="宋体" w:hint="eastAsia"/>
          <w:sz w:val="44"/>
        </w:rPr>
      </w:pPr>
    </w:p>
    <w:p w14:paraId="22769865" w14:textId="77777777" w:rsidR="007F28A1" w:rsidRDefault="007F28A1">
      <w:pPr>
        <w:rPr>
          <w:rFonts w:eastAsia="宋体" w:hint="eastAsia"/>
          <w:sz w:val="44"/>
        </w:rPr>
      </w:pPr>
    </w:p>
    <w:p w14:paraId="3AC11A4E" w14:textId="77777777" w:rsidR="007F28A1" w:rsidRDefault="007F28A1">
      <w:pPr>
        <w:rPr>
          <w:rFonts w:eastAsia="宋体" w:hint="eastAsia"/>
          <w:sz w:val="44"/>
        </w:rPr>
      </w:pPr>
    </w:p>
    <w:p w14:paraId="1D1B0458" w14:textId="77777777" w:rsidR="007F28A1" w:rsidRDefault="007F28A1">
      <w:pPr>
        <w:rPr>
          <w:rFonts w:eastAsia="宋体" w:hint="eastAsia"/>
          <w:sz w:val="44"/>
        </w:rPr>
      </w:pPr>
    </w:p>
    <w:p w14:paraId="30826DED" w14:textId="77777777" w:rsidR="007F28A1" w:rsidRDefault="007F28A1">
      <w:pPr>
        <w:rPr>
          <w:rFonts w:eastAsia="宋体" w:hint="eastAsia"/>
          <w:sz w:val="44"/>
        </w:rPr>
      </w:pPr>
    </w:p>
    <w:p w14:paraId="16BFDB4A" w14:textId="77777777" w:rsidR="007F28A1" w:rsidRDefault="007F28A1">
      <w:pPr>
        <w:rPr>
          <w:rFonts w:eastAsia="宋体" w:hint="eastAsia"/>
          <w:sz w:val="44"/>
        </w:rPr>
      </w:pPr>
    </w:p>
    <w:p w14:paraId="594C7694" w14:textId="77777777" w:rsidR="007F28A1" w:rsidRDefault="007F28A1">
      <w:pPr>
        <w:rPr>
          <w:rFonts w:eastAsia="宋体" w:hint="eastAsia"/>
          <w:sz w:val="44"/>
        </w:rPr>
      </w:pPr>
    </w:p>
    <w:p w14:paraId="656DFDA8" w14:textId="77777777" w:rsidR="007F28A1" w:rsidRDefault="007F28A1">
      <w:pPr>
        <w:rPr>
          <w:rFonts w:eastAsia="宋体" w:hint="eastAsia"/>
          <w:sz w:val="44"/>
        </w:rPr>
      </w:pPr>
    </w:p>
    <w:p w14:paraId="47A8F377" w14:textId="77777777" w:rsidR="007F28A1" w:rsidRDefault="007F28A1">
      <w:pPr>
        <w:spacing w:line="240" w:lineRule="exact"/>
        <w:rPr>
          <w:rFonts w:eastAsia="宋体" w:hint="eastAsia"/>
          <w:sz w:val="44"/>
        </w:rPr>
      </w:pPr>
    </w:p>
    <w:p w14:paraId="3791097A" w14:textId="77777777" w:rsidR="007F28A1" w:rsidRDefault="007F28A1">
      <w:pPr>
        <w:spacing w:line="240" w:lineRule="exact"/>
        <w:rPr>
          <w:rFonts w:eastAsia="宋体" w:hint="eastAsia"/>
          <w:sz w:val="44"/>
        </w:rPr>
      </w:pPr>
    </w:p>
    <w:tbl>
      <w:tblPr>
        <w:tblW w:w="88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3"/>
        <w:gridCol w:w="1865"/>
        <w:gridCol w:w="785"/>
        <w:gridCol w:w="293"/>
        <w:gridCol w:w="1916"/>
        <w:gridCol w:w="236"/>
        <w:gridCol w:w="1038"/>
        <w:gridCol w:w="1525"/>
      </w:tblGrid>
      <w:tr w:rsidR="007F28A1" w14:paraId="54F98C4E" w14:textId="77777777">
        <w:tblPrEx>
          <w:tblCellMar>
            <w:top w:w="0" w:type="dxa"/>
            <w:bottom w:w="0" w:type="dxa"/>
          </w:tblCellMar>
        </w:tblPrEx>
        <w:trPr>
          <w:cantSplit/>
          <w:trHeight w:val="567"/>
        </w:trPr>
        <w:tc>
          <w:tcPr>
            <w:tcW w:w="1200" w:type="dxa"/>
            <w:tcBorders>
              <w:bottom w:val="single" w:sz="4" w:space="0" w:color="auto"/>
            </w:tcBorders>
            <w:vAlign w:val="center"/>
          </w:tcPr>
          <w:p w14:paraId="522560B7" w14:textId="77777777" w:rsidR="007F28A1" w:rsidRDefault="007F28A1">
            <w:pPr>
              <w:jc w:val="center"/>
              <w:rPr>
                <w:rFonts w:ascii="宋体" w:eastAsia="宋体" w:hAnsi="宋体" w:hint="eastAsia"/>
                <w:sz w:val="24"/>
                <w:szCs w:val="48"/>
              </w:rPr>
            </w:pPr>
            <w:r>
              <w:rPr>
                <w:rFonts w:ascii="宋体" w:eastAsia="宋体" w:hAnsi="宋体" w:hint="eastAsia"/>
                <w:sz w:val="24"/>
                <w:szCs w:val="48"/>
              </w:rPr>
              <w:t>姓  名</w:t>
            </w:r>
          </w:p>
        </w:tc>
        <w:tc>
          <w:tcPr>
            <w:tcW w:w="2651" w:type="dxa"/>
            <w:gridSpan w:val="2"/>
            <w:tcBorders>
              <w:bottom w:val="single" w:sz="4" w:space="0" w:color="auto"/>
            </w:tcBorders>
            <w:vAlign w:val="center"/>
          </w:tcPr>
          <w:p w14:paraId="7EFC2CAF" w14:textId="77777777" w:rsidR="007F28A1" w:rsidRDefault="007F28A1">
            <w:pPr>
              <w:rPr>
                <w:rFonts w:ascii="宋体" w:eastAsia="宋体" w:hAnsi="宋体" w:hint="eastAsia"/>
                <w:sz w:val="24"/>
                <w:szCs w:val="48"/>
              </w:rPr>
            </w:pPr>
          </w:p>
        </w:tc>
        <w:tc>
          <w:tcPr>
            <w:tcW w:w="2446" w:type="dxa"/>
            <w:gridSpan w:val="3"/>
            <w:tcBorders>
              <w:bottom w:val="single" w:sz="4" w:space="0" w:color="auto"/>
            </w:tcBorders>
            <w:vAlign w:val="center"/>
          </w:tcPr>
          <w:p w14:paraId="2B4B3E78" w14:textId="77777777" w:rsidR="007F28A1" w:rsidRDefault="007F28A1">
            <w:pPr>
              <w:rPr>
                <w:rFonts w:ascii="宋体" w:eastAsia="宋体" w:hAnsi="宋体" w:hint="eastAsia"/>
                <w:sz w:val="24"/>
                <w:szCs w:val="48"/>
              </w:rPr>
            </w:pPr>
            <w:r>
              <w:rPr>
                <w:rFonts w:ascii="宋体" w:eastAsia="宋体" w:hAnsi="宋体" w:hint="eastAsia"/>
                <w:sz w:val="24"/>
                <w:szCs w:val="48"/>
              </w:rPr>
              <w:t>鉴定人资格证书编号</w:t>
            </w:r>
          </w:p>
        </w:tc>
        <w:tc>
          <w:tcPr>
            <w:tcW w:w="2564" w:type="dxa"/>
            <w:gridSpan w:val="2"/>
            <w:tcBorders>
              <w:bottom w:val="single" w:sz="4" w:space="0" w:color="auto"/>
            </w:tcBorders>
            <w:vAlign w:val="center"/>
          </w:tcPr>
          <w:p w14:paraId="00A8560B" w14:textId="77777777" w:rsidR="007F28A1" w:rsidRDefault="007F28A1">
            <w:pPr>
              <w:rPr>
                <w:rFonts w:ascii="宋体" w:eastAsia="宋体" w:hAnsi="宋体" w:hint="eastAsia"/>
                <w:sz w:val="24"/>
                <w:szCs w:val="48"/>
              </w:rPr>
            </w:pPr>
          </w:p>
        </w:tc>
      </w:tr>
      <w:tr w:rsidR="007F28A1" w14:paraId="186BD6F8" w14:textId="77777777">
        <w:tblPrEx>
          <w:tblCellMar>
            <w:top w:w="0" w:type="dxa"/>
            <w:bottom w:w="0" w:type="dxa"/>
          </w:tblCellMar>
        </w:tblPrEx>
        <w:trPr>
          <w:cantSplit/>
          <w:trHeight w:val="567"/>
        </w:trPr>
        <w:tc>
          <w:tcPr>
            <w:tcW w:w="1200" w:type="dxa"/>
            <w:tcBorders>
              <w:bottom w:val="single" w:sz="4" w:space="0" w:color="auto"/>
            </w:tcBorders>
            <w:vAlign w:val="center"/>
          </w:tcPr>
          <w:p w14:paraId="048881E7" w14:textId="77777777" w:rsidR="007F28A1" w:rsidRDefault="007F28A1">
            <w:pPr>
              <w:jc w:val="center"/>
              <w:rPr>
                <w:rFonts w:ascii="宋体" w:eastAsia="宋体" w:hAnsi="宋体" w:hint="eastAsia"/>
                <w:sz w:val="24"/>
                <w:szCs w:val="48"/>
              </w:rPr>
            </w:pPr>
            <w:r>
              <w:rPr>
                <w:rFonts w:ascii="宋体" w:eastAsia="宋体" w:hAnsi="宋体" w:hint="eastAsia"/>
                <w:sz w:val="24"/>
                <w:szCs w:val="48"/>
              </w:rPr>
              <w:t>单  位</w:t>
            </w:r>
          </w:p>
        </w:tc>
        <w:tc>
          <w:tcPr>
            <w:tcW w:w="7661" w:type="dxa"/>
            <w:gridSpan w:val="7"/>
            <w:tcBorders>
              <w:bottom w:val="single" w:sz="4" w:space="0" w:color="auto"/>
            </w:tcBorders>
            <w:vAlign w:val="center"/>
          </w:tcPr>
          <w:p w14:paraId="03EC39A3" w14:textId="77777777" w:rsidR="007F28A1" w:rsidRDefault="007F28A1">
            <w:pPr>
              <w:rPr>
                <w:rFonts w:ascii="宋体" w:eastAsia="宋体" w:hAnsi="宋体" w:hint="eastAsia"/>
                <w:sz w:val="24"/>
                <w:szCs w:val="48"/>
              </w:rPr>
            </w:pPr>
            <w:r>
              <w:rPr>
                <w:rFonts w:ascii="宋体" w:eastAsia="宋体" w:hAnsi="宋体" w:hint="eastAsia"/>
                <w:sz w:val="24"/>
                <w:szCs w:val="48"/>
              </w:rPr>
              <w:t xml:space="preserve">          省          市          县（区）</w:t>
            </w:r>
          </w:p>
        </w:tc>
      </w:tr>
      <w:tr w:rsidR="007F28A1" w14:paraId="342F03A8" w14:textId="77777777">
        <w:tblPrEx>
          <w:tblCellMar>
            <w:top w:w="0" w:type="dxa"/>
            <w:bottom w:w="0" w:type="dxa"/>
          </w:tblCellMar>
        </w:tblPrEx>
        <w:trPr>
          <w:cantSplit/>
          <w:trHeight w:val="567"/>
        </w:trPr>
        <w:tc>
          <w:tcPr>
            <w:tcW w:w="1200" w:type="dxa"/>
            <w:tcBorders>
              <w:bottom w:val="single" w:sz="4" w:space="0" w:color="auto"/>
            </w:tcBorders>
            <w:vAlign w:val="center"/>
          </w:tcPr>
          <w:p w14:paraId="7C2296C5" w14:textId="77777777" w:rsidR="007F28A1" w:rsidRDefault="007F28A1">
            <w:pPr>
              <w:jc w:val="center"/>
              <w:rPr>
                <w:rFonts w:ascii="宋体" w:eastAsia="宋体" w:hAnsi="宋体" w:hint="eastAsia"/>
                <w:sz w:val="24"/>
                <w:szCs w:val="48"/>
              </w:rPr>
            </w:pPr>
            <w:r>
              <w:rPr>
                <w:rFonts w:ascii="宋体" w:eastAsia="宋体" w:hAnsi="宋体" w:hint="eastAsia"/>
                <w:sz w:val="24"/>
                <w:szCs w:val="48"/>
              </w:rPr>
              <w:t>鉴定机构</w:t>
            </w:r>
          </w:p>
        </w:tc>
        <w:tc>
          <w:tcPr>
            <w:tcW w:w="7661" w:type="dxa"/>
            <w:gridSpan w:val="7"/>
            <w:tcBorders>
              <w:bottom w:val="single" w:sz="4" w:space="0" w:color="auto"/>
            </w:tcBorders>
            <w:vAlign w:val="center"/>
          </w:tcPr>
          <w:p w14:paraId="55FF09FD" w14:textId="77777777" w:rsidR="007F28A1" w:rsidRDefault="007F28A1">
            <w:pPr>
              <w:rPr>
                <w:rFonts w:ascii="宋体" w:eastAsia="宋体" w:hAnsi="宋体" w:hint="eastAsia"/>
                <w:sz w:val="24"/>
                <w:szCs w:val="48"/>
              </w:rPr>
            </w:pPr>
            <w:r>
              <w:rPr>
                <w:rFonts w:ascii="宋体" w:eastAsia="宋体" w:hAnsi="宋体" w:hint="eastAsia"/>
                <w:sz w:val="24"/>
                <w:szCs w:val="48"/>
              </w:rPr>
              <w:t xml:space="preserve">          省          市          县（区）</w:t>
            </w:r>
          </w:p>
        </w:tc>
      </w:tr>
      <w:tr w:rsidR="007F28A1" w14:paraId="439BA047" w14:textId="77777777">
        <w:tblPrEx>
          <w:tblCellMar>
            <w:top w:w="0" w:type="dxa"/>
            <w:bottom w:w="0" w:type="dxa"/>
          </w:tblCellMar>
        </w:tblPrEx>
        <w:trPr>
          <w:cantSplit/>
          <w:trHeight w:val="567"/>
        </w:trPr>
        <w:tc>
          <w:tcPr>
            <w:tcW w:w="1200" w:type="dxa"/>
            <w:tcBorders>
              <w:bottom w:val="single" w:sz="4" w:space="0" w:color="auto"/>
            </w:tcBorders>
            <w:vAlign w:val="center"/>
          </w:tcPr>
          <w:p w14:paraId="0AAC0838" w14:textId="77777777" w:rsidR="007F28A1" w:rsidRDefault="007F28A1">
            <w:pPr>
              <w:jc w:val="center"/>
              <w:rPr>
                <w:rFonts w:ascii="宋体" w:eastAsia="宋体" w:hAnsi="宋体" w:hint="eastAsia"/>
                <w:sz w:val="24"/>
                <w:szCs w:val="48"/>
              </w:rPr>
            </w:pPr>
            <w:r>
              <w:rPr>
                <w:rFonts w:ascii="宋体" w:eastAsia="宋体" w:hAnsi="宋体" w:hint="eastAsia"/>
                <w:sz w:val="24"/>
                <w:szCs w:val="48"/>
              </w:rPr>
              <w:t>职  务</w:t>
            </w:r>
          </w:p>
        </w:tc>
        <w:tc>
          <w:tcPr>
            <w:tcW w:w="1866" w:type="dxa"/>
            <w:tcBorders>
              <w:bottom w:val="single" w:sz="4" w:space="0" w:color="auto"/>
            </w:tcBorders>
            <w:vAlign w:val="center"/>
          </w:tcPr>
          <w:p w14:paraId="04C40B10" w14:textId="77777777" w:rsidR="007F28A1" w:rsidRDefault="007F28A1">
            <w:pPr>
              <w:rPr>
                <w:rFonts w:ascii="宋体" w:eastAsia="宋体" w:hAnsi="宋体" w:hint="eastAsia"/>
                <w:sz w:val="24"/>
                <w:szCs w:val="48"/>
              </w:rPr>
            </w:pPr>
          </w:p>
        </w:tc>
        <w:tc>
          <w:tcPr>
            <w:tcW w:w="1078" w:type="dxa"/>
            <w:gridSpan w:val="2"/>
            <w:tcBorders>
              <w:bottom w:val="single" w:sz="4" w:space="0" w:color="auto"/>
            </w:tcBorders>
            <w:vAlign w:val="center"/>
          </w:tcPr>
          <w:p w14:paraId="6FE9198F" w14:textId="77777777" w:rsidR="007F28A1" w:rsidRDefault="007F28A1">
            <w:pPr>
              <w:jc w:val="center"/>
              <w:rPr>
                <w:rFonts w:ascii="宋体" w:eastAsia="宋体" w:hAnsi="宋体" w:hint="eastAsia"/>
                <w:sz w:val="24"/>
                <w:szCs w:val="48"/>
              </w:rPr>
            </w:pPr>
            <w:r>
              <w:rPr>
                <w:rFonts w:ascii="宋体" w:eastAsia="宋体" w:hAnsi="宋体" w:hint="eastAsia"/>
                <w:sz w:val="24"/>
                <w:szCs w:val="48"/>
              </w:rPr>
              <w:t>职  称</w:t>
            </w:r>
          </w:p>
        </w:tc>
        <w:tc>
          <w:tcPr>
            <w:tcW w:w="1917" w:type="dxa"/>
            <w:tcBorders>
              <w:bottom w:val="single" w:sz="4" w:space="0" w:color="auto"/>
            </w:tcBorders>
            <w:vAlign w:val="center"/>
          </w:tcPr>
          <w:p w14:paraId="5C867E5B" w14:textId="77777777" w:rsidR="007F28A1" w:rsidRDefault="007F28A1">
            <w:pPr>
              <w:rPr>
                <w:rFonts w:ascii="宋体" w:eastAsia="宋体" w:hAnsi="宋体" w:hint="eastAsia"/>
                <w:sz w:val="24"/>
                <w:szCs w:val="48"/>
              </w:rPr>
            </w:pPr>
            <w:r>
              <w:rPr>
                <w:rFonts w:ascii="宋体" w:eastAsia="宋体" w:hAnsi="宋体" w:hint="eastAsia"/>
                <w:sz w:val="24"/>
                <w:szCs w:val="48"/>
              </w:rPr>
              <w:t xml:space="preserve">              </w:t>
            </w:r>
          </w:p>
        </w:tc>
        <w:tc>
          <w:tcPr>
            <w:tcW w:w="1274" w:type="dxa"/>
            <w:gridSpan w:val="2"/>
            <w:tcBorders>
              <w:bottom w:val="single" w:sz="4" w:space="0" w:color="auto"/>
            </w:tcBorders>
            <w:vAlign w:val="center"/>
          </w:tcPr>
          <w:p w14:paraId="2EAA4931" w14:textId="77777777" w:rsidR="007F28A1" w:rsidRDefault="007F28A1">
            <w:pPr>
              <w:rPr>
                <w:rFonts w:ascii="宋体" w:eastAsia="宋体" w:hAnsi="宋体" w:hint="eastAsia"/>
                <w:sz w:val="24"/>
                <w:szCs w:val="48"/>
              </w:rPr>
            </w:pPr>
            <w:r>
              <w:rPr>
                <w:rFonts w:ascii="宋体" w:eastAsia="宋体" w:hAnsi="宋体" w:hint="eastAsia"/>
                <w:sz w:val="24"/>
                <w:szCs w:val="48"/>
              </w:rPr>
              <w:t>联系电话</w:t>
            </w:r>
          </w:p>
        </w:tc>
        <w:tc>
          <w:tcPr>
            <w:tcW w:w="1526" w:type="dxa"/>
            <w:tcBorders>
              <w:bottom w:val="single" w:sz="4" w:space="0" w:color="auto"/>
            </w:tcBorders>
            <w:vAlign w:val="center"/>
          </w:tcPr>
          <w:p w14:paraId="55C6B85D" w14:textId="77777777" w:rsidR="007F28A1" w:rsidRDefault="007F28A1">
            <w:pPr>
              <w:rPr>
                <w:rFonts w:ascii="宋体" w:eastAsia="宋体" w:hAnsi="宋体" w:hint="eastAsia"/>
                <w:sz w:val="24"/>
                <w:szCs w:val="48"/>
              </w:rPr>
            </w:pPr>
          </w:p>
        </w:tc>
      </w:tr>
      <w:tr w:rsidR="007F28A1" w14:paraId="0A024E18" w14:textId="77777777">
        <w:tblPrEx>
          <w:tblCellMar>
            <w:top w:w="0" w:type="dxa"/>
            <w:bottom w:w="0" w:type="dxa"/>
          </w:tblCellMar>
        </w:tblPrEx>
        <w:trPr>
          <w:cantSplit/>
          <w:trHeight w:val="2630"/>
        </w:trPr>
        <w:tc>
          <w:tcPr>
            <w:tcW w:w="8861" w:type="dxa"/>
            <w:gridSpan w:val="8"/>
            <w:vAlign w:val="center"/>
          </w:tcPr>
          <w:p w14:paraId="44608B20" w14:textId="77777777" w:rsidR="007F28A1" w:rsidRDefault="007F28A1">
            <w:pPr>
              <w:widowControl/>
              <w:rPr>
                <w:rFonts w:ascii="宋体" w:eastAsia="宋体" w:hAnsi="宋体" w:cs="宋体" w:hint="eastAsia"/>
                <w:kern w:val="0"/>
                <w:sz w:val="24"/>
                <w:szCs w:val="28"/>
              </w:rPr>
            </w:pPr>
            <w:r>
              <w:rPr>
                <w:rFonts w:ascii="宋体" w:eastAsia="宋体" w:hAnsi="宋体" w:cs="宋体" w:hint="eastAsia"/>
                <w:kern w:val="0"/>
                <w:sz w:val="24"/>
                <w:szCs w:val="28"/>
              </w:rPr>
              <w:t>申请审核的鉴定业务类别（括号内填写“</w:t>
            </w:r>
            <w:r>
              <w:rPr>
                <w:rFonts w:ascii="宋体" w:eastAsia="宋体" w:hAnsi="宋体" w:cs="宋体"/>
                <w:kern w:val="0"/>
                <w:sz w:val="24"/>
                <w:szCs w:val="28"/>
              </w:rPr>
              <w:t>√”）</w:t>
            </w:r>
            <w:r>
              <w:rPr>
                <w:rFonts w:ascii="宋体" w:eastAsia="宋体" w:hAnsi="宋体" w:cs="宋体" w:hint="eastAsia"/>
                <w:kern w:val="0"/>
                <w:sz w:val="24"/>
                <w:szCs w:val="28"/>
              </w:rPr>
              <w:t>：</w:t>
            </w:r>
          </w:p>
          <w:p w14:paraId="46C62178" w14:textId="77777777" w:rsidR="007F28A1" w:rsidRDefault="007F28A1">
            <w:pPr>
              <w:widowControl/>
              <w:rPr>
                <w:rFonts w:ascii="宋体" w:eastAsia="宋体" w:hAnsi="宋体" w:cs="宋体" w:hint="eastAsia"/>
                <w:kern w:val="0"/>
                <w:sz w:val="24"/>
                <w:szCs w:val="28"/>
              </w:rPr>
            </w:pPr>
            <w:r>
              <w:rPr>
                <w:rFonts w:ascii="宋体" w:eastAsia="宋体" w:hAnsi="宋体" w:cs="宋体"/>
                <w:kern w:val="0"/>
                <w:sz w:val="24"/>
                <w:szCs w:val="28"/>
              </w:rPr>
              <w:t xml:space="preserve">A 法 医 类 [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A1法医病理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A2 法医临床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A3 法医精神病</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39FEC013" w14:textId="77777777" w:rsidR="007F28A1" w:rsidRDefault="007F28A1">
            <w:pPr>
              <w:widowControl/>
              <w:ind w:leftChars="640" w:left="2142" w:hangingChars="39" w:hanging="94"/>
              <w:rPr>
                <w:rFonts w:ascii="宋体" w:eastAsia="宋体" w:hAnsi="宋体" w:cs="宋体" w:hint="eastAsia"/>
                <w:kern w:val="0"/>
                <w:sz w:val="24"/>
                <w:szCs w:val="28"/>
              </w:rPr>
            </w:pPr>
            <w:r>
              <w:rPr>
                <w:rFonts w:ascii="宋体" w:eastAsia="宋体" w:hAnsi="宋体" w:cs="宋体" w:hint="eastAsia"/>
                <w:kern w:val="0"/>
                <w:sz w:val="24"/>
                <w:szCs w:val="28"/>
              </w:rPr>
              <w:t xml:space="preserve">A4法医物证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A5 法医毒物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7D1B7DAD" w14:textId="77777777" w:rsidR="007F28A1" w:rsidRDefault="007F28A1">
            <w:pPr>
              <w:widowControl/>
              <w:rPr>
                <w:rFonts w:ascii="宋体" w:eastAsia="宋体" w:hAnsi="宋体" w:cs="宋体" w:hint="eastAsia"/>
                <w:kern w:val="0"/>
                <w:sz w:val="24"/>
                <w:szCs w:val="28"/>
              </w:rPr>
            </w:pPr>
            <w:r>
              <w:rPr>
                <w:rFonts w:ascii="宋体" w:eastAsia="宋体" w:hAnsi="宋体" w:cs="宋体"/>
                <w:kern w:val="0"/>
                <w:sz w:val="24"/>
                <w:szCs w:val="28"/>
              </w:rPr>
              <w:t xml:space="preserve">B </w:t>
            </w:r>
            <w:r>
              <w:rPr>
                <w:rFonts w:ascii="宋体" w:eastAsia="宋体" w:hAnsi="宋体" w:cs="宋体" w:hint="eastAsia"/>
                <w:kern w:val="0"/>
                <w:sz w:val="24"/>
                <w:szCs w:val="28"/>
              </w:rPr>
              <w:t xml:space="preserve">物 证 类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B1</w:t>
            </w:r>
            <w:r>
              <w:rPr>
                <w:rFonts w:ascii="宋体" w:eastAsia="宋体" w:hAnsi="宋体" w:cs="宋体"/>
                <w:kern w:val="0"/>
                <w:sz w:val="24"/>
                <w:szCs w:val="28"/>
              </w:rPr>
              <w:t>文件检验</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B2</w:t>
            </w:r>
            <w:r>
              <w:rPr>
                <w:rFonts w:ascii="宋体" w:eastAsia="宋体" w:hAnsi="宋体" w:cs="宋体"/>
                <w:kern w:val="0"/>
                <w:sz w:val="24"/>
                <w:szCs w:val="28"/>
              </w:rPr>
              <w:t xml:space="preserve"> 痕迹检验 [ </w:t>
            </w:r>
            <w:r>
              <w:rPr>
                <w:rFonts w:ascii="宋体" w:eastAsia="宋体" w:hAnsi="宋体" w:cs="宋体" w:hint="eastAsia"/>
                <w:kern w:val="0"/>
                <w:sz w:val="24"/>
                <w:szCs w:val="28"/>
              </w:rPr>
              <w:t xml:space="preserve">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B3</w:t>
            </w:r>
            <w:r>
              <w:rPr>
                <w:rFonts w:ascii="宋体" w:eastAsia="宋体" w:hAnsi="宋体" w:cs="宋体"/>
                <w:kern w:val="0"/>
                <w:sz w:val="24"/>
                <w:szCs w:val="28"/>
              </w:rPr>
              <w:t xml:space="preserve"> </w:t>
            </w:r>
            <w:r>
              <w:rPr>
                <w:rFonts w:ascii="宋体" w:eastAsia="宋体" w:hAnsi="宋体" w:cs="宋体" w:hint="eastAsia"/>
                <w:kern w:val="0"/>
                <w:sz w:val="24"/>
                <w:szCs w:val="28"/>
              </w:rPr>
              <w:t>理化检验</w:t>
            </w:r>
            <w:r>
              <w:rPr>
                <w:rFonts w:ascii="宋体" w:eastAsia="宋体" w:hAnsi="宋体" w:cs="宋体"/>
                <w:kern w:val="0"/>
                <w:sz w:val="24"/>
                <w:szCs w:val="28"/>
              </w:rPr>
              <w:t xml:space="preserve"> [ </w:t>
            </w:r>
            <w:r>
              <w:rPr>
                <w:rFonts w:ascii="宋体" w:eastAsia="宋体" w:hAnsi="宋体" w:cs="宋体" w:hint="eastAsia"/>
                <w:kern w:val="0"/>
                <w:sz w:val="24"/>
                <w:szCs w:val="28"/>
              </w:rPr>
              <w:t xml:space="preserve"> </w:t>
            </w:r>
            <w:r>
              <w:rPr>
                <w:rFonts w:ascii="宋体" w:eastAsia="宋体" w:hAnsi="宋体" w:cs="宋体"/>
                <w:kern w:val="0"/>
                <w:sz w:val="24"/>
                <w:szCs w:val="28"/>
              </w:rPr>
              <w:t>]</w:t>
            </w:r>
          </w:p>
          <w:p w14:paraId="22B161D1" w14:textId="77777777" w:rsidR="007F28A1" w:rsidRDefault="007F28A1">
            <w:pPr>
              <w:rPr>
                <w:rFonts w:ascii="宋体" w:eastAsia="宋体" w:hAnsi="宋体" w:cs="宋体" w:hint="eastAsia"/>
                <w:kern w:val="0"/>
                <w:sz w:val="24"/>
                <w:szCs w:val="28"/>
              </w:rPr>
            </w:pPr>
            <w:r>
              <w:rPr>
                <w:rFonts w:ascii="宋体" w:eastAsia="宋体" w:hAnsi="宋体" w:cs="宋体" w:hint="eastAsia"/>
                <w:kern w:val="0"/>
                <w:sz w:val="24"/>
                <w:szCs w:val="28"/>
              </w:rPr>
              <w:t>C</w:t>
            </w:r>
            <w:r>
              <w:rPr>
                <w:rFonts w:ascii="宋体" w:eastAsia="宋体" w:hAnsi="宋体" w:cs="宋体"/>
                <w:kern w:val="0"/>
                <w:sz w:val="24"/>
                <w:szCs w:val="28"/>
              </w:rPr>
              <w:t xml:space="preserve"> 声像资料 [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D 司法会计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r>
              <w:rPr>
                <w:rFonts w:ascii="宋体" w:eastAsia="宋体" w:hAnsi="宋体" w:cs="宋体" w:hint="eastAsia"/>
                <w:kern w:val="0"/>
                <w:sz w:val="24"/>
                <w:szCs w:val="28"/>
              </w:rPr>
              <w:t xml:space="preserve">  E</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心理测试 </w:t>
            </w:r>
            <w:r>
              <w:rPr>
                <w:rFonts w:ascii="宋体" w:eastAsia="宋体" w:hAnsi="宋体" w:cs="宋体"/>
                <w:kern w:val="0"/>
                <w:sz w:val="24"/>
                <w:szCs w:val="28"/>
              </w:rPr>
              <w:t xml:space="preserve">[ </w:t>
            </w:r>
            <w:r>
              <w:rPr>
                <w:rFonts w:ascii="宋体" w:eastAsia="宋体" w:hAnsi="宋体" w:cs="宋体" w:hint="eastAsia"/>
                <w:kern w:val="0"/>
                <w:sz w:val="24"/>
                <w:szCs w:val="28"/>
              </w:rPr>
              <w:t xml:space="preserve"> </w:t>
            </w:r>
            <w:r>
              <w:rPr>
                <w:rFonts w:ascii="宋体" w:eastAsia="宋体" w:hAnsi="宋体" w:cs="宋体"/>
                <w:kern w:val="0"/>
                <w:sz w:val="24"/>
                <w:szCs w:val="28"/>
              </w:rPr>
              <w:t>]</w:t>
            </w:r>
          </w:p>
        </w:tc>
      </w:tr>
      <w:tr w:rsidR="007F28A1" w14:paraId="3189D7C4" w14:textId="77777777">
        <w:tblPrEx>
          <w:tblCellMar>
            <w:top w:w="0" w:type="dxa"/>
            <w:bottom w:w="0" w:type="dxa"/>
          </w:tblCellMar>
        </w:tblPrEx>
        <w:trPr>
          <w:cantSplit/>
          <w:trHeight w:hRule="exact" w:val="2381"/>
        </w:trPr>
        <w:tc>
          <w:tcPr>
            <w:tcW w:w="1204" w:type="dxa"/>
            <w:vAlign w:val="center"/>
          </w:tcPr>
          <w:p w14:paraId="157AA6EB" w14:textId="77777777" w:rsidR="007F28A1" w:rsidRDefault="007F28A1">
            <w:pPr>
              <w:widowControl/>
              <w:spacing w:line="360" w:lineRule="exact"/>
              <w:jc w:val="center"/>
              <w:rPr>
                <w:rFonts w:ascii="宋体" w:eastAsia="宋体" w:hAnsi="宋体" w:cs="宋体" w:hint="eastAsia"/>
                <w:kern w:val="0"/>
                <w:sz w:val="24"/>
                <w:szCs w:val="28"/>
              </w:rPr>
            </w:pPr>
            <w:r>
              <w:rPr>
                <w:rFonts w:ascii="宋体" w:eastAsia="宋体" w:hAnsi="宋体" w:cs="宋体" w:hint="eastAsia"/>
                <w:kern w:val="0"/>
                <w:sz w:val="24"/>
                <w:szCs w:val="28"/>
              </w:rPr>
              <w:t>鉴定</w:t>
            </w:r>
          </w:p>
          <w:p w14:paraId="1D6241B1" w14:textId="77777777" w:rsidR="007F28A1" w:rsidRDefault="007F28A1">
            <w:pPr>
              <w:widowControl/>
              <w:spacing w:line="360" w:lineRule="exact"/>
              <w:jc w:val="center"/>
              <w:rPr>
                <w:rFonts w:ascii="宋体" w:eastAsia="宋体" w:hAnsi="宋体" w:cs="宋体" w:hint="eastAsia"/>
                <w:kern w:val="0"/>
                <w:sz w:val="24"/>
                <w:szCs w:val="28"/>
              </w:rPr>
            </w:pPr>
            <w:r>
              <w:rPr>
                <w:rFonts w:ascii="宋体" w:eastAsia="宋体" w:hAnsi="宋体" w:cs="宋体" w:hint="eastAsia"/>
                <w:kern w:val="0"/>
                <w:sz w:val="24"/>
                <w:szCs w:val="28"/>
              </w:rPr>
              <w:t>工作</w:t>
            </w:r>
          </w:p>
          <w:p w14:paraId="5D7EDF3E" w14:textId="77777777" w:rsidR="007F28A1" w:rsidRDefault="007F28A1">
            <w:pPr>
              <w:widowControl/>
              <w:spacing w:line="360" w:lineRule="exact"/>
              <w:jc w:val="center"/>
              <w:rPr>
                <w:rFonts w:ascii="宋体" w:eastAsia="宋体" w:hAnsi="宋体" w:cs="宋体" w:hint="eastAsia"/>
                <w:kern w:val="0"/>
                <w:sz w:val="24"/>
                <w:szCs w:val="28"/>
              </w:rPr>
            </w:pPr>
            <w:r>
              <w:rPr>
                <w:rFonts w:ascii="宋体" w:eastAsia="宋体" w:hAnsi="宋体" w:cs="宋体" w:hint="eastAsia"/>
                <w:kern w:val="0"/>
                <w:sz w:val="24"/>
                <w:szCs w:val="28"/>
              </w:rPr>
              <w:t>小结</w:t>
            </w:r>
          </w:p>
        </w:tc>
        <w:tc>
          <w:tcPr>
            <w:tcW w:w="7657" w:type="dxa"/>
            <w:gridSpan w:val="7"/>
            <w:vAlign w:val="center"/>
          </w:tcPr>
          <w:p w14:paraId="67473359" w14:textId="77777777" w:rsidR="007F28A1" w:rsidRDefault="007F28A1">
            <w:pPr>
              <w:widowControl/>
              <w:rPr>
                <w:rFonts w:ascii="宋体" w:eastAsia="宋体" w:hAnsi="宋体" w:cs="宋体" w:hint="eastAsia"/>
                <w:kern w:val="0"/>
                <w:sz w:val="24"/>
                <w:szCs w:val="28"/>
              </w:rPr>
            </w:pPr>
          </w:p>
        </w:tc>
      </w:tr>
      <w:tr w:rsidR="007F28A1" w14:paraId="0E0A890B" w14:textId="77777777">
        <w:tblPrEx>
          <w:tblCellMar>
            <w:top w:w="0" w:type="dxa"/>
            <w:bottom w:w="0" w:type="dxa"/>
          </w:tblCellMar>
        </w:tblPrEx>
        <w:trPr>
          <w:cantSplit/>
          <w:trHeight w:hRule="exact" w:val="2381"/>
        </w:trPr>
        <w:tc>
          <w:tcPr>
            <w:tcW w:w="1204" w:type="dxa"/>
            <w:vAlign w:val="center"/>
          </w:tcPr>
          <w:p w14:paraId="10274C67" w14:textId="77777777" w:rsidR="007F28A1" w:rsidRDefault="007F28A1">
            <w:pPr>
              <w:widowControl/>
              <w:spacing w:line="360" w:lineRule="exact"/>
              <w:jc w:val="center"/>
              <w:rPr>
                <w:rFonts w:ascii="宋体" w:eastAsia="宋体" w:hAnsi="宋体" w:cs="宋体" w:hint="eastAsia"/>
                <w:kern w:val="0"/>
                <w:sz w:val="24"/>
                <w:szCs w:val="28"/>
              </w:rPr>
            </w:pPr>
            <w:r>
              <w:rPr>
                <w:rFonts w:ascii="宋体" w:eastAsia="宋体" w:hAnsi="宋体" w:cs="宋体" w:hint="eastAsia"/>
                <w:kern w:val="0"/>
                <w:sz w:val="24"/>
                <w:szCs w:val="28"/>
              </w:rPr>
              <w:t>专业</w:t>
            </w:r>
          </w:p>
          <w:p w14:paraId="4EAAC8DC" w14:textId="77777777" w:rsidR="007F28A1" w:rsidRDefault="007F28A1">
            <w:pPr>
              <w:widowControl/>
              <w:spacing w:line="360" w:lineRule="exact"/>
              <w:jc w:val="center"/>
              <w:rPr>
                <w:rFonts w:ascii="宋体" w:eastAsia="宋体" w:hAnsi="宋体" w:cs="宋体" w:hint="eastAsia"/>
                <w:kern w:val="0"/>
                <w:sz w:val="24"/>
                <w:szCs w:val="28"/>
              </w:rPr>
            </w:pPr>
            <w:r>
              <w:rPr>
                <w:rFonts w:ascii="宋体" w:eastAsia="宋体" w:hAnsi="宋体" w:cs="宋体" w:hint="eastAsia"/>
                <w:kern w:val="0"/>
                <w:sz w:val="24"/>
                <w:szCs w:val="28"/>
              </w:rPr>
              <w:t>培训</w:t>
            </w:r>
          </w:p>
          <w:p w14:paraId="08E877AB" w14:textId="77777777" w:rsidR="007F28A1" w:rsidRDefault="007F28A1">
            <w:pPr>
              <w:widowControl/>
              <w:spacing w:line="360" w:lineRule="exact"/>
              <w:jc w:val="center"/>
              <w:rPr>
                <w:rFonts w:ascii="宋体" w:eastAsia="宋体" w:hAnsi="宋体" w:cs="宋体" w:hint="eastAsia"/>
                <w:kern w:val="0"/>
                <w:sz w:val="24"/>
                <w:szCs w:val="28"/>
              </w:rPr>
            </w:pPr>
            <w:r>
              <w:rPr>
                <w:rFonts w:ascii="宋体" w:eastAsia="宋体" w:hAnsi="宋体" w:cs="宋体" w:hint="eastAsia"/>
                <w:kern w:val="0"/>
                <w:sz w:val="24"/>
                <w:szCs w:val="28"/>
              </w:rPr>
              <w:t>情况</w:t>
            </w:r>
          </w:p>
        </w:tc>
        <w:tc>
          <w:tcPr>
            <w:tcW w:w="7657" w:type="dxa"/>
            <w:gridSpan w:val="7"/>
            <w:vAlign w:val="center"/>
          </w:tcPr>
          <w:p w14:paraId="59438322" w14:textId="77777777" w:rsidR="007F28A1" w:rsidRDefault="007F28A1">
            <w:pPr>
              <w:widowControl/>
              <w:rPr>
                <w:rFonts w:ascii="宋体" w:eastAsia="宋体" w:hAnsi="宋体" w:cs="宋体" w:hint="eastAsia"/>
                <w:kern w:val="0"/>
                <w:sz w:val="24"/>
                <w:szCs w:val="28"/>
              </w:rPr>
            </w:pPr>
          </w:p>
        </w:tc>
      </w:tr>
      <w:tr w:rsidR="007F28A1" w14:paraId="1C843395" w14:textId="77777777">
        <w:tblPrEx>
          <w:tblCellMar>
            <w:top w:w="0" w:type="dxa"/>
            <w:bottom w:w="0" w:type="dxa"/>
          </w:tblCellMar>
        </w:tblPrEx>
        <w:trPr>
          <w:cantSplit/>
          <w:trHeight w:hRule="exact" w:val="2381"/>
        </w:trPr>
        <w:tc>
          <w:tcPr>
            <w:tcW w:w="1204" w:type="dxa"/>
            <w:vAlign w:val="center"/>
          </w:tcPr>
          <w:p w14:paraId="45382EBB" w14:textId="77777777" w:rsidR="007F28A1" w:rsidRDefault="007F28A1">
            <w:pPr>
              <w:widowControl/>
              <w:spacing w:line="360" w:lineRule="exact"/>
              <w:jc w:val="center"/>
              <w:rPr>
                <w:rFonts w:ascii="宋体" w:eastAsia="宋体" w:hAnsi="宋体" w:cs="宋体" w:hint="eastAsia"/>
                <w:kern w:val="0"/>
                <w:sz w:val="24"/>
                <w:szCs w:val="28"/>
              </w:rPr>
            </w:pPr>
            <w:r>
              <w:rPr>
                <w:rFonts w:ascii="宋体" w:eastAsia="宋体" w:hAnsi="宋体" w:cs="宋体" w:hint="eastAsia"/>
                <w:kern w:val="0"/>
                <w:sz w:val="24"/>
                <w:szCs w:val="28"/>
              </w:rPr>
              <w:t>何时</w:t>
            </w:r>
          </w:p>
          <w:p w14:paraId="17659D91" w14:textId="77777777" w:rsidR="007F28A1" w:rsidRDefault="007F28A1">
            <w:pPr>
              <w:widowControl/>
              <w:spacing w:line="360" w:lineRule="exact"/>
              <w:jc w:val="center"/>
              <w:rPr>
                <w:rFonts w:ascii="宋体" w:eastAsia="宋体" w:hAnsi="宋体" w:cs="宋体" w:hint="eastAsia"/>
                <w:kern w:val="0"/>
                <w:sz w:val="24"/>
                <w:szCs w:val="28"/>
              </w:rPr>
            </w:pPr>
            <w:r>
              <w:rPr>
                <w:rFonts w:ascii="宋体" w:eastAsia="宋体" w:hAnsi="宋体" w:cs="宋体" w:hint="eastAsia"/>
                <w:kern w:val="0"/>
                <w:sz w:val="24"/>
                <w:szCs w:val="28"/>
              </w:rPr>
              <w:t>受过</w:t>
            </w:r>
          </w:p>
          <w:p w14:paraId="305A9127" w14:textId="77777777" w:rsidR="007F28A1" w:rsidRDefault="007F28A1">
            <w:pPr>
              <w:widowControl/>
              <w:spacing w:line="360" w:lineRule="exact"/>
              <w:jc w:val="center"/>
              <w:rPr>
                <w:rFonts w:ascii="宋体" w:eastAsia="宋体" w:hAnsi="宋体" w:cs="宋体" w:hint="eastAsia"/>
                <w:kern w:val="0"/>
                <w:sz w:val="24"/>
                <w:szCs w:val="28"/>
              </w:rPr>
            </w:pPr>
            <w:r>
              <w:rPr>
                <w:rFonts w:ascii="宋体" w:eastAsia="宋体" w:hAnsi="宋体" w:cs="宋体" w:hint="eastAsia"/>
                <w:kern w:val="0"/>
                <w:sz w:val="24"/>
                <w:szCs w:val="28"/>
              </w:rPr>
              <w:t>何种</w:t>
            </w:r>
          </w:p>
          <w:p w14:paraId="1D7F57F7" w14:textId="77777777" w:rsidR="007F28A1" w:rsidRDefault="007F28A1">
            <w:pPr>
              <w:widowControl/>
              <w:spacing w:line="360" w:lineRule="exact"/>
              <w:jc w:val="center"/>
              <w:rPr>
                <w:rFonts w:ascii="宋体" w:eastAsia="宋体" w:hAnsi="宋体" w:cs="宋体" w:hint="eastAsia"/>
                <w:kern w:val="0"/>
                <w:sz w:val="24"/>
                <w:szCs w:val="28"/>
              </w:rPr>
            </w:pPr>
            <w:r>
              <w:rPr>
                <w:rFonts w:ascii="宋体" w:eastAsia="宋体" w:hAnsi="宋体" w:cs="宋体" w:hint="eastAsia"/>
                <w:kern w:val="0"/>
                <w:sz w:val="24"/>
                <w:szCs w:val="28"/>
              </w:rPr>
              <w:t>处罚</w:t>
            </w:r>
          </w:p>
          <w:p w14:paraId="395E6D8E" w14:textId="77777777" w:rsidR="007F28A1" w:rsidRDefault="007F28A1">
            <w:pPr>
              <w:widowControl/>
              <w:spacing w:line="360" w:lineRule="exact"/>
              <w:jc w:val="center"/>
              <w:rPr>
                <w:rFonts w:ascii="宋体" w:eastAsia="宋体" w:hAnsi="宋体" w:cs="宋体" w:hint="eastAsia"/>
                <w:kern w:val="0"/>
                <w:sz w:val="24"/>
                <w:szCs w:val="28"/>
              </w:rPr>
            </w:pPr>
            <w:r>
              <w:rPr>
                <w:rFonts w:ascii="宋体" w:eastAsia="宋体" w:hAnsi="宋体" w:cs="宋体" w:hint="eastAsia"/>
                <w:kern w:val="0"/>
                <w:sz w:val="24"/>
                <w:szCs w:val="28"/>
              </w:rPr>
              <w:t>奖励</w:t>
            </w:r>
          </w:p>
        </w:tc>
        <w:tc>
          <w:tcPr>
            <w:tcW w:w="7657" w:type="dxa"/>
            <w:gridSpan w:val="7"/>
            <w:vAlign w:val="center"/>
          </w:tcPr>
          <w:p w14:paraId="769DBDB8" w14:textId="77777777" w:rsidR="007F28A1" w:rsidRDefault="007F28A1">
            <w:pPr>
              <w:widowControl/>
              <w:rPr>
                <w:rFonts w:ascii="宋体" w:eastAsia="宋体" w:hAnsi="宋体" w:cs="宋体" w:hint="eastAsia"/>
                <w:kern w:val="0"/>
                <w:sz w:val="24"/>
                <w:szCs w:val="28"/>
              </w:rPr>
            </w:pPr>
          </w:p>
        </w:tc>
      </w:tr>
    </w:tbl>
    <w:p w14:paraId="16BB98CC" w14:textId="77777777" w:rsidR="007F28A1" w:rsidRDefault="007F28A1">
      <w:pPr>
        <w:spacing w:line="240" w:lineRule="exact"/>
        <w:rPr>
          <w:rFonts w:eastAsia="宋体" w:hint="eastAsia"/>
          <w:sz w:val="44"/>
        </w:rPr>
      </w:pPr>
    </w:p>
    <w:tbl>
      <w:tblPr>
        <w:tblW w:w="8833"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980"/>
        <w:gridCol w:w="3372"/>
        <w:gridCol w:w="4481"/>
      </w:tblGrid>
      <w:tr w:rsidR="007F28A1" w14:paraId="448F5069" w14:textId="77777777">
        <w:trPr>
          <w:trHeight w:val="2477"/>
        </w:trPr>
        <w:tc>
          <w:tcPr>
            <w:tcW w:w="980" w:type="dxa"/>
            <w:vAlign w:val="center"/>
          </w:tcPr>
          <w:p w14:paraId="35E19065" w14:textId="77777777" w:rsidR="007F28A1" w:rsidRDefault="007F28A1">
            <w:pPr>
              <w:widowControl/>
              <w:jc w:val="center"/>
              <w:rPr>
                <w:rFonts w:ascii="宋体" w:eastAsia="宋体" w:hAnsi="宋体" w:cs="宋体" w:hint="eastAsia"/>
                <w:kern w:val="0"/>
                <w:sz w:val="24"/>
                <w:szCs w:val="28"/>
              </w:rPr>
            </w:pPr>
            <w:r>
              <w:rPr>
                <w:rFonts w:ascii="宋体" w:eastAsia="宋体" w:hAnsi="宋体" w:cs="宋体" w:hint="eastAsia"/>
                <w:kern w:val="0"/>
                <w:sz w:val="24"/>
                <w:szCs w:val="28"/>
              </w:rPr>
              <w:t>专业</w:t>
            </w:r>
          </w:p>
          <w:p w14:paraId="296D34B4" w14:textId="77777777" w:rsidR="007F28A1" w:rsidRDefault="007F28A1">
            <w:pPr>
              <w:widowControl/>
              <w:jc w:val="center"/>
              <w:rPr>
                <w:rFonts w:ascii="宋体" w:eastAsia="宋体" w:hAnsi="宋体" w:cs="宋体" w:hint="eastAsia"/>
                <w:kern w:val="0"/>
                <w:sz w:val="24"/>
                <w:szCs w:val="28"/>
              </w:rPr>
            </w:pPr>
            <w:r>
              <w:rPr>
                <w:rFonts w:ascii="宋体" w:eastAsia="宋体" w:hAnsi="宋体" w:cs="宋体" w:hint="eastAsia"/>
                <w:kern w:val="0"/>
                <w:sz w:val="24"/>
                <w:szCs w:val="28"/>
              </w:rPr>
              <w:t>工作</w:t>
            </w:r>
          </w:p>
          <w:p w14:paraId="5D8BB834" w14:textId="77777777" w:rsidR="007F28A1" w:rsidRDefault="007F28A1">
            <w:pPr>
              <w:widowControl/>
              <w:jc w:val="center"/>
              <w:rPr>
                <w:rFonts w:ascii="宋体" w:eastAsia="宋体" w:hAnsi="宋体" w:cs="宋体" w:hint="eastAsia"/>
                <w:kern w:val="0"/>
                <w:sz w:val="24"/>
                <w:szCs w:val="28"/>
              </w:rPr>
            </w:pPr>
            <w:r>
              <w:rPr>
                <w:rFonts w:ascii="宋体" w:eastAsia="宋体" w:hAnsi="宋体" w:cs="宋体" w:hint="eastAsia"/>
                <w:kern w:val="0"/>
                <w:sz w:val="24"/>
                <w:szCs w:val="28"/>
              </w:rPr>
              <w:t>学术</w:t>
            </w:r>
          </w:p>
          <w:p w14:paraId="5426826C" w14:textId="77777777" w:rsidR="007F28A1" w:rsidRDefault="007F28A1">
            <w:pPr>
              <w:widowControl/>
              <w:jc w:val="center"/>
              <w:rPr>
                <w:rFonts w:ascii="宋体" w:eastAsia="宋体" w:hAnsi="宋体" w:cs="宋体" w:hint="eastAsia"/>
                <w:kern w:val="0"/>
                <w:sz w:val="24"/>
                <w:szCs w:val="28"/>
              </w:rPr>
            </w:pPr>
            <w:r>
              <w:rPr>
                <w:rFonts w:ascii="宋体" w:eastAsia="宋体" w:hAnsi="宋体" w:cs="宋体" w:hint="eastAsia"/>
                <w:kern w:val="0"/>
                <w:sz w:val="24"/>
                <w:szCs w:val="28"/>
              </w:rPr>
              <w:t>论文</w:t>
            </w:r>
          </w:p>
          <w:p w14:paraId="646659C6" w14:textId="77777777" w:rsidR="007F28A1" w:rsidRDefault="007F28A1">
            <w:pPr>
              <w:widowControl/>
              <w:jc w:val="center"/>
              <w:rPr>
                <w:rFonts w:ascii="宋体" w:eastAsia="宋体" w:hAnsi="宋体" w:cs="宋体" w:hint="eastAsia"/>
                <w:kern w:val="0"/>
                <w:sz w:val="24"/>
                <w:szCs w:val="28"/>
              </w:rPr>
            </w:pPr>
            <w:r>
              <w:rPr>
                <w:rFonts w:ascii="宋体" w:eastAsia="宋体" w:hAnsi="宋体" w:cs="宋体" w:hint="eastAsia"/>
                <w:kern w:val="0"/>
                <w:sz w:val="24"/>
                <w:szCs w:val="28"/>
              </w:rPr>
              <w:t>著作</w:t>
            </w:r>
          </w:p>
          <w:p w14:paraId="458EFA63" w14:textId="77777777" w:rsidR="007F28A1" w:rsidRDefault="007F28A1">
            <w:pPr>
              <w:widowControl/>
              <w:jc w:val="center"/>
              <w:rPr>
                <w:rFonts w:ascii="宋体" w:eastAsia="宋体" w:hAnsi="宋体" w:cs="宋体" w:hint="eastAsia"/>
                <w:kern w:val="0"/>
                <w:sz w:val="24"/>
                <w:szCs w:val="28"/>
              </w:rPr>
            </w:pPr>
            <w:r>
              <w:rPr>
                <w:rFonts w:ascii="宋体" w:eastAsia="宋体" w:hAnsi="宋体" w:cs="宋体" w:hint="eastAsia"/>
                <w:kern w:val="0"/>
                <w:sz w:val="24"/>
                <w:szCs w:val="28"/>
              </w:rPr>
              <w:t>情况</w:t>
            </w:r>
          </w:p>
        </w:tc>
        <w:tc>
          <w:tcPr>
            <w:tcW w:w="7853" w:type="dxa"/>
            <w:gridSpan w:val="2"/>
          </w:tcPr>
          <w:p w14:paraId="192892AA" w14:textId="77777777" w:rsidR="007F28A1" w:rsidRDefault="007F28A1">
            <w:pPr>
              <w:widowControl/>
              <w:jc w:val="left"/>
              <w:rPr>
                <w:rFonts w:ascii="宋体" w:eastAsia="宋体" w:hAnsi="宋体" w:cs="宋体"/>
                <w:kern w:val="0"/>
                <w:sz w:val="24"/>
                <w:szCs w:val="28"/>
              </w:rPr>
            </w:pPr>
          </w:p>
        </w:tc>
      </w:tr>
      <w:tr w:rsidR="007F28A1" w14:paraId="3ABD73E7" w14:textId="77777777">
        <w:trPr>
          <w:trHeight w:val="2463"/>
        </w:trPr>
        <w:tc>
          <w:tcPr>
            <w:tcW w:w="980" w:type="dxa"/>
            <w:vAlign w:val="center"/>
          </w:tcPr>
          <w:p w14:paraId="490C9F04" w14:textId="77777777" w:rsidR="007F28A1" w:rsidRDefault="007F28A1">
            <w:pPr>
              <w:jc w:val="center"/>
              <w:rPr>
                <w:rFonts w:ascii="宋体" w:eastAsia="宋体" w:hAnsi="宋体" w:cs="宋体" w:hint="eastAsia"/>
                <w:kern w:val="0"/>
                <w:sz w:val="24"/>
                <w:szCs w:val="28"/>
              </w:rPr>
            </w:pPr>
            <w:r>
              <w:rPr>
                <w:rFonts w:ascii="宋体" w:eastAsia="宋体" w:hAnsi="宋体" w:cs="宋体" w:hint="eastAsia"/>
                <w:kern w:val="0"/>
                <w:sz w:val="24"/>
                <w:szCs w:val="28"/>
              </w:rPr>
              <w:t>其他需要说明的情况</w:t>
            </w:r>
          </w:p>
        </w:tc>
        <w:tc>
          <w:tcPr>
            <w:tcW w:w="7853" w:type="dxa"/>
            <w:gridSpan w:val="2"/>
          </w:tcPr>
          <w:p w14:paraId="043D3240" w14:textId="77777777" w:rsidR="007F28A1" w:rsidRDefault="007F28A1">
            <w:pPr>
              <w:widowControl/>
              <w:jc w:val="left"/>
              <w:rPr>
                <w:rFonts w:ascii="宋体" w:eastAsia="宋体" w:hAnsi="宋体" w:cs="宋体" w:hint="eastAsia"/>
                <w:kern w:val="0"/>
                <w:sz w:val="24"/>
                <w:szCs w:val="28"/>
              </w:rPr>
            </w:pPr>
          </w:p>
        </w:tc>
      </w:tr>
      <w:tr w:rsidR="007F28A1" w14:paraId="0A6F4340" w14:textId="77777777">
        <w:trPr>
          <w:trHeight w:val="2881"/>
        </w:trPr>
        <w:tc>
          <w:tcPr>
            <w:tcW w:w="4352" w:type="dxa"/>
            <w:gridSpan w:val="2"/>
          </w:tcPr>
          <w:p w14:paraId="111436AB" w14:textId="77777777" w:rsidR="007F28A1" w:rsidRDefault="007F28A1">
            <w:pPr>
              <w:widowControl/>
              <w:spacing w:line="400" w:lineRule="exact"/>
              <w:rPr>
                <w:rFonts w:ascii="宋体" w:eastAsia="宋体" w:hAnsi="宋体" w:cs="宋体" w:hint="eastAsia"/>
                <w:kern w:val="0"/>
                <w:sz w:val="24"/>
                <w:szCs w:val="28"/>
              </w:rPr>
            </w:pPr>
            <w:r>
              <w:rPr>
                <w:rFonts w:ascii="宋体" w:eastAsia="宋体" w:hAnsi="宋体" w:cs="宋体" w:hint="eastAsia"/>
                <w:kern w:val="0"/>
                <w:sz w:val="24"/>
                <w:szCs w:val="28"/>
              </w:rPr>
              <w:t>所在单位意见:</w:t>
            </w:r>
          </w:p>
          <w:p w14:paraId="4F81F81D" w14:textId="77777777" w:rsidR="007F28A1" w:rsidRDefault="007F28A1">
            <w:pPr>
              <w:widowControl/>
              <w:spacing w:line="400" w:lineRule="exact"/>
              <w:rPr>
                <w:rFonts w:ascii="宋体" w:eastAsia="宋体" w:hAnsi="宋体" w:cs="宋体" w:hint="eastAsia"/>
                <w:kern w:val="0"/>
                <w:sz w:val="24"/>
                <w:szCs w:val="28"/>
              </w:rPr>
            </w:pPr>
          </w:p>
          <w:p w14:paraId="48186101" w14:textId="77777777" w:rsidR="007F28A1" w:rsidRDefault="007F28A1">
            <w:pPr>
              <w:widowControl/>
              <w:spacing w:line="400" w:lineRule="exact"/>
              <w:rPr>
                <w:rFonts w:ascii="宋体" w:eastAsia="宋体" w:hAnsi="宋体" w:cs="宋体" w:hint="eastAsia"/>
                <w:kern w:val="0"/>
                <w:sz w:val="24"/>
                <w:szCs w:val="28"/>
              </w:rPr>
            </w:pPr>
          </w:p>
          <w:p w14:paraId="6A4E2F7D" w14:textId="77777777" w:rsidR="007F28A1" w:rsidRDefault="007F28A1">
            <w:pPr>
              <w:widowControl/>
              <w:spacing w:line="400" w:lineRule="exact"/>
              <w:rPr>
                <w:rFonts w:ascii="宋体" w:eastAsia="宋体" w:hAnsi="宋体" w:cs="宋体" w:hint="eastAsia"/>
                <w:kern w:val="0"/>
                <w:sz w:val="24"/>
                <w:szCs w:val="28"/>
              </w:rPr>
            </w:pPr>
          </w:p>
          <w:p w14:paraId="5480BD3A" w14:textId="77777777" w:rsidR="007F28A1" w:rsidRDefault="007F28A1">
            <w:pPr>
              <w:widowControl/>
              <w:spacing w:line="400" w:lineRule="exact"/>
              <w:rPr>
                <w:rFonts w:ascii="宋体" w:eastAsia="宋体" w:hAnsi="宋体" w:cs="宋体" w:hint="eastAsia"/>
                <w:kern w:val="0"/>
                <w:sz w:val="24"/>
                <w:szCs w:val="28"/>
              </w:rPr>
            </w:pPr>
          </w:p>
          <w:p w14:paraId="69E84CB5" w14:textId="77777777" w:rsidR="007F28A1" w:rsidRDefault="007F28A1">
            <w:pPr>
              <w:widowControl/>
              <w:spacing w:line="400" w:lineRule="exact"/>
              <w:rPr>
                <w:rFonts w:ascii="宋体" w:eastAsia="宋体" w:hAnsi="宋体" w:cs="宋体" w:hint="eastAsia"/>
                <w:kern w:val="0"/>
                <w:sz w:val="24"/>
                <w:szCs w:val="28"/>
              </w:rPr>
            </w:pPr>
          </w:p>
          <w:p w14:paraId="0FD3B883" w14:textId="77777777" w:rsidR="007F28A1" w:rsidRDefault="007F28A1">
            <w:pPr>
              <w:widowControl/>
              <w:spacing w:line="400" w:lineRule="exact"/>
              <w:rPr>
                <w:rFonts w:ascii="宋体" w:eastAsia="宋体" w:hAnsi="宋体" w:cs="宋体" w:hint="eastAsia"/>
                <w:kern w:val="0"/>
                <w:sz w:val="24"/>
                <w:szCs w:val="28"/>
              </w:rPr>
            </w:pPr>
            <w:r>
              <w:rPr>
                <w:rFonts w:ascii="宋体" w:eastAsia="宋体" w:hAnsi="宋体" w:cs="宋体" w:hint="eastAsia"/>
                <w:kern w:val="0"/>
                <w:sz w:val="24"/>
                <w:szCs w:val="28"/>
              </w:rPr>
              <w:t xml:space="preserve">                      （公  章）</w:t>
            </w:r>
          </w:p>
          <w:p w14:paraId="485A3DA0" w14:textId="77777777" w:rsidR="007F28A1" w:rsidRDefault="007F28A1">
            <w:pPr>
              <w:widowControl/>
              <w:spacing w:line="400" w:lineRule="exact"/>
              <w:ind w:firstLine="2520"/>
              <w:rPr>
                <w:rFonts w:ascii="宋体" w:eastAsia="宋体" w:hAnsi="宋体" w:cs="宋体" w:hint="eastAsia"/>
                <w:kern w:val="0"/>
                <w:sz w:val="24"/>
                <w:szCs w:val="28"/>
              </w:rPr>
            </w:pPr>
            <w:r>
              <w:rPr>
                <w:rFonts w:ascii="宋体" w:eastAsia="宋体" w:hAnsi="宋体" w:cs="宋体" w:hint="eastAsia"/>
                <w:kern w:val="0"/>
                <w:sz w:val="24"/>
                <w:szCs w:val="28"/>
              </w:rPr>
              <w:t>年   月   日</w:t>
            </w:r>
          </w:p>
        </w:tc>
        <w:tc>
          <w:tcPr>
            <w:tcW w:w="4481" w:type="dxa"/>
          </w:tcPr>
          <w:p w14:paraId="48FAFA44" w14:textId="77777777" w:rsidR="007F28A1" w:rsidRDefault="007F28A1">
            <w:pPr>
              <w:widowControl/>
              <w:spacing w:line="400" w:lineRule="exact"/>
              <w:rPr>
                <w:rFonts w:ascii="宋体" w:eastAsia="宋体" w:hAnsi="宋体" w:cs="宋体" w:hint="eastAsia"/>
                <w:kern w:val="0"/>
                <w:sz w:val="24"/>
                <w:szCs w:val="28"/>
              </w:rPr>
            </w:pPr>
            <w:r>
              <w:rPr>
                <w:rFonts w:ascii="宋体" w:eastAsia="宋体" w:hAnsi="宋体" w:cs="宋体" w:hint="eastAsia"/>
                <w:kern w:val="0"/>
                <w:sz w:val="24"/>
                <w:szCs w:val="28"/>
              </w:rPr>
              <w:t>所在鉴定机构意见:</w:t>
            </w:r>
          </w:p>
          <w:p w14:paraId="5F5FE60E" w14:textId="77777777" w:rsidR="007F28A1" w:rsidRDefault="007F28A1">
            <w:pPr>
              <w:widowControl/>
              <w:spacing w:line="400" w:lineRule="exact"/>
              <w:rPr>
                <w:rFonts w:ascii="宋体" w:eastAsia="宋体" w:hAnsi="宋体" w:cs="宋体" w:hint="eastAsia"/>
                <w:kern w:val="0"/>
                <w:sz w:val="24"/>
                <w:szCs w:val="28"/>
              </w:rPr>
            </w:pPr>
          </w:p>
          <w:p w14:paraId="7D09A1BD" w14:textId="77777777" w:rsidR="007F28A1" w:rsidRDefault="007F28A1">
            <w:pPr>
              <w:widowControl/>
              <w:spacing w:line="400" w:lineRule="exact"/>
              <w:rPr>
                <w:rFonts w:ascii="宋体" w:eastAsia="宋体" w:hAnsi="宋体" w:cs="宋体" w:hint="eastAsia"/>
                <w:kern w:val="0"/>
                <w:sz w:val="24"/>
                <w:szCs w:val="28"/>
              </w:rPr>
            </w:pPr>
          </w:p>
          <w:p w14:paraId="758EDD1F" w14:textId="77777777" w:rsidR="007F28A1" w:rsidRDefault="007F28A1">
            <w:pPr>
              <w:widowControl/>
              <w:spacing w:line="400" w:lineRule="exact"/>
              <w:rPr>
                <w:rFonts w:ascii="宋体" w:eastAsia="宋体" w:hAnsi="宋体" w:cs="宋体" w:hint="eastAsia"/>
                <w:kern w:val="0"/>
                <w:sz w:val="24"/>
                <w:szCs w:val="28"/>
              </w:rPr>
            </w:pPr>
          </w:p>
          <w:p w14:paraId="04C5EC12" w14:textId="77777777" w:rsidR="007F28A1" w:rsidRDefault="007F28A1">
            <w:pPr>
              <w:widowControl/>
              <w:spacing w:line="400" w:lineRule="exact"/>
              <w:rPr>
                <w:rFonts w:ascii="宋体" w:eastAsia="宋体" w:hAnsi="宋体" w:cs="宋体" w:hint="eastAsia"/>
                <w:kern w:val="0"/>
                <w:sz w:val="24"/>
                <w:szCs w:val="28"/>
              </w:rPr>
            </w:pPr>
          </w:p>
          <w:p w14:paraId="37FE211E" w14:textId="77777777" w:rsidR="007F28A1" w:rsidRDefault="007F28A1">
            <w:pPr>
              <w:widowControl/>
              <w:spacing w:line="400" w:lineRule="exact"/>
              <w:rPr>
                <w:rFonts w:ascii="宋体" w:eastAsia="宋体" w:hAnsi="宋体" w:cs="宋体" w:hint="eastAsia"/>
                <w:kern w:val="0"/>
                <w:sz w:val="24"/>
                <w:szCs w:val="28"/>
              </w:rPr>
            </w:pPr>
          </w:p>
          <w:p w14:paraId="2B4946AE" w14:textId="77777777" w:rsidR="007F28A1" w:rsidRDefault="007F28A1">
            <w:pPr>
              <w:widowControl/>
              <w:spacing w:line="400" w:lineRule="exact"/>
              <w:rPr>
                <w:rFonts w:ascii="宋体" w:eastAsia="宋体" w:hAnsi="宋体" w:cs="宋体" w:hint="eastAsia"/>
                <w:kern w:val="0"/>
                <w:sz w:val="24"/>
                <w:szCs w:val="28"/>
              </w:rPr>
            </w:pPr>
            <w:r>
              <w:rPr>
                <w:rFonts w:ascii="宋体" w:eastAsia="宋体" w:hAnsi="宋体" w:cs="宋体" w:hint="eastAsia"/>
                <w:kern w:val="0"/>
                <w:sz w:val="24"/>
                <w:szCs w:val="28"/>
              </w:rPr>
              <w:t xml:space="preserve">                      （公  章）</w:t>
            </w:r>
          </w:p>
          <w:p w14:paraId="35293F54" w14:textId="77777777" w:rsidR="007F28A1" w:rsidRDefault="007F28A1">
            <w:pPr>
              <w:widowControl/>
              <w:spacing w:line="400" w:lineRule="exact"/>
              <w:ind w:firstLine="2520"/>
              <w:rPr>
                <w:rFonts w:ascii="宋体" w:eastAsia="宋体" w:hAnsi="宋体" w:cs="宋体"/>
                <w:kern w:val="0"/>
                <w:sz w:val="24"/>
                <w:szCs w:val="28"/>
              </w:rPr>
            </w:pPr>
            <w:r>
              <w:rPr>
                <w:rFonts w:ascii="宋体" w:eastAsia="宋体" w:hAnsi="宋体" w:cs="宋体" w:hint="eastAsia"/>
                <w:kern w:val="0"/>
                <w:sz w:val="24"/>
                <w:szCs w:val="28"/>
              </w:rPr>
              <w:t>年   月   日</w:t>
            </w:r>
          </w:p>
        </w:tc>
      </w:tr>
      <w:tr w:rsidR="007F28A1" w14:paraId="4CC9EE64" w14:textId="77777777">
        <w:trPr>
          <w:trHeight w:val="2832"/>
        </w:trPr>
        <w:tc>
          <w:tcPr>
            <w:tcW w:w="8833" w:type="dxa"/>
            <w:gridSpan w:val="3"/>
          </w:tcPr>
          <w:p w14:paraId="69739789" w14:textId="77777777" w:rsidR="007F28A1" w:rsidRDefault="007F28A1">
            <w:pPr>
              <w:widowControl/>
              <w:spacing w:line="400" w:lineRule="exact"/>
              <w:rPr>
                <w:rFonts w:ascii="宋体" w:eastAsia="宋体" w:hAnsi="宋体" w:cs="宋体" w:hint="eastAsia"/>
                <w:kern w:val="0"/>
                <w:sz w:val="24"/>
                <w:szCs w:val="28"/>
              </w:rPr>
            </w:pPr>
            <w:r>
              <w:rPr>
                <w:rFonts w:ascii="宋体" w:eastAsia="宋体" w:hAnsi="宋体" w:cs="宋体" w:hint="eastAsia"/>
                <w:kern w:val="0"/>
                <w:sz w:val="24"/>
                <w:szCs w:val="28"/>
              </w:rPr>
              <w:t>登记管理部门审核意见:</w:t>
            </w:r>
          </w:p>
          <w:p w14:paraId="12893FD5" w14:textId="77777777" w:rsidR="007F28A1" w:rsidRDefault="007F28A1">
            <w:pPr>
              <w:widowControl/>
              <w:spacing w:line="400" w:lineRule="exact"/>
              <w:rPr>
                <w:rFonts w:ascii="宋体" w:eastAsia="宋体" w:hAnsi="宋体" w:cs="宋体" w:hint="eastAsia"/>
                <w:kern w:val="0"/>
                <w:sz w:val="24"/>
                <w:szCs w:val="28"/>
              </w:rPr>
            </w:pPr>
            <w:r>
              <w:rPr>
                <w:rFonts w:ascii="宋体" w:eastAsia="宋体" w:hAnsi="宋体" w:cs="宋体" w:hint="eastAsia"/>
                <w:kern w:val="0"/>
                <w:sz w:val="24"/>
                <w:szCs w:val="28"/>
              </w:rPr>
              <w:t xml:space="preserve">                                            </w:t>
            </w:r>
          </w:p>
          <w:p w14:paraId="366298C9" w14:textId="77777777" w:rsidR="007F28A1" w:rsidRDefault="007F28A1">
            <w:pPr>
              <w:widowControl/>
              <w:spacing w:line="240" w:lineRule="exact"/>
              <w:rPr>
                <w:rFonts w:ascii="宋体" w:eastAsia="宋体" w:hAnsi="宋体" w:cs="宋体" w:hint="eastAsia"/>
                <w:kern w:val="0"/>
                <w:sz w:val="24"/>
                <w:szCs w:val="28"/>
              </w:rPr>
            </w:pPr>
          </w:p>
          <w:p w14:paraId="7F8C18A7" w14:textId="77777777" w:rsidR="007F28A1" w:rsidRDefault="007F28A1">
            <w:pPr>
              <w:widowControl/>
              <w:spacing w:line="240" w:lineRule="exact"/>
              <w:rPr>
                <w:rFonts w:ascii="宋体" w:eastAsia="宋体" w:hAnsi="宋体" w:cs="宋体" w:hint="eastAsia"/>
                <w:kern w:val="0"/>
                <w:sz w:val="24"/>
                <w:szCs w:val="28"/>
              </w:rPr>
            </w:pPr>
          </w:p>
          <w:p w14:paraId="3C9AC35E" w14:textId="77777777" w:rsidR="007F28A1" w:rsidRDefault="007F28A1">
            <w:pPr>
              <w:widowControl/>
              <w:spacing w:line="240" w:lineRule="exact"/>
              <w:rPr>
                <w:rFonts w:ascii="宋体" w:eastAsia="宋体" w:hAnsi="宋体" w:cs="宋体" w:hint="eastAsia"/>
                <w:kern w:val="0"/>
                <w:sz w:val="24"/>
                <w:szCs w:val="28"/>
              </w:rPr>
            </w:pPr>
          </w:p>
          <w:p w14:paraId="1845BB00" w14:textId="77777777" w:rsidR="007F28A1" w:rsidRDefault="007F28A1">
            <w:pPr>
              <w:widowControl/>
              <w:spacing w:line="240" w:lineRule="exact"/>
              <w:rPr>
                <w:rFonts w:ascii="宋体" w:eastAsia="宋体" w:hAnsi="宋体" w:cs="宋体" w:hint="eastAsia"/>
                <w:kern w:val="0"/>
                <w:sz w:val="24"/>
                <w:szCs w:val="28"/>
              </w:rPr>
            </w:pPr>
          </w:p>
          <w:p w14:paraId="4623BE46" w14:textId="77777777" w:rsidR="007F28A1" w:rsidRDefault="007F28A1">
            <w:pPr>
              <w:widowControl/>
              <w:spacing w:line="240" w:lineRule="exact"/>
              <w:rPr>
                <w:rFonts w:ascii="宋体" w:eastAsia="宋体" w:hAnsi="宋体" w:cs="宋体" w:hint="eastAsia"/>
                <w:kern w:val="0"/>
                <w:sz w:val="24"/>
                <w:szCs w:val="28"/>
              </w:rPr>
            </w:pPr>
          </w:p>
          <w:p w14:paraId="64476403" w14:textId="77777777" w:rsidR="007F28A1" w:rsidRDefault="007F28A1">
            <w:pPr>
              <w:widowControl/>
              <w:spacing w:line="240" w:lineRule="exact"/>
              <w:rPr>
                <w:rFonts w:ascii="宋体" w:eastAsia="宋体" w:hAnsi="宋体" w:cs="宋体" w:hint="eastAsia"/>
                <w:kern w:val="0"/>
                <w:sz w:val="24"/>
                <w:szCs w:val="28"/>
              </w:rPr>
            </w:pPr>
          </w:p>
          <w:p w14:paraId="21D4A61A" w14:textId="77777777" w:rsidR="007F28A1" w:rsidRDefault="007F28A1">
            <w:pPr>
              <w:widowControl/>
              <w:spacing w:line="240" w:lineRule="exact"/>
              <w:rPr>
                <w:rFonts w:ascii="宋体" w:eastAsia="宋体" w:hAnsi="宋体" w:cs="宋体" w:hint="eastAsia"/>
                <w:kern w:val="0"/>
                <w:sz w:val="24"/>
                <w:szCs w:val="28"/>
              </w:rPr>
            </w:pPr>
          </w:p>
          <w:p w14:paraId="75F4F335" w14:textId="77777777" w:rsidR="007F28A1" w:rsidRDefault="007F28A1">
            <w:pPr>
              <w:widowControl/>
              <w:spacing w:line="400" w:lineRule="exact"/>
              <w:rPr>
                <w:rFonts w:ascii="宋体" w:eastAsia="宋体" w:hAnsi="宋体" w:cs="宋体" w:hint="eastAsia"/>
                <w:kern w:val="0"/>
                <w:sz w:val="24"/>
                <w:szCs w:val="28"/>
              </w:rPr>
            </w:pPr>
            <w:r>
              <w:rPr>
                <w:rFonts w:ascii="宋体" w:eastAsia="宋体" w:hAnsi="宋体" w:cs="宋体" w:hint="eastAsia"/>
                <w:kern w:val="0"/>
                <w:sz w:val="24"/>
                <w:szCs w:val="28"/>
              </w:rPr>
              <w:t xml:space="preserve">                                                         （公  章）</w:t>
            </w:r>
          </w:p>
          <w:p w14:paraId="51232832" w14:textId="77777777" w:rsidR="007F28A1" w:rsidRDefault="007F28A1">
            <w:pPr>
              <w:widowControl/>
              <w:spacing w:line="400" w:lineRule="exact"/>
              <w:rPr>
                <w:rFonts w:ascii="宋体" w:eastAsia="宋体" w:hAnsi="宋体" w:cs="宋体" w:hint="eastAsia"/>
                <w:kern w:val="0"/>
                <w:sz w:val="24"/>
                <w:szCs w:val="28"/>
              </w:rPr>
            </w:pPr>
            <w:r>
              <w:rPr>
                <w:rFonts w:ascii="宋体" w:eastAsia="宋体" w:hAnsi="宋体" w:cs="宋体" w:hint="eastAsia"/>
                <w:kern w:val="0"/>
                <w:sz w:val="24"/>
                <w:szCs w:val="28"/>
              </w:rPr>
              <w:t xml:space="preserve">                                                        年   月   日</w:t>
            </w:r>
          </w:p>
        </w:tc>
      </w:tr>
    </w:tbl>
    <w:p w14:paraId="79CB3F34" w14:textId="77777777" w:rsidR="007F28A1" w:rsidRDefault="007F28A1">
      <w:pPr>
        <w:spacing w:line="160" w:lineRule="exact"/>
        <w:rPr>
          <w:rFonts w:eastAsia="宋体"/>
          <w:sz w:val="44"/>
        </w:rPr>
        <w:sectPr w:rsidR="007F28A1">
          <w:pgSz w:w="11906" w:h="16838" w:code="9"/>
          <w:pgMar w:top="2098" w:right="1531" w:bottom="1985" w:left="1531" w:header="851" w:footer="1588" w:gutter="0"/>
          <w:pgNumType w:fmt="numberInDash"/>
          <w:cols w:space="720"/>
          <w:docGrid w:type="lines" w:linePitch="579" w:charSpace="-849"/>
        </w:sectPr>
      </w:pPr>
    </w:p>
    <w:p w14:paraId="054495AC" w14:textId="77777777" w:rsidR="007F28A1" w:rsidRDefault="007F28A1">
      <w:pPr>
        <w:ind w:rightChars="20" w:right="64"/>
        <w:jc w:val="center"/>
        <w:rPr>
          <w:rFonts w:eastAsia="宋体" w:hint="eastAsia"/>
          <w:sz w:val="44"/>
        </w:rPr>
      </w:pPr>
      <w:r>
        <w:rPr>
          <w:rFonts w:eastAsia="宋体" w:hint="eastAsia"/>
          <w:sz w:val="44"/>
        </w:rPr>
        <w:t>注销鉴定人资格通知书</w:t>
      </w:r>
    </w:p>
    <w:p w14:paraId="332E8AA0" w14:textId="77777777" w:rsidR="007F28A1" w:rsidRDefault="007F28A1">
      <w:pPr>
        <w:ind w:rightChars="20" w:right="64"/>
        <w:jc w:val="center"/>
        <w:rPr>
          <w:rFonts w:eastAsia="宋体" w:hint="eastAsia"/>
          <w:sz w:val="28"/>
        </w:rPr>
      </w:pPr>
      <w:r>
        <w:rPr>
          <w:rFonts w:eastAsia="宋体" w:hint="eastAsia"/>
          <w:sz w:val="28"/>
        </w:rPr>
        <w:t>（存根）</w:t>
      </w:r>
    </w:p>
    <w:p w14:paraId="1B88FD3C" w14:textId="77777777" w:rsidR="007F28A1" w:rsidRDefault="007F28A1">
      <w:pPr>
        <w:ind w:rightChars="20" w:right="64"/>
        <w:jc w:val="center"/>
        <w:rPr>
          <w:rFonts w:ascii="仿宋_GB2312" w:hAnsi="宋体" w:hint="eastAsia"/>
          <w:sz w:val="28"/>
        </w:rPr>
      </w:pPr>
      <w:r>
        <w:rPr>
          <w:rFonts w:ascii="仿宋_GB2312" w:hint="eastAsia"/>
          <w:sz w:val="28"/>
        </w:rPr>
        <w:t xml:space="preserve">    字 </w:t>
      </w:r>
      <w:r>
        <w:rPr>
          <w:rFonts w:ascii="仿宋_GB2312" w:hAnsi="宋体" w:hint="eastAsia"/>
          <w:sz w:val="28"/>
        </w:rPr>
        <w:t>〔    〕    号</w:t>
      </w:r>
    </w:p>
    <w:p w14:paraId="7167A9DB" w14:textId="77777777" w:rsidR="007F28A1" w:rsidRDefault="007F28A1">
      <w:pPr>
        <w:rPr>
          <w:rFonts w:ascii="仿宋_GB2312" w:hAnsi="宋体" w:hint="eastAsia"/>
        </w:rPr>
      </w:pPr>
      <w:r>
        <w:rPr>
          <w:b/>
          <w:bCs/>
          <w:noProof/>
          <w:sz w:val="20"/>
        </w:rPr>
        <w:pict w14:anchorId="463E553D">
          <v:shape id="_x0000_s1077" type="#_x0000_t202" style="position:absolute;left:0;text-align:left;margin-left:291pt;margin-top:17.6pt;width:55pt;height:249.6pt;z-index:-251656704;mso-wrap-edited:f" wrapcoords="-270 0 -270 21535 21600 21535 21600 0 -270 0" stroked="f">
            <v:textbox style="layout-flow:vertical-ideographic">
              <w:txbxContent>
                <w:p w14:paraId="7EEE4715" w14:textId="77777777" w:rsidR="007F28A1" w:rsidRDefault="007F28A1">
                  <w:pPr>
                    <w:ind w:firstLineChars="200" w:firstLine="960"/>
                    <w:rPr>
                      <w:rFonts w:hint="eastAsia"/>
                      <w:sz w:val="48"/>
                    </w:rPr>
                  </w:pPr>
                  <w:r>
                    <w:rPr>
                      <w:rFonts w:ascii="仿宋_GB2312" w:hint="eastAsia"/>
                      <w:sz w:val="48"/>
                    </w:rPr>
                    <w:t xml:space="preserve">字 </w:t>
                  </w:r>
                  <w:r>
                    <w:rPr>
                      <w:rFonts w:ascii="仿宋_GB2312" w:hAnsi="宋体" w:hint="eastAsia"/>
                      <w:sz w:val="48"/>
                    </w:rPr>
                    <w:t>〔    〕    号</w:t>
                  </w:r>
                </w:p>
              </w:txbxContent>
            </v:textbox>
          </v:shape>
        </w:pict>
      </w:r>
      <w:r>
        <w:rPr>
          <w:rFonts w:ascii="仿宋_GB2312" w:hAnsi="宋体" w:hint="eastAsia"/>
          <w:u w:val="single"/>
        </w:rPr>
        <w:t xml:space="preserve">                  </w:t>
      </w:r>
      <w:r>
        <w:rPr>
          <w:rFonts w:ascii="仿宋_GB2312" w:hAnsi="宋体" w:hint="eastAsia"/>
        </w:rPr>
        <w:t>：</w:t>
      </w:r>
    </w:p>
    <w:p w14:paraId="30EC2634" w14:textId="77777777" w:rsidR="007F28A1" w:rsidRDefault="007F28A1">
      <w:pPr>
        <w:ind w:rightChars="20" w:right="64" w:firstLineChars="200" w:firstLine="640"/>
        <w:rPr>
          <w:rFonts w:ascii="仿宋_GB2312" w:hAnsi="宋体" w:hint="eastAsia"/>
          <w:u w:val="single"/>
        </w:rPr>
      </w:pPr>
      <w:r>
        <w:rPr>
          <w:rFonts w:ascii="仿宋_GB2312" w:hAnsi="宋体" w:hint="eastAsia"/>
        </w:rPr>
        <w:t>根据《人民检察院鉴定人登记管理办法》第</w:t>
      </w:r>
      <w:r>
        <w:rPr>
          <w:rFonts w:ascii="仿宋_GB2312" w:hAnsi="宋体" w:hint="eastAsia"/>
          <w:u w:val="single"/>
        </w:rPr>
        <w:t xml:space="preserve">       </w:t>
      </w:r>
      <w:r>
        <w:rPr>
          <w:rFonts w:ascii="仿宋_GB2312" w:hAnsi="宋体" w:hint="eastAsia"/>
        </w:rPr>
        <w:t>条之规定，现决定注销你单位鉴定人</w:t>
      </w:r>
      <w:r>
        <w:rPr>
          <w:rFonts w:ascii="仿宋_GB2312" w:hAnsi="宋体" w:hint="eastAsia"/>
          <w:u w:val="single"/>
        </w:rPr>
        <w:t xml:space="preserve">        </w:t>
      </w:r>
      <w:r>
        <w:rPr>
          <w:rFonts w:ascii="仿宋_GB2312" w:hAnsi="宋体" w:hint="eastAsia"/>
        </w:rPr>
        <w:t>的鉴定资格。请协助收回其《人民检察院鉴定人资格证书》，并将其证书在接此通知书后15日内寄至</w:t>
      </w:r>
    </w:p>
    <w:p w14:paraId="6E82653D" w14:textId="77777777" w:rsidR="007F28A1" w:rsidRDefault="007F28A1">
      <w:pPr>
        <w:ind w:rightChars="20" w:right="64"/>
        <w:rPr>
          <w:rFonts w:ascii="仿宋_GB2312" w:hAnsi="宋体" w:hint="eastAsia"/>
        </w:rPr>
      </w:pPr>
      <w:r>
        <w:rPr>
          <w:rFonts w:ascii="仿宋_GB2312" w:hAnsi="宋体" w:hint="eastAsia"/>
          <w:u w:val="single"/>
        </w:rPr>
        <w:t xml:space="preserve">                  </w:t>
      </w:r>
      <w:r>
        <w:rPr>
          <w:rFonts w:ascii="仿宋_GB2312" w:hAnsi="宋体" w:hint="eastAsia"/>
        </w:rPr>
        <w:t>。</w:t>
      </w:r>
    </w:p>
    <w:p w14:paraId="1B72D8E3" w14:textId="77777777" w:rsidR="007F28A1" w:rsidRDefault="007F28A1">
      <w:pPr>
        <w:ind w:rightChars="20" w:right="64" w:firstLineChars="200" w:firstLine="640"/>
        <w:rPr>
          <w:rFonts w:ascii="仿宋_GB2312" w:hAnsi="宋体" w:hint="eastAsia"/>
        </w:rPr>
      </w:pPr>
      <w:r>
        <w:rPr>
          <w:rFonts w:ascii="仿宋_GB2312" w:hAnsi="宋体" w:hint="eastAsia"/>
        </w:rPr>
        <w:t>如对本决定有异议，可在30日内，向</w:t>
      </w:r>
      <w:r>
        <w:rPr>
          <w:rFonts w:ascii="仿宋_GB2312" w:hAnsi="宋体" w:hint="eastAsia"/>
          <w:u w:val="single"/>
        </w:rPr>
        <w:t xml:space="preserve">                   </w:t>
      </w:r>
      <w:r>
        <w:rPr>
          <w:rFonts w:ascii="仿宋_GB2312" w:hAnsi="宋体" w:hint="eastAsia"/>
        </w:rPr>
        <w:t>提出复议申请。</w:t>
      </w:r>
    </w:p>
    <w:p w14:paraId="1FF73C88" w14:textId="77777777" w:rsidR="007F28A1" w:rsidRDefault="007F28A1">
      <w:pPr>
        <w:spacing w:line="240" w:lineRule="exact"/>
        <w:ind w:firstLine="720"/>
        <w:rPr>
          <w:rFonts w:ascii="宋体" w:hAnsi="宋体" w:hint="eastAsia"/>
          <w:sz w:val="36"/>
        </w:rPr>
      </w:pPr>
    </w:p>
    <w:p w14:paraId="6AD9EC7E" w14:textId="77777777" w:rsidR="007F28A1" w:rsidRDefault="007F28A1">
      <w:pPr>
        <w:spacing w:line="240" w:lineRule="exact"/>
        <w:ind w:firstLine="720"/>
        <w:rPr>
          <w:rFonts w:ascii="宋体" w:hAnsi="宋体" w:hint="eastAsia"/>
          <w:sz w:val="36"/>
        </w:rPr>
      </w:pPr>
    </w:p>
    <w:p w14:paraId="45529BBA" w14:textId="77777777" w:rsidR="007F28A1" w:rsidRDefault="007F28A1">
      <w:pPr>
        <w:ind w:firstLine="720"/>
        <w:rPr>
          <w:rFonts w:ascii="仿宋_GB2312" w:hAnsi="宋体" w:hint="eastAsia"/>
          <w:sz w:val="28"/>
        </w:rPr>
      </w:pPr>
      <w:r>
        <w:rPr>
          <w:rFonts w:ascii="宋体" w:hAnsi="宋体" w:hint="eastAsia"/>
          <w:sz w:val="36"/>
        </w:rPr>
        <w:t xml:space="preserve">            </w:t>
      </w:r>
      <w:r>
        <w:rPr>
          <w:rFonts w:ascii="仿宋_GB2312" w:hAnsi="宋体" w:hint="eastAsia"/>
          <w:sz w:val="28"/>
        </w:rPr>
        <w:t>（登记管理部门章）</w:t>
      </w:r>
    </w:p>
    <w:p w14:paraId="0D2D1573" w14:textId="77777777" w:rsidR="007F28A1" w:rsidRDefault="007F28A1">
      <w:pPr>
        <w:ind w:firstLine="720"/>
        <w:rPr>
          <w:rFonts w:ascii="仿宋_GB2312" w:hint="eastAsia"/>
        </w:rPr>
      </w:pPr>
      <w:r>
        <w:rPr>
          <w:rFonts w:hint="eastAsia"/>
          <w:sz w:val="36"/>
        </w:rPr>
        <w:t xml:space="preserve">         </w:t>
      </w:r>
      <w:r>
        <w:rPr>
          <w:rFonts w:ascii="仿宋_GB2312" w:hint="eastAsia"/>
        </w:rPr>
        <w:t xml:space="preserve">     年   月   日</w:t>
      </w:r>
    </w:p>
    <w:p w14:paraId="159C9F51" w14:textId="77777777" w:rsidR="007F28A1" w:rsidRDefault="007F28A1">
      <w:pPr>
        <w:jc w:val="center"/>
        <w:rPr>
          <w:rFonts w:eastAsia="宋体" w:hint="eastAsia"/>
          <w:sz w:val="44"/>
        </w:rPr>
      </w:pPr>
      <w:r>
        <w:rPr>
          <w:rFonts w:eastAsia="宋体" w:hint="eastAsia"/>
          <w:sz w:val="44"/>
        </w:rPr>
        <w:t>注销鉴定人资格通知书</w:t>
      </w:r>
    </w:p>
    <w:p w14:paraId="3498A54B" w14:textId="77777777" w:rsidR="007F28A1" w:rsidRDefault="007F28A1">
      <w:pPr>
        <w:jc w:val="center"/>
        <w:rPr>
          <w:rFonts w:hint="eastAsia"/>
          <w:sz w:val="36"/>
        </w:rPr>
      </w:pPr>
    </w:p>
    <w:p w14:paraId="5F09F0EE" w14:textId="77777777" w:rsidR="007F28A1" w:rsidRDefault="007F28A1">
      <w:pPr>
        <w:jc w:val="center"/>
        <w:rPr>
          <w:rFonts w:ascii="仿宋_GB2312" w:hAnsi="宋体" w:hint="eastAsia"/>
          <w:sz w:val="28"/>
        </w:rPr>
      </w:pPr>
      <w:r>
        <w:rPr>
          <w:rFonts w:ascii="仿宋_GB2312" w:hint="eastAsia"/>
          <w:sz w:val="28"/>
        </w:rPr>
        <w:t xml:space="preserve">    字 </w:t>
      </w:r>
      <w:r>
        <w:rPr>
          <w:rFonts w:ascii="仿宋_GB2312" w:hAnsi="宋体" w:hint="eastAsia"/>
          <w:sz w:val="28"/>
        </w:rPr>
        <w:t>〔    〕    号</w:t>
      </w:r>
    </w:p>
    <w:p w14:paraId="1B6CCDA1" w14:textId="77777777" w:rsidR="007F28A1" w:rsidRDefault="007F28A1">
      <w:pPr>
        <w:rPr>
          <w:rFonts w:ascii="仿宋_GB2312" w:hAnsi="宋体" w:hint="eastAsia"/>
        </w:rPr>
      </w:pPr>
      <w:r>
        <w:rPr>
          <w:rFonts w:ascii="仿宋_GB2312" w:hAnsi="宋体" w:hint="eastAsia"/>
          <w:u w:val="single"/>
        </w:rPr>
        <w:t xml:space="preserve">                  </w:t>
      </w:r>
      <w:r>
        <w:rPr>
          <w:rFonts w:ascii="仿宋_GB2312" w:hAnsi="宋体" w:hint="eastAsia"/>
        </w:rPr>
        <w:t>：</w:t>
      </w:r>
    </w:p>
    <w:p w14:paraId="381953EF" w14:textId="77777777" w:rsidR="007F28A1" w:rsidRDefault="007F28A1">
      <w:pPr>
        <w:ind w:rightChars="20" w:right="64" w:firstLineChars="200" w:firstLine="640"/>
        <w:rPr>
          <w:rFonts w:ascii="仿宋_GB2312" w:hAnsi="宋体" w:hint="eastAsia"/>
          <w:u w:val="single"/>
        </w:rPr>
      </w:pPr>
      <w:r>
        <w:rPr>
          <w:rFonts w:ascii="仿宋_GB2312" w:hAnsi="宋体" w:hint="eastAsia"/>
        </w:rPr>
        <w:t>根据《人民检察院鉴定人登记管理办法》第</w:t>
      </w:r>
      <w:r>
        <w:rPr>
          <w:rFonts w:ascii="仿宋_GB2312" w:hAnsi="宋体" w:hint="eastAsia"/>
          <w:u w:val="single"/>
        </w:rPr>
        <w:t xml:space="preserve">       </w:t>
      </w:r>
      <w:r>
        <w:rPr>
          <w:rFonts w:ascii="仿宋_GB2312" w:hAnsi="宋体" w:hint="eastAsia"/>
        </w:rPr>
        <w:t>条之规定，现决定注销你单位鉴定人</w:t>
      </w:r>
      <w:r>
        <w:rPr>
          <w:rFonts w:ascii="仿宋_GB2312" w:hAnsi="宋体" w:hint="eastAsia"/>
          <w:u w:val="single"/>
        </w:rPr>
        <w:t xml:space="preserve">        </w:t>
      </w:r>
      <w:r>
        <w:rPr>
          <w:rFonts w:ascii="仿宋_GB2312" w:hAnsi="宋体" w:hint="eastAsia"/>
        </w:rPr>
        <w:t>的鉴定资格。请协助收回其《人民检察院鉴定人资格证书》，并将其证书在接此通知书后15日内寄至</w:t>
      </w:r>
    </w:p>
    <w:p w14:paraId="3EB5C560" w14:textId="77777777" w:rsidR="007F28A1" w:rsidRDefault="007F28A1">
      <w:pPr>
        <w:ind w:rightChars="20" w:right="64" w:firstLineChars="21" w:firstLine="67"/>
        <w:rPr>
          <w:rFonts w:ascii="仿宋_GB2312" w:hAnsi="宋体" w:hint="eastAsia"/>
        </w:rPr>
      </w:pPr>
      <w:r>
        <w:rPr>
          <w:rFonts w:ascii="仿宋_GB2312" w:hAnsi="宋体" w:hint="eastAsia"/>
          <w:u w:val="single"/>
        </w:rPr>
        <w:t xml:space="preserve">                  </w:t>
      </w:r>
      <w:r>
        <w:rPr>
          <w:rFonts w:ascii="仿宋_GB2312" w:hAnsi="宋体" w:hint="eastAsia"/>
        </w:rPr>
        <w:t>。</w:t>
      </w:r>
    </w:p>
    <w:p w14:paraId="5E61CDA3" w14:textId="77777777" w:rsidR="007F28A1" w:rsidRDefault="007F28A1">
      <w:pPr>
        <w:ind w:rightChars="20" w:right="64" w:firstLineChars="200" w:firstLine="640"/>
        <w:rPr>
          <w:rFonts w:ascii="仿宋_GB2312" w:hAnsi="宋体" w:hint="eastAsia"/>
        </w:rPr>
      </w:pPr>
      <w:r>
        <w:rPr>
          <w:rFonts w:ascii="仿宋_GB2312" w:hAnsi="宋体" w:hint="eastAsia"/>
        </w:rPr>
        <w:t>如对本决定有异议，可在30日内，向</w:t>
      </w:r>
      <w:r>
        <w:rPr>
          <w:rFonts w:ascii="仿宋_GB2312" w:hAnsi="宋体" w:hint="eastAsia"/>
          <w:u w:val="single"/>
        </w:rPr>
        <w:t xml:space="preserve">                   </w:t>
      </w:r>
      <w:r>
        <w:rPr>
          <w:rFonts w:ascii="仿宋_GB2312" w:hAnsi="宋体" w:hint="eastAsia"/>
        </w:rPr>
        <w:t>提出复议申请。</w:t>
      </w:r>
    </w:p>
    <w:p w14:paraId="691AD748" w14:textId="77777777" w:rsidR="007F28A1" w:rsidRDefault="007F28A1">
      <w:pPr>
        <w:spacing w:line="240" w:lineRule="exact"/>
        <w:ind w:rightChars="20" w:right="64" w:firstLine="720"/>
        <w:rPr>
          <w:rFonts w:ascii="仿宋_GB2312" w:hAnsi="宋体" w:hint="eastAsia"/>
        </w:rPr>
      </w:pPr>
    </w:p>
    <w:p w14:paraId="45C1C2AB" w14:textId="77777777" w:rsidR="007F28A1" w:rsidRDefault="007F28A1">
      <w:pPr>
        <w:spacing w:line="240" w:lineRule="exact"/>
        <w:ind w:rightChars="20" w:right="64" w:firstLine="720"/>
        <w:rPr>
          <w:rFonts w:ascii="仿宋_GB2312" w:hAnsi="宋体" w:hint="eastAsia"/>
        </w:rPr>
      </w:pPr>
    </w:p>
    <w:p w14:paraId="3555E7F9" w14:textId="77777777" w:rsidR="007F28A1" w:rsidRDefault="007F28A1">
      <w:pPr>
        <w:ind w:firstLine="720"/>
        <w:rPr>
          <w:rFonts w:ascii="仿宋_GB2312" w:hAnsi="宋体" w:hint="eastAsia"/>
          <w:sz w:val="28"/>
        </w:rPr>
      </w:pPr>
      <w:r>
        <w:rPr>
          <w:rFonts w:ascii="宋体" w:hAnsi="宋体" w:hint="eastAsia"/>
          <w:sz w:val="36"/>
        </w:rPr>
        <w:t xml:space="preserve">             </w:t>
      </w:r>
      <w:r>
        <w:rPr>
          <w:rFonts w:ascii="仿宋_GB2312" w:hAnsi="宋体" w:hint="eastAsia"/>
          <w:sz w:val="28"/>
        </w:rPr>
        <w:t>（登记管理部门章）</w:t>
      </w:r>
    </w:p>
    <w:p w14:paraId="3BB10ABB" w14:textId="77777777" w:rsidR="007F28A1" w:rsidRDefault="007F28A1">
      <w:pPr>
        <w:ind w:firstLine="720"/>
        <w:rPr>
          <w:rFonts w:ascii="仿宋_GB2312" w:hint="eastAsia"/>
        </w:rPr>
      </w:pPr>
      <w:r>
        <w:rPr>
          <w:rFonts w:hint="eastAsia"/>
          <w:sz w:val="36"/>
        </w:rPr>
        <w:t xml:space="preserve">           </w:t>
      </w:r>
      <w:r>
        <w:rPr>
          <w:rFonts w:ascii="仿宋_GB2312" w:hint="eastAsia"/>
        </w:rPr>
        <w:t xml:space="preserve">    年   月   日</w:t>
      </w:r>
    </w:p>
    <w:p w14:paraId="11F58885" w14:textId="77777777" w:rsidR="007F28A1" w:rsidRDefault="007F28A1">
      <w:pPr>
        <w:ind w:rightChars="20" w:right="64"/>
        <w:jc w:val="center"/>
        <w:rPr>
          <w:rFonts w:eastAsia="宋体" w:hint="eastAsia"/>
          <w:sz w:val="44"/>
        </w:rPr>
      </w:pPr>
      <w:r>
        <w:rPr>
          <w:rFonts w:eastAsia="宋体" w:hint="eastAsia"/>
          <w:sz w:val="44"/>
        </w:rPr>
        <w:t>不予登记通知书</w:t>
      </w:r>
    </w:p>
    <w:p w14:paraId="13830EF7" w14:textId="77777777" w:rsidR="007F28A1" w:rsidRDefault="007F28A1">
      <w:pPr>
        <w:ind w:rightChars="20" w:right="64"/>
        <w:jc w:val="center"/>
        <w:rPr>
          <w:rFonts w:eastAsia="宋体" w:hint="eastAsia"/>
          <w:sz w:val="28"/>
        </w:rPr>
      </w:pPr>
      <w:r>
        <w:rPr>
          <w:rFonts w:eastAsia="宋体" w:hint="eastAsia"/>
          <w:sz w:val="28"/>
        </w:rPr>
        <w:t>（存根）</w:t>
      </w:r>
    </w:p>
    <w:p w14:paraId="25E1D97F" w14:textId="77777777" w:rsidR="007F28A1" w:rsidRDefault="007F28A1">
      <w:pPr>
        <w:ind w:leftChars="-514" w:left="-1645" w:rightChars="20" w:right="64" w:firstLineChars="385" w:firstLine="1078"/>
        <w:jc w:val="center"/>
        <w:rPr>
          <w:rFonts w:ascii="仿宋_GB2312" w:hAnsi="宋体" w:hint="eastAsia"/>
          <w:sz w:val="28"/>
        </w:rPr>
      </w:pPr>
      <w:r>
        <w:rPr>
          <w:rFonts w:ascii="仿宋_GB2312" w:hint="eastAsia"/>
          <w:sz w:val="28"/>
        </w:rPr>
        <w:t xml:space="preserve">    字 </w:t>
      </w:r>
      <w:r>
        <w:rPr>
          <w:rFonts w:ascii="仿宋_GB2312" w:hAnsi="宋体" w:hint="eastAsia"/>
          <w:sz w:val="28"/>
        </w:rPr>
        <w:t>〔     〕    号</w:t>
      </w:r>
    </w:p>
    <w:p w14:paraId="6461A6B7" w14:textId="77777777" w:rsidR="007F28A1" w:rsidRDefault="007F28A1">
      <w:pPr>
        <w:rPr>
          <w:rFonts w:ascii="仿宋_GB2312" w:hAnsi="宋体" w:hint="eastAsia"/>
        </w:rPr>
      </w:pPr>
      <w:r>
        <w:rPr>
          <w:b/>
          <w:bCs/>
          <w:noProof/>
          <w:sz w:val="20"/>
        </w:rPr>
        <w:pict w14:anchorId="6058EDFC">
          <v:shape id="_x0000_s1082" type="#_x0000_t202" style="position:absolute;left:0;text-align:left;margin-left:296.05pt;margin-top:14.85pt;width:52.7pt;height:249.6pt;z-index:-251651584;mso-wrap-edited:f" wrapcoords="-288 0 -288 21535 21600 21535 21600 0 -288 0" stroked="f">
            <v:textbox style="layout-flow:vertical-ideographic;mso-next-textbox:#_x0000_s1082">
              <w:txbxContent>
                <w:p w14:paraId="13AEFD0A" w14:textId="77777777" w:rsidR="007F28A1" w:rsidRDefault="007F28A1">
                  <w:pPr>
                    <w:ind w:firstLineChars="200" w:firstLine="960"/>
                    <w:jc w:val="center"/>
                    <w:rPr>
                      <w:rFonts w:hint="eastAsia"/>
                      <w:sz w:val="48"/>
                    </w:rPr>
                  </w:pPr>
                  <w:r>
                    <w:rPr>
                      <w:rFonts w:ascii="仿宋_GB2312" w:hint="eastAsia"/>
                      <w:sz w:val="48"/>
                    </w:rPr>
                    <w:t xml:space="preserve">字 </w:t>
                  </w:r>
                  <w:r>
                    <w:rPr>
                      <w:rFonts w:ascii="仿宋_GB2312" w:hAnsi="宋体" w:hint="eastAsia"/>
                      <w:sz w:val="48"/>
                    </w:rPr>
                    <w:t>〔    〕    号</w:t>
                  </w:r>
                </w:p>
              </w:txbxContent>
            </v:textbox>
          </v:shape>
        </w:pict>
      </w:r>
      <w:r>
        <w:rPr>
          <w:rFonts w:ascii="仿宋_GB2312" w:hAnsi="宋体" w:hint="eastAsia"/>
          <w:u w:val="single"/>
        </w:rPr>
        <w:t xml:space="preserve">                </w:t>
      </w:r>
      <w:r>
        <w:rPr>
          <w:rFonts w:ascii="仿宋_GB2312" w:hAnsi="宋体" w:hint="eastAsia"/>
        </w:rPr>
        <w:t>：</w:t>
      </w:r>
    </w:p>
    <w:p w14:paraId="1145A28F" w14:textId="77777777" w:rsidR="007F28A1" w:rsidRDefault="007F28A1">
      <w:pPr>
        <w:ind w:rightChars="20" w:right="64" w:firstLine="720"/>
        <w:rPr>
          <w:rFonts w:ascii="仿宋_GB2312" w:hAnsi="宋体" w:hint="eastAsia"/>
        </w:rPr>
      </w:pPr>
      <w:r>
        <w:rPr>
          <w:rFonts w:ascii="仿宋_GB2312" w:hAnsi="宋体" w:hint="eastAsia"/>
        </w:rPr>
        <w:t>你单位</w:t>
      </w:r>
      <w:r>
        <w:rPr>
          <w:rFonts w:ascii="仿宋_GB2312" w:hAnsi="宋体" w:hint="eastAsia"/>
          <w:u w:val="single"/>
        </w:rPr>
        <w:t xml:space="preserve">          </w:t>
      </w:r>
      <w:r>
        <w:rPr>
          <w:rFonts w:ascii="仿宋_GB2312" w:hAnsi="宋体" w:hint="eastAsia"/>
        </w:rPr>
        <w:t>申请鉴定人资格登记，因不符合《人民检察院鉴定人登记管理办法》第</w:t>
      </w:r>
      <w:r>
        <w:rPr>
          <w:rFonts w:ascii="仿宋_GB2312" w:hAnsi="宋体" w:hint="eastAsia"/>
          <w:u w:val="single"/>
        </w:rPr>
        <w:t xml:space="preserve">      </w:t>
      </w:r>
      <w:r>
        <w:rPr>
          <w:rFonts w:ascii="仿宋_GB2312" w:hAnsi="宋体" w:hint="eastAsia"/>
        </w:rPr>
        <w:t>条之规定，现决定不予登记。</w:t>
      </w:r>
    </w:p>
    <w:p w14:paraId="377A06E4" w14:textId="77777777" w:rsidR="007F28A1" w:rsidRDefault="007F28A1">
      <w:pPr>
        <w:ind w:rightChars="20" w:right="64" w:firstLine="720"/>
        <w:rPr>
          <w:rFonts w:ascii="仿宋_GB2312" w:hAnsi="宋体" w:hint="eastAsia"/>
          <w:u w:val="single"/>
        </w:rPr>
      </w:pPr>
      <w:r>
        <w:rPr>
          <w:rFonts w:ascii="仿宋_GB2312" w:hAnsi="宋体" w:hint="eastAsia"/>
        </w:rPr>
        <w:t>如对本决定有异议，可在30日内向</w:t>
      </w:r>
    </w:p>
    <w:p w14:paraId="5F67227B" w14:textId="77777777" w:rsidR="007F28A1" w:rsidRDefault="007F28A1">
      <w:pPr>
        <w:ind w:rightChars="20" w:right="64"/>
        <w:rPr>
          <w:rFonts w:ascii="仿宋_GB2312" w:hAnsi="宋体" w:hint="eastAsia"/>
          <w:u w:val="single"/>
        </w:rPr>
      </w:pPr>
      <w:r>
        <w:rPr>
          <w:rFonts w:ascii="仿宋_GB2312" w:hAnsi="宋体" w:hint="eastAsia"/>
          <w:u w:val="single"/>
        </w:rPr>
        <w:t xml:space="preserve">                     </w:t>
      </w:r>
      <w:r>
        <w:rPr>
          <w:rFonts w:ascii="仿宋_GB2312" w:hAnsi="宋体" w:hint="eastAsia"/>
        </w:rPr>
        <w:t>提复议申请。</w:t>
      </w:r>
    </w:p>
    <w:p w14:paraId="12A2B7BB" w14:textId="77777777" w:rsidR="007F28A1" w:rsidRDefault="007F28A1">
      <w:pPr>
        <w:spacing w:line="240" w:lineRule="exact"/>
        <w:ind w:rightChars="20" w:right="64"/>
        <w:rPr>
          <w:rFonts w:ascii="仿宋_GB2312" w:hAnsi="宋体" w:hint="eastAsia"/>
        </w:rPr>
      </w:pPr>
    </w:p>
    <w:p w14:paraId="076F3BC2" w14:textId="77777777" w:rsidR="007F28A1" w:rsidRDefault="007F28A1">
      <w:pPr>
        <w:spacing w:line="240" w:lineRule="exact"/>
        <w:ind w:right="20"/>
        <w:rPr>
          <w:rFonts w:ascii="仿宋_GB2312" w:hAnsi="宋体" w:hint="eastAsia"/>
        </w:rPr>
      </w:pPr>
    </w:p>
    <w:p w14:paraId="51542524" w14:textId="77777777" w:rsidR="007F28A1" w:rsidRDefault="007F28A1">
      <w:pPr>
        <w:spacing w:line="240" w:lineRule="exact"/>
        <w:ind w:right="20"/>
        <w:rPr>
          <w:rFonts w:ascii="仿宋_GB2312" w:hAnsi="宋体" w:hint="eastAsia"/>
        </w:rPr>
      </w:pPr>
    </w:p>
    <w:p w14:paraId="2421C19A" w14:textId="77777777" w:rsidR="007F28A1" w:rsidRDefault="007F28A1">
      <w:pPr>
        <w:spacing w:line="240" w:lineRule="exact"/>
        <w:ind w:right="20"/>
        <w:rPr>
          <w:rFonts w:ascii="仿宋_GB2312" w:hAnsi="宋体" w:hint="eastAsia"/>
        </w:rPr>
      </w:pPr>
    </w:p>
    <w:p w14:paraId="3E0CFD86" w14:textId="77777777" w:rsidR="007F28A1" w:rsidRDefault="007F28A1">
      <w:pPr>
        <w:spacing w:line="240" w:lineRule="exact"/>
        <w:ind w:right="20"/>
        <w:rPr>
          <w:rFonts w:ascii="仿宋_GB2312" w:hAnsi="宋体" w:hint="eastAsia"/>
        </w:rPr>
      </w:pPr>
    </w:p>
    <w:p w14:paraId="1366C996" w14:textId="77777777" w:rsidR="007F28A1" w:rsidRDefault="007F28A1">
      <w:pPr>
        <w:spacing w:line="240" w:lineRule="exact"/>
        <w:ind w:right="20"/>
        <w:rPr>
          <w:rFonts w:ascii="仿宋_GB2312" w:hAnsi="宋体" w:hint="eastAsia"/>
        </w:rPr>
      </w:pPr>
    </w:p>
    <w:p w14:paraId="6950330A" w14:textId="77777777" w:rsidR="007F28A1" w:rsidRDefault="007F28A1">
      <w:pPr>
        <w:ind w:firstLine="720"/>
        <w:rPr>
          <w:rFonts w:ascii="仿宋_GB2312" w:hAnsi="宋体" w:hint="eastAsia"/>
          <w:sz w:val="28"/>
        </w:rPr>
      </w:pPr>
      <w:r>
        <w:rPr>
          <w:rFonts w:ascii="宋体" w:hAnsi="宋体" w:hint="eastAsia"/>
          <w:sz w:val="36"/>
        </w:rPr>
        <w:t xml:space="preserve">            </w:t>
      </w:r>
      <w:r>
        <w:rPr>
          <w:rFonts w:ascii="仿宋_GB2312" w:hAnsi="宋体" w:hint="eastAsia"/>
          <w:sz w:val="28"/>
        </w:rPr>
        <w:t>（登记管理部门章）</w:t>
      </w:r>
    </w:p>
    <w:p w14:paraId="44C305A3" w14:textId="77777777" w:rsidR="007F28A1" w:rsidRDefault="007F28A1">
      <w:pPr>
        <w:ind w:firstLine="720"/>
        <w:rPr>
          <w:rFonts w:ascii="仿宋_GB2312" w:hint="eastAsia"/>
        </w:rPr>
      </w:pPr>
      <w:r>
        <w:rPr>
          <w:rFonts w:hint="eastAsia"/>
          <w:sz w:val="36"/>
        </w:rPr>
        <w:t xml:space="preserve">        </w:t>
      </w:r>
      <w:r>
        <w:rPr>
          <w:rFonts w:ascii="仿宋_GB2312" w:hint="eastAsia"/>
        </w:rPr>
        <w:t xml:space="preserve">       年   月   日</w:t>
      </w:r>
    </w:p>
    <w:p w14:paraId="08BC137D" w14:textId="77777777" w:rsidR="007F28A1" w:rsidRDefault="007F28A1">
      <w:pPr>
        <w:jc w:val="center"/>
        <w:rPr>
          <w:rFonts w:eastAsia="宋体" w:hint="eastAsia"/>
          <w:sz w:val="44"/>
        </w:rPr>
      </w:pPr>
      <w:r>
        <w:rPr>
          <w:rFonts w:eastAsia="宋体" w:hint="eastAsia"/>
          <w:sz w:val="44"/>
        </w:rPr>
        <w:t>不予登记通知书</w:t>
      </w:r>
    </w:p>
    <w:p w14:paraId="32444AA6" w14:textId="77777777" w:rsidR="007F28A1" w:rsidRDefault="007F28A1">
      <w:pPr>
        <w:jc w:val="center"/>
        <w:rPr>
          <w:rFonts w:hint="eastAsia"/>
          <w:sz w:val="36"/>
        </w:rPr>
      </w:pPr>
    </w:p>
    <w:p w14:paraId="00F08A8A" w14:textId="77777777" w:rsidR="007F28A1" w:rsidRDefault="007F28A1">
      <w:pPr>
        <w:jc w:val="center"/>
        <w:rPr>
          <w:rFonts w:ascii="仿宋_GB2312" w:hAnsi="宋体" w:hint="eastAsia"/>
          <w:sz w:val="28"/>
        </w:rPr>
      </w:pPr>
      <w:r>
        <w:rPr>
          <w:rFonts w:ascii="仿宋_GB2312" w:hint="eastAsia"/>
          <w:sz w:val="28"/>
        </w:rPr>
        <w:t xml:space="preserve">    字 </w:t>
      </w:r>
      <w:r>
        <w:rPr>
          <w:rFonts w:ascii="仿宋_GB2312" w:hAnsi="宋体" w:hint="eastAsia"/>
          <w:sz w:val="28"/>
        </w:rPr>
        <w:t>〔     〕    号</w:t>
      </w:r>
    </w:p>
    <w:p w14:paraId="26FF8782" w14:textId="77777777" w:rsidR="007F28A1" w:rsidRDefault="007F28A1">
      <w:pPr>
        <w:rPr>
          <w:rFonts w:ascii="仿宋_GB2312" w:hAnsi="宋体" w:hint="eastAsia"/>
        </w:rPr>
      </w:pPr>
      <w:r>
        <w:rPr>
          <w:rFonts w:ascii="仿宋_GB2312" w:hAnsi="宋体" w:hint="eastAsia"/>
          <w:u w:val="single"/>
        </w:rPr>
        <w:t xml:space="preserve">                </w:t>
      </w:r>
      <w:r>
        <w:rPr>
          <w:rFonts w:ascii="仿宋_GB2312" w:hAnsi="宋体" w:hint="eastAsia"/>
        </w:rPr>
        <w:t>：</w:t>
      </w:r>
    </w:p>
    <w:p w14:paraId="33FE429F" w14:textId="77777777" w:rsidR="007F28A1" w:rsidRDefault="007F28A1">
      <w:pPr>
        <w:ind w:rightChars="20" w:right="64" w:firstLine="720"/>
        <w:rPr>
          <w:rFonts w:ascii="仿宋_GB2312" w:hAnsi="宋体" w:hint="eastAsia"/>
        </w:rPr>
      </w:pPr>
      <w:r>
        <w:rPr>
          <w:rFonts w:ascii="仿宋_GB2312" w:hAnsi="宋体" w:hint="eastAsia"/>
        </w:rPr>
        <w:t>你单位</w:t>
      </w:r>
      <w:r>
        <w:rPr>
          <w:rFonts w:ascii="仿宋_GB2312" w:hAnsi="宋体" w:hint="eastAsia"/>
          <w:u w:val="single"/>
        </w:rPr>
        <w:t xml:space="preserve">          </w:t>
      </w:r>
      <w:r>
        <w:rPr>
          <w:rFonts w:ascii="仿宋_GB2312" w:hAnsi="宋体" w:hint="eastAsia"/>
        </w:rPr>
        <w:t>申请鉴定人资格登记，因不符合《人民检察院鉴定人登记管理办法》第</w:t>
      </w:r>
      <w:r>
        <w:rPr>
          <w:rFonts w:ascii="仿宋_GB2312" w:hAnsi="宋体" w:hint="eastAsia"/>
          <w:u w:val="single"/>
        </w:rPr>
        <w:t xml:space="preserve">      </w:t>
      </w:r>
      <w:r>
        <w:rPr>
          <w:rFonts w:ascii="仿宋_GB2312" w:hAnsi="宋体" w:hint="eastAsia"/>
        </w:rPr>
        <w:t>条之规定，现决定不予登记。</w:t>
      </w:r>
    </w:p>
    <w:p w14:paraId="3C4E9C2D" w14:textId="77777777" w:rsidR="007F28A1" w:rsidRDefault="007F28A1">
      <w:pPr>
        <w:ind w:rightChars="20" w:right="64" w:firstLine="720"/>
        <w:rPr>
          <w:rFonts w:ascii="仿宋_GB2312" w:hAnsi="宋体" w:hint="eastAsia"/>
          <w:u w:val="single"/>
        </w:rPr>
      </w:pPr>
      <w:r>
        <w:rPr>
          <w:rFonts w:ascii="仿宋_GB2312" w:hAnsi="宋体" w:hint="eastAsia"/>
        </w:rPr>
        <w:t>如对本决定有异议，可在30日内向</w:t>
      </w:r>
    </w:p>
    <w:p w14:paraId="2ECA3457" w14:textId="77777777" w:rsidR="007F28A1" w:rsidRDefault="007F28A1">
      <w:pPr>
        <w:ind w:rightChars="20" w:right="64"/>
        <w:rPr>
          <w:rFonts w:ascii="仿宋_GB2312" w:hAnsi="宋体" w:hint="eastAsia"/>
          <w:u w:val="single"/>
        </w:rPr>
      </w:pPr>
      <w:r>
        <w:rPr>
          <w:rFonts w:ascii="仿宋_GB2312" w:hAnsi="宋体" w:hint="eastAsia"/>
          <w:u w:val="single"/>
        </w:rPr>
        <w:t xml:space="preserve">                     </w:t>
      </w:r>
      <w:r>
        <w:rPr>
          <w:rFonts w:ascii="仿宋_GB2312" w:hAnsi="宋体" w:hint="eastAsia"/>
        </w:rPr>
        <w:t>提复议申请。</w:t>
      </w:r>
    </w:p>
    <w:p w14:paraId="1E46C26D" w14:textId="77777777" w:rsidR="007F28A1" w:rsidRDefault="007F28A1">
      <w:pPr>
        <w:spacing w:line="240" w:lineRule="exact"/>
        <w:ind w:firstLine="720"/>
        <w:rPr>
          <w:rFonts w:ascii="宋体" w:hAnsi="宋体" w:hint="eastAsia"/>
          <w:sz w:val="36"/>
        </w:rPr>
      </w:pPr>
    </w:p>
    <w:p w14:paraId="1B9D9AC1" w14:textId="77777777" w:rsidR="007F28A1" w:rsidRDefault="007F28A1">
      <w:pPr>
        <w:spacing w:line="240" w:lineRule="exact"/>
        <w:ind w:firstLine="720"/>
        <w:rPr>
          <w:rFonts w:ascii="宋体" w:hAnsi="宋体" w:hint="eastAsia"/>
          <w:sz w:val="36"/>
        </w:rPr>
      </w:pPr>
    </w:p>
    <w:p w14:paraId="084698B6" w14:textId="77777777" w:rsidR="007F28A1" w:rsidRDefault="007F28A1">
      <w:pPr>
        <w:spacing w:line="240" w:lineRule="exact"/>
        <w:ind w:firstLine="720"/>
        <w:rPr>
          <w:rFonts w:ascii="宋体" w:hAnsi="宋体" w:hint="eastAsia"/>
          <w:sz w:val="36"/>
        </w:rPr>
      </w:pPr>
    </w:p>
    <w:p w14:paraId="175D333F" w14:textId="77777777" w:rsidR="007F28A1" w:rsidRDefault="007F28A1">
      <w:pPr>
        <w:spacing w:line="240" w:lineRule="exact"/>
        <w:ind w:firstLine="720"/>
        <w:rPr>
          <w:rFonts w:ascii="宋体" w:hAnsi="宋体" w:hint="eastAsia"/>
          <w:sz w:val="36"/>
        </w:rPr>
      </w:pPr>
    </w:p>
    <w:p w14:paraId="6D83A30B" w14:textId="77777777" w:rsidR="007F28A1" w:rsidRDefault="007F28A1">
      <w:pPr>
        <w:spacing w:line="240" w:lineRule="exact"/>
        <w:ind w:firstLine="720"/>
        <w:rPr>
          <w:rFonts w:ascii="宋体" w:hAnsi="宋体" w:hint="eastAsia"/>
          <w:sz w:val="36"/>
        </w:rPr>
      </w:pPr>
    </w:p>
    <w:p w14:paraId="6E12CECF" w14:textId="77777777" w:rsidR="007F28A1" w:rsidRDefault="007F28A1">
      <w:pPr>
        <w:spacing w:line="240" w:lineRule="exact"/>
        <w:ind w:firstLine="720"/>
        <w:rPr>
          <w:rFonts w:ascii="宋体" w:hAnsi="宋体" w:hint="eastAsia"/>
          <w:sz w:val="36"/>
        </w:rPr>
      </w:pPr>
    </w:p>
    <w:p w14:paraId="6294D81A" w14:textId="77777777" w:rsidR="007F28A1" w:rsidRDefault="007F28A1">
      <w:pPr>
        <w:ind w:firstLine="720"/>
        <w:rPr>
          <w:rFonts w:ascii="仿宋_GB2312" w:hAnsi="宋体" w:hint="eastAsia"/>
          <w:sz w:val="28"/>
        </w:rPr>
      </w:pPr>
      <w:r>
        <w:rPr>
          <w:rFonts w:ascii="宋体" w:hAnsi="宋体" w:hint="eastAsia"/>
          <w:sz w:val="36"/>
        </w:rPr>
        <w:t xml:space="preserve">            </w:t>
      </w:r>
      <w:r>
        <w:rPr>
          <w:rFonts w:ascii="仿宋_GB2312" w:hAnsi="宋体" w:hint="eastAsia"/>
          <w:sz w:val="28"/>
        </w:rPr>
        <w:t>（登记管理部门章）</w:t>
      </w:r>
    </w:p>
    <w:p w14:paraId="033355DC" w14:textId="77777777" w:rsidR="007F28A1" w:rsidRDefault="007F28A1">
      <w:pPr>
        <w:ind w:firstLine="720"/>
        <w:rPr>
          <w:rFonts w:ascii="仿宋_GB2312" w:hint="eastAsia"/>
        </w:rPr>
      </w:pPr>
      <w:r>
        <w:rPr>
          <w:rFonts w:hint="eastAsia"/>
          <w:sz w:val="36"/>
        </w:rPr>
        <w:t xml:space="preserve">         </w:t>
      </w:r>
      <w:r>
        <w:rPr>
          <w:rFonts w:ascii="仿宋_GB2312" w:hint="eastAsia"/>
        </w:rPr>
        <w:t xml:space="preserve">     年   月   日</w:t>
      </w:r>
    </w:p>
    <w:p w14:paraId="6371886D" w14:textId="77777777" w:rsidR="007F28A1" w:rsidRDefault="007F28A1">
      <w:pPr>
        <w:ind w:rightChars="20" w:right="64"/>
        <w:jc w:val="center"/>
        <w:rPr>
          <w:rFonts w:eastAsia="宋体" w:hint="eastAsia"/>
          <w:sz w:val="44"/>
        </w:rPr>
      </w:pPr>
      <w:r>
        <w:rPr>
          <w:rFonts w:eastAsia="宋体" w:hint="eastAsia"/>
          <w:sz w:val="44"/>
        </w:rPr>
        <w:t>不予变更登记通知书</w:t>
      </w:r>
    </w:p>
    <w:p w14:paraId="158B9D96" w14:textId="77777777" w:rsidR="007F28A1" w:rsidRDefault="007F28A1">
      <w:pPr>
        <w:ind w:rightChars="20" w:right="64"/>
        <w:jc w:val="center"/>
        <w:rPr>
          <w:rFonts w:eastAsia="宋体" w:hint="eastAsia"/>
          <w:sz w:val="28"/>
        </w:rPr>
      </w:pPr>
      <w:r>
        <w:rPr>
          <w:rFonts w:eastAsia="宋体" w:hint="eastAsia"/>
          <w:sz w:val="28"/>
        </w:rPr>
        <w:t>（存根）</w:t>
      </w:r>
    </w:p>
    <w:p w14:paraId="282941C2" w14:textId="77777777" w:rsidR="007F28A1" w:rsidRDefault="007F28A1">
      <w:pPr>
        <w:ind w:leftChars="-514" w:left="-1645" w:rightChars="20" w:right="64" w:firstLineChars="385" w:firstLine="1078"/>
        <w:jc w:val="center"/>
        <w:rPr>
          <w:rFonts w:ascii="仿宋_GB2312" w:hAnsi="宋体" w:hint="eastAsia"/>
          <w:sz w:val="28"/>
        </w:rPr>
      </w:pPr>
      <w:r>
        <w:rPr>
          <w:rFonts w:ascii="仿宋_GB2312" w:hint="eastAsia"/>
          <w:sz w:val="28"/>
        </w:rPr>
        <w:t xml:space="preserve">    字 </w:t>
      </w:r>
      <w:r>
        <w:rPr>
          <w:rFonts w:ascii="仿宋_GB2312" w:hAnsi="宋体" w:hint="eastAsia"/>
          <w:sz w:val="28"/>
        </w:rPr>
        <w:t>〔    〕    号</w:t>
      </w:r>
    </w:p>
    <w:p w14:paraId="51CC8724" w14:textId="77777777" w:rsidR="007F28A1" w:rsidRDefault="007F28A1">
      <w:pPr>
        <w:rPr>
          <w:rFonts w:ascii="仿宋_GB2312" w:hAnsi="宋体" w:hint="eastAsia"/>
        </w:rPr>
      </w:pPr>
      <w:r>
        <w:rPr>
          <w:b/>
          <w:bCs/>
          <w:noProof/>
          <w:sz w:val="20"/>
        </w:rPr>
        <w:pict w14:anchorId="4EAEBACE">
          <v:shape id="_x0000_s1078" type="#_x0000_t202" style="position:absolute;left:0;text-align:left;margin-left:281pt;margin-top:21.6pt;width:66.6pt;height:249.6pt;z-index:-251655680;mso-wrap-edited:f" wrapcoords="-243 0 -243 21535 21600 21535 21600 0 -243 0" stroked="f">
            <v:textbox style="layout-flow:vertical-ideographic;mso-next-textbox:#_x0000_s1078">
              <w:txbxContent>
                <w:p w14:paraId="13946B15" w14:textId="77777777" w:rsidR="007F28A1" w:rsidRDefault="007F28A1">
                  <w:pPr>
                    <w:ind w:firstLineChars="200" w:firstLine="960"/>
                    <w:rPr>
                      <w:rFonts w:hint="eastAsia"/>
                      <w:sz w:val="48"/>
                    </w:rPr>
                  </w:pPr>
                  <w:r>
                    <w:rPr>
                      <w:rFonts w:ascii="仿宋_GB2312" w:hint="eastAsia"/>
                      <w:sz w:val="48"/>
                    </w:rPr>
                    <w:t xml:space="preserve">字 </w:t>
                  </w:r>
                  <w:r>
                    <w:rPr>
                      <w:rFonts w:ascii="仿宋_GB2312" w:hAnsi="宋体" w:hint="eastAsia"/>
                      <w:sz w:val="48"/>
                    </w:rPr>
                    <w:t>〔    〕    号</w:t>
                  </w:r>
                </w:p>
              </w:txbxContent>
            </v:textbox>
          </v:shape>
        </w:pict>
      </w:r>
      <w:r>
        <w:rPr>
          <w:rFonts w:ascii="仿宋_GB2312" w:hAnsi="宋体" w:hint="eastAsia"/>
          <w:u w:val="single"/>
        </w:rPr>
        <w:t xml:space="preserve">                </w:t>
      </w:r>
      <w:r>
        <w:rPr>
          <w:rFonts w:ascii="仿宋_GB2312" w:hAnsi="宋体" w:hint="eastAsia"/>
        </w:rPr>
        <w:t>：</w:t>
      </w:r>
    </w:p>
    <w:p w14:paraId="2E695DD9" w14:textId="77777777" w:rsidR="007F28A1" w:rsidRDefault="007F28A1">
      <w:pPr>
        <w:ind w:rightChars="20" w:right="64" w:firstLineChars="200" w:firstLine="640"/>
        <w:rPr>
          <w:rFonts w:ascii="仿宋_GB2312" w:hAnsi="宋体" w:hint="eastAsia"/>
        </w:rPr>
      </w:pPr>
      <w:r>
        <w:rPr>
          <w:rFonts w:ascii="仿宋_GB2312" w:hAnsi="宋体" w:hint="eastAsia"/>
        </w:rPr>
        <w:t>你单位鉴定人</w:t>
      </w:r>
      <w:r>
        <w:rPr>
          <w:rFonts w:ascii="仿宋_GB2312" w:hAnsi="宋体" w:hint="eastAsia"/>
          <w:u w:val="single"/>
        </w:rPr>
        <w:t xml:space="preserve">                </w:t>
      </w:r>
      <w:r>
        <w:rPr>
          <w:rFonts w:ascii="仿宋_GB2312" w:hAnsi="宋体" w:hint="eastAsia"/>
        </w:rPr>
        <w:t>申请的</w:t>
      </w:r>
      <w:r>
        <w:rPr>
          <w:rFonts w:ascii="仿宋_GB2312" w:hAnsi="宋体" w:hint="eastAsia"/>
          <w:u w:val="single"/>
        </w:rPr>
        <w:t xml:space="preserve">                      </w:t>
      </w:r>
      <w:r>
        <w:rPr>
          <w:rFonts w:ascii="仿宋_GB2312" w:hAnsi="宋体" w:hint="eastAsia"/>
        </w:rPr>
        <w:t>变更登记，因</w:t>
      </w:r>
      <w:r>
        <w:rPr>
          <w:rFonts w:ascii="仿宋_GB2312" w:hAnsi="宋体" w:hint="eastAsia"/>
          <w:u w:val="single"/>
        </w:rPr>
        <w:t xml:space="preserve">                             </w:t>
      </w:r>
      <w:r>
        <w:rPr>
          <w:rFonts w:ascii="仿宋_GB2312" w:hAnsi="宋体" w:hint="eastAsia"/>
        </w:rPr>
        <w:t>，现决定不予变更登记。</w:t>
      </w:r>
    </w:p>
    <w:p w14:paraId="1B422BA5" w14:textId="77777777" w:rsidR="007F28A1" w:rsidRDefault="007F28A1">
      <w:pPr>
        <w:ind w:rightChars="20" w:right="64" w:firstLineChars="200" w:firstLine="640"/>
        <w:rPr>
          <w:rFonts w:ascii="仿宋_GB2312" w:hAnsi="宋体" w:hint="eastAsia"/>
        </w:rPr>
      </w:pPr>
      <w:r>
        <w:rPr>
          <w:rFonts w:ascii="仿宋_GB2312" w:hAnsi="宋体" w:hint="eastAsia"/>
        </w:rPr>
        <w:t>如对本决定有异议，可在30日内，向</w:t>
      </w:r>
      <w:r>
        <w:rPr>
          <w:rFonts w:ascii="仿宋_GB2312" w:hAnsi="宋体" w:hint="eastAsia"/>
          <w:u w:val="single"/>
        </w:rPr>
        <w:t xml:space="preserve">                    </w:t>
      </w:r>
      <w:r>
        <w:rPr>
          <w:rFonts w:ascii="仿宋_GB2312" w:hAnsi="宋体" w:hint="eastAsia"/>
        </w:rPr>
        <w:t>提出复议申请。</w:t>
      </w:r>
    </w:p>
    <w:p w14:paraId="54911C4D" w14:textId="77777777" w:rsidR="007F28A1" w:rsidRDefault="007F28A1">
      <w:pPr>
        <w:spacing w:line="240" w:lineRule="exact"/>
        <w:rPr>
          <w:rFonts w:ascii="仿宋_GB2312" w:hAnsi="宋体" w:hint="eastAsia"/>
        </w:rPr>
      </w:pPr>
    </w:p>
    <w:p w14:paraId="5DF79B20" w14:textId="77777777" w:rsidR="007F28A1" w:rsidRDefault="007F28A1">
      <w:pPr>
        <w:spacing w:line="240" w:lineRule="exact"/>
        <w:rPr>
          <w:rFonts w:ascii="仿宋_GB2312" w:hAnsi="宋体" w:hint="eastAsia"/>
        </w:rPr>
      </w:pPr>
    </w:p>
    <w:p w14:paraId="7F06FCB4" w14:textId="77777777" w:rsidR="007F28A1" w:rsidRDefault="007F28A1">
      <w:pPr>
        <w:spacing w:line="240" w:lineRule="exact"/>
        <w:rPr>
          <w:rFonts w:ascii="仿宋_GB2312" w:hAnsi="宋体" w:hint="eastAsia"/>
        </w:rPr>
      </w:pPr>
    </w:p>
    <w:p w14:paraId="4A197CAD" w14:textId="77777777" w:rsidR="007F28A1" w:rsidRDefault="007F28A1">
      <w:pPr>
        <w:spacing w:line="240" w:lineRule="exact"/>
        <w:rPr>
          <w:rFonts w:ascii="仿宋_GB2312" w:hAnsi="宋体" w:hint="eastAsia"/>
        </w:rPr>
      </w:pPr>
    </w:p>
    <w:p w14:paraId="4ED0D948" w14:textId="77777777" w:rsidR="007F28A1" w:rsidRDefault="007F28A1">
      <w:pPr>
        <w:spacing w:line="240" w:lineRule="exact"/>
        <w:rPr>
          <w:rFonts w:ascii="仿宋_GB2312" w:hAnsi="宋体" w:hint="eastAsia"/>
        </w:rPr>
      </w:pPr>
    </w:p>
    <w:p w14:paraId="3D2C703B" w14:textId="77777777" w:rsidR="007F28A1" w:rsidRDefault="007F28A1">
      <w:pPr>
        <w:spacing w:line="240" w:lineRule="exact"/>
        <w:rPr>
          <w:rFonts w:ascii="仿宋_GB2312" w:hAnsi="宋体" w:hint="eastAsia"/>
        </w:rPr>
      </w:pPr>
    </w:p>
    <w:p w14:paraId="6CDA4F70" w14:textId="77777777" w:rsidR="007F28A1" w:rsidRDefault="007F28A1">
      <w:pPr>
        <w:spacing w:line="240" w:lineRule="exact"/>
        <w:rPr>
          <w:rFonts w:ascii="仿宋_GB2312" w:hAnsi="宋体" w:hint="eastAsia"/>
        </w:rPr>
      </w:pPr>
    </w:p>
    <w:p w14:paraId="0E266AE2" w14:textId="77777777" w:rsidR="007F28A1" w:rsidRDefault="007F28A1">
      <w:pPr>
        <w:ind w:firstLine="720"/>
        <w:rPr>
          <w:rFonts w:ascii="仿宋_GB2312" w:hAnsi="宋体" w:hint="eastAsia"/>
          <w:sz w:val="28"/>
        </w:rPr>
      </w:pPr>
      <w:r>
        <w:rPr>
          <w:rFonts w:ascii="宋体" w:hAnsi="宋体" w:hint="eastAsia"/>
          <w:sz w:val="36"/>
        </w:rPr>
        <w:t xml:space="preserve">             </w:t>
      </w:r>
      <w:r>
        <w:rPr>
          <w:rFonts w:ascii="仿宋_GB2312" w:hAnsi="宋体" w:hint="eastAsia"/>
          <w:sz w:val="28"/>
        </w:rPr>
        <w:t>（登记管理部门章）</w:t>
      </w:r>
    </w:p>
    <w:p w14:paraId="72DF28DB" w14:textId="77777777" w:rsidR="007F28A1" w:rsidRDefault="007F28A1">
      <w:pPr>
        <w:ind w:firstLine="720"/>
        <w:rPr>
          <w:rFonts w:ascii="仿宋_GB2312" w:hint="eastAsia"/>
        </w:rPr>
      </w:pPr>
      <w:r>
        <w:rPr>
          <w:rFonts w:hint="eastAsia"/>
          <w:sz w:val="36"/>
        </w:rPr>
        <w:t xml:space="preserve">         </w:t>
      </w:r>
      <w:r>
        <w:rPr>
          <w:rFonts w:ascii="仿宋_GB2312" w:hint="eastAsia"/>
        </w:rPr>
        <w:t xml:space="preserve">       年   月   日</w:t>
      </w:r>
    </w:p>
    <w:p w14:paraId="762F41B5" w14:textId="77777777" w:rsidR="007F28A1" w:rsidRDefault="007F28A1">
      <w:pPr>
        <w:jc w:val="center"/>
        <w:rPr>
          <w:rFonts w:eastAsia="宋体" w:hint="eastAsia"/>
          <w:sz w:val="44"/>
        </w:rPr>
      </w:pPr>
      <w:r>
        <w:rPr>
          <w:rFonts w:eastAsia="宋体" w:hint="eastAsia"/>
          <w:sz w:val="44"/>
        </w:rPr>
        <w:t>不予变更登记通知书</w:t>
      </w:r>
    </w:p>
    <w:p w14:paraId="0DF8A92E" w14:textId="77777777" w:rsidR="007F28A1" w:rsidRDefault="007F28A1">
      <w:pPr>
        <w:jc w:val="center"/>
        <w:rPr>
          <w:rFonts w:hint="eastAsia"/>
          <w:sz w:val="36"/>
        </w:rPr>
      </w:pPr>
    </w:p>
    <w:p w14:paraId="177EF6E5" w14:textId="77777777" w:rsidR="007F28A1" w:rsidRDefault="007F28A1">
      <w:pPr>
        <w:jc w:val="center"/>
        <w:rPr>
          <w:rFonts w:ascii="仿宋_GB2312" w:hAnsi="宋体" w:hint="eastAsia"/>
          <w:sz w:val="28"/>
        </w:rPr>
      </w:pPr>
      <w:r>
        <w:rPr>
          <w:rFonts w:ascii="仿宋_GB2312" w:hint="eastAsia"/>
          <w:sz w:val="28"/>
        </w:rPr>
        <w:t xml:space="preserve">    字 </w:t>
      </w:r>
      <w:r>
        <w:rPr>
          <w:rFonts w:ascii="仿宋_GB2312" w:hAnsi="宋体" w:hint="eastAsia"/>
          <w:sz w:val="28"/>
        </w:rPr>
        <w:t>〔    〕    号</w:t>
      </w:r>
    </w:p>
    <w:p w14:paraId="7CD276F8" w14:textId="77777777" w:rsidR="007F28A1" w:rsidRDefault="007F28A1">
      <w:pPr>
        <w:rPr>
          <w:rFonts w:ascii="仿宋_GB2312" w:hAnsi="宋体" w:hint="eastAsia"/>
        </w:rPr>
      </w:pPr>
      <w:r>
        <w:rPr>
          <w:rFonts w:ascii="仿宋_GB2312" w:hAnsi="宋体" w:hint="eastAsia"/>
          <w:u w:val="single"/>
        </w:rPr>
        <w:t xml:space="preserve">                </w:t>
      </w:r>
      <w:r>
        <w:rPr>
          <w:rFonts w:ascii="仿宋_GB2312" w:hAnsi="宋体" w:hint="eastAsia"/>
        </w:rPr>
        <w:t>：</w:t>
      </w:r>
    </w:p>
    <w:p w14:paraId="312B08BF" w14:textId="77777777" w:rsidR="007F28A1" w:rsidRDefault="007F28A1">
      <w:pPr>
        <w:ind w:rightChars="20" w:right="64" w:firstLineChars="200" w:firstLine="640"/>
        <w:rPr>
          <w:rFonts w:ascii="仿宋_GB2312" w:hAnsi="宋体" w:hint="eastAsia"/>
        </w:rPr>
      </w:pPr>
      <w:r>
        <w:rPr>
          <w:rFonts w:ascii="仿宋_GB2312" w:hAnsi="宋体" w:hint="eastAsia"/>
        </w:rPr>
        <w:t>你单位鉴定人</w:t>
      </w:r>
      <w:r>
        <w:rPr>
          <w:rFonts w:ascii="仿宋_GB2312" w:hAnsi="宋体" w:hint="eastAsia"/>
          <w:u w:val="single"/>
        </w:rPr>
        <w:t xml:space="preserve">                </w:t>
      </w:r>
      <w:r>
        <w:rPr>
          <w:rFonts w:ascii="仿宋_GB2312" w:hAnsi="宋体" w:hint="eastAsia"/>
        </w:rPr>
        <w:t>申请的</w:t>
      </w:r>
      <w:r>
        <w:rPr>
          <w:rFonts w:ascii="仿宋_GB2312" w:hAnsi="宋体" w:hint="eastAsia"/>
          <w:u w:val="single"/>
        </w:rPr>
        <w:t xml:space="preserve">                      </w:t>
      </w:r>
      <w:r>
        <w:rPr>
          <w:rFonts w:ascii="仿宋_GB2312" w:hAnsi="宋体" w:hint="eastAsia"/>
        </w:rPr>
        <w:t>变更登记，因</w:t>
      </w:r>
      <w:r>
        <w:rPr>
          <w:rFonts w:ascii="仿宋_GB2312" w:hAnsi="宋体" w:hint="eastAsia"/>
          <w:u w:val="single"/>
        </w:rPr>
        <w:t xml:space="preserve">                              </w:t>
      </w:r>
      <w:r>
        <w:rPr>
          <w:rFonts w:ascii="仿宋_GB2312" w:hAnsi="宋体" w:hint="eastAsia"/>
        </w:rPr>
        <w:t>，现决定不予变更登记。</w:t>
      </w:r>
    </w:p>
    <w:p w14:paraId="5AFB5C94" w14:textId="77777777" w:rsidR="007F28A1" w:rsidRDefault="007F28A1">
      <w:pPr>
        <w:ind w:rightChars="20" w:right="64" w:firstLineChars="200" w:firstLine="640"/>
        <w:rPr>
          <w:rFonts w:ascii="宋体" w:hAnsi="宋体" w:hint="eastAsia"/>
          <w:sz w:val="36"/>
        </w:rPr>
      </w:pPr>
      <w:r>
        <w:rPr>
          <w:rFonts w:ascii="仿宋_GB2312" w:hAnsi="宋体" w:hint="eastAsia"/>
        </w:rPr>
        <w:t>如对本决定有异议，可在30日，内向</w:t>
      </w:r>
      <w:r>
        <w:rPr>
          <w:rFonts w:ascii="仿宋_GB2312" w:hAnsi="宋体" w:hint="eastAsia"/>
          <w:u w:val="single"/>
        </w:rPr>
        <w:t xml:space="preserve">                   </w:t>
      </w:r>
      <w:r>
        <w:rPr>
          <w:rFonts w:ascii="仿宋_GB2312" w:hAnsi="宋体" w:hint="eastAsia"/>
        </w:rPr>
        <w:t>提出复议申请。</w:t>
      </w:r>
    </w:p>
    <w:p w14:paraId="781B87C2" w14:textId="77777777" w:rsidR="007F28A1" w:rsidRDefault="007F28A1">
      <w:pPr>
        <w:spacing w:line="240" w:lineRule="exact"/>
        <w:ind w:firstLine="720"/>
        <w:rPr>
          <w:rFonts w:ascii="宋体" w:hAnsi="宋体" w:hint="eastAsia"/>
          <w:sz w:val="36"/>
        </w:rPr>
      </w:pPr>
    </w:p>
    <w:p w14:paraId="53341031" w14:textId="77777777" w:rsidR="007F28A1" w:rsidRDefault="007F28A1">
      <w:pPr>
        <w:spacing w:line="240" w:lineRule="exact"/>
        <w:ind w:firstLine="720"/>
        <w:rPr>
          <w:rFonts w:ascii="宋体" w:hAnsi="宋体" w:hint="eastAsia"/>
          <w:sz w:val="36"/>
        </w:rPr>
      </w:pPr>
    </w:p>
    <w:p w14:paraId="0F5E053D" w14:textId="77777777" w:rsidR="007F28A1" w:rsidRDefault="007F28A1">
      <w:pPr>
        <w:spacing w:line="240" w:lineRule="exact"/>
        <w:ind w:firstLine="720"/>
        <w:rPr>
          <w:rFonts w:ascii="宋体" w:hAnsi="宋体" w:hint="eastAsia"/>
          <w:sz w:val="36"/>
        </w:rPr>
      </w:pPr>
    </w:p>
    <w:p w14:paraId="24FBBC0B" w14:textId="77777777" w:rsidR="007F28A1" w:rsidRDefault="007F28A1">
      <w:pPr>
        <w:spacing w:line="240" w:lineRule="exact"/>
        <w:ind w:firstLine="720"/>
        <w:rPr>
          <w:rFonts w:ascii="宋体" w:hAnsi="宋体" w:hint="eastAsia"/>
          <w:sz w:val="36"/>
        </w:rPr>
      </w:pPr>
    </w:p>
    <w:p w14:paraId="6869C564" w14:textId="77777777" w:rsidR="007F28A1" w:rsidRDefault="007F28A1">
      <w:pPr>
        <w:spacing w:line="240" w:lineRule="exact"/>
        <w:ind w:firstLine="720"/>
        <w:rPr>
          <w:rFonts w:ascii="宋体" w:hAnsi="宋体" w:hint="eastAsia"/>
          <w:sz w:val="36"/>
        </w:rPr>
      </w:pPr>
    </w:p>
    <w:p w14:paraId="3CC66D89" w14:textId="77777777" w:rsidR="007F28A1" w:rsidRDefault="007F28A1">
      <w:pPr>
        <w:spacing w:line="240" w:lineRule="exact"/>
        <w:ind w:firstLine="720"/>
        <w:rPr>
          <w:rFonts w:ascii="宋体" w:hAnsi="宋体" w:hint="eastAsia"/>
          <w:sz w:val="36"/>
        </w:rPr>
      </w:pPr>
    </w:p>
    <w:p w14:paraId="2365034D" w14:textId="77777777" w:rsidR="007F28A1" w:rsidRDefault="007F28A1">
      <w:pPr>
        <w:spacing w:line="240" w:lineRule="exact"/>
        <w:ind w:firstLine="720"/>
        <w:rPr>
          <w:rFonts w:ascii="宋体" w:hAnsi="宋体" w:hint="eastAsia"/>
          <w:sz w:val="36"/>
        </w:rPr>
      </w:pPr>
    </w:p>
    <w:p w14:paraId="753C7557" w14:textId="77777777" w:rsidR="007F28A1" w:rsidRDefault="007F28A1">
      <w:pPr>
        <w:ind w:firstLine="720"/>
        <w:rPr>
          <w:rFonts w:ascii="仿宋_GB2312" w:hAnsi="宋体" w:hint="eastAsia"/>
          <w:sz w:val="28"/>
        </w:rPr>
      </w:pPr>
      <w:r>
        <w:rPr>
          <w:rFonts w:ascii="宋体" w:hAnsi="宋体" w:hint="eastAsia"/>
          <w:sz w:val="36"/>
        </w:rPr>
        <w:t xml:space="preserve">             </w:t>
      </w:r>
      <w:r>
        <w:rPr>
          <w:rFonts w:ascii="仿宋_GB2312" w:hAnsi="宋体" w:hint="eastAsia"/>
          <w:sz w:val="28"/>
        </w:rPr>
        <w:t>（登记管理部门章）</w:t>
      </w:r>
    </w:p>
    <w:p w14:paraId="2B6E78AD" w14:textId="77777777" w:rsidR="007F28A1" w:rsidRDefault="007F28A1">
      <w:pPr>
        <w:ind w:firstLine="720"/>
        <w:rPr>
          <w:rFonts w:ascii="仿宋_GB2312" w:hint="eastAsia"/>
        </w:rPr>
      </w:pPr>
      <w:r>
        <w:rPr>
          <w:rFonts w:hint="eastAsia"/>
          <w:sz w:val="36"/>
        </w:rPr>
        <w:t xml:space="preserve">           </w:t>
      </w:r>
      <w:r>
        <w:rPr>
          <w:rFonts w:ascii="仿宋_GB2312" w:hint="eastAsia"/>
        </w:rPr>
        <w:t xml:space="preserve">     年   月   日</w:t>
      </w:r>
    </w:p>
    <w:p w14:paraId="4818583E" w14:textId="77777777" w:rsidR="007F28A1" w:rsidRDefault="007F28A1">
      <w:pPr>
        <w:ind w:rightChars="205" w:right="656"/>
        <w:jc w:val="center"/>
        <w:rPr>
          <w:rFonts w:eastAsia="宋体" w:hint="eastAsia"/>
          <w:sz w:val="44"/>
        </w:rPr>
      </w:pPr>
      <w:r>
        <w:rPr>
          <w:rFonts w:eastAsia="宋体" w:hint="eastAsia"/>
          <w:sz w:val="44"/>
        </w:rPr>
        <w:t>责令改正通知书</w:t>
      </w:r>
    </w:p>
    <w:p w14:paraId="68FE22BB" w14:textId="77777777" w:rsidR="007F28A1" w:rsidRDefault="007F28A1">
      <w:pPr>
        <w:jc w:val="center"/>
        <w:rPr>
          <w:rFonts w:eastAsia="宋体" w:hint="eastAsia"/>
          <w:sz w:val="28"/>
        </w:rPr>
      </w:pPr>
      <w:r>
        <w:rPr>
          <w:rFonts w:eastAsia="宋体" w:hint="eastAsia"/>
          <w:sz w:val="28"/>
        </w:rPr>
        <w:t>（存根）</w:t>
      </w:r>
    </w:p>
    <w:p w14:paraId="78874276" w14:textId="77777777" w:rsidR="007F28A1" w:rsidRDefault="007F28A1">
      <w:pPr>
        <w:jc w:val="center"/>
        <w:rPr>
          <w:rFonts w:ascii="仿宋_GB2312" w:hAnsi="宋体" w:hint="eastAsia"/>
          <w:sz w:val="28"/>
        </w:rPr>
      </w:pPr>
      <w:r>
        <w:rPr>
          <w:rFonts w:ascii="仿宋_GB2312" w:hint="eastAsia"/>
          <w:sz w:val="28"/>
        </w:rPr>
        <w:t xml:space="preserve">     字 </w:t>
      </w:r>
      <w:r>
        <w:rPr>
          <w:rFonts w:ascii="仿宋_GB2312" w:hAnsi="宋体" w:hint="eastAsia"/>
          <w:sz w:val="28"/>
        </w:rPr>
        <w:t>〔    〕    号</w:t>
      </w:r>
    </w:p>
    <w:p w14:paraId="780DA399" w14:textId="77777777" w:rsidR="007F28A1" w:rsidRDefault="007F28A1">
      <w:pPr>
        <w:rPr>
          <w:rFonts w:ascii="仿宋_GB2312" w:hAnsi="宋体" w:hint="eastAsia"/>
        </w:rPr>
      </w:pPr>
      <w:r>
        <w:rPr>
          <w:rFonts w:ascii="仿宋_GB2312" w:hAnsi="宋体"/>
          <w:noProof/>
          <w:sz w:val="20"/>
        </w:rPr>
        <w:pict w14:anchorId="20415E02">
          <v:shape id="_x0000_s1079" type="#_x0000_t202" style="position:absolute;left:0;text-align:left;margin-left:290.85pt;margin-top:17.6pt;width:61pt;height:249.6pt;z-index:-251654656;mso-wrap-edited:f" wrapcoords="-267 0 -267 21535 21600 21535 21600 0 -267 0" stroked="f">
            <v:textbox style="layout-flow:vertical-ideographic">
              <w:txbxContent>
                <w:p w14:paraId="53960D75" w14:textId="77777777" w:rsidR="007F28A1" w:rsidRDefault="007F28A1">
                  <w:pPr>
                    <w:ind w:firstLineChars="200" w:firstLine="960"/>
                    <w:rPr>
                      <w:rFonts w:hint="eastAsia"/>
                      <w:sz w:val="48"/>
                    </w:rPr>
                  </w:pPr>
                  <w:r>
                    <w:rPr>
                      <w:rFonts w:ascii="仿宋_GB2312" w:hint="eastAsia"/>
                      <w:sz w:val="48"/>
                    </w:rPr>
                    <w:t xml:space="preserve">字 </w:t>
                  </w:r>
                  <w:r>
                    <w:rPr>
                      <w:rFonts w:ascii="仿宋_GB2312" w:hAnsi="宋体" w:hint="eastAsia"/>
                      <w:sz w:val="48"/>
                    </w:rPr>
                    <w:t>〔    〕    号</w:t>
                  </w:r>
                </w:p>
              </w:txbxContent>
            </v:textbox>
          </v:shape>
        </w:pict>
      </w:r>
      <w:r>
        <w:rPr>
          <w:rFonts w:ascii="仿宋_GB2312" w:hAnsi="宋体" w:hint="eastAsia"/>
          <w:u w:val="single"/>
        </w:rPr>
        <w:t xml:space="preserve">                   </w:t>
      </w:r>
      <w:r>
        <w:rPr>
          <w:rFonts w:ascii="仿宋_GB2312" w:hAnsi="宋体" w:hint="eastAsia"/>
        </w:rPr>
        <w:t>：</w:t>
      </w:r>
    </w:p>
    <w:p w14:paraId="3E4A12CD" w14:textId="77777777" w:rsidR="007F28A1" w:rsidRDefault="007F28A1">
      <w:pPr>
        <w:ind w:firstLineChars="200" w:firstLine="640"/>
        <w:rPr>
          <w:rFonts w:ascii="仿宋_GB2312" w:hAnsi="宋体" w:hint="eastAsia"/>
          <w:u w:val="single"/>
        </w:rPr>
      </w:pPr>
      <w:r>
        <w:rPr>
          <w:rFonts w:ascii="仿宋_GB2312" w:hAnsi="宋体" w:hint="eastAsia"/>
        </w:rPr>
        <w:t>你单位鉴定人</w:t>
      </w:r>
      <w:r>
        <w:rPr>
          <w:rFonts w:ascii="仿宋_GB2312" w:hAnsi="宋体" w:hint="eastAsia"/>
          <w:u w:val="single"/>
        </w:rPr>
        <w:t xml:space="preserve">         </w:t>
      </w:r>
      <w:r>
        <w:rPr>
          <w:rFonts w:ascii="仿宋_GB2312" w:hAnsi="宋体" w:hint="eastAsia"/>
        </w:rPr>
        <w:t>违反《人民检察院鉴定人登记管理办法》第</w:t>
      </w:r>
      <w:r>
        <w:rPr>
          <w:rFonts w:ascii="仿宋_GB2312" w:hAnsi="宋体" w:hint="eastAsia"/>
          <w:u w:val="single"/>
        </w:rPr>
        <w:t xml:space="preserve">      </w:t>
      </w:r>
      <w:r>
        <w:rPr>
          <w:rFonts w:ascii="仿宋_GB2312" w:hAnsi="宋体" w:hint="eastAsia"/>
        </w:rPr>
        <w:t>条</w:t>
      </w:r>
    </w:p>
    <w:p w14:paraId="3AC023CE" w14:textId="77777777" w:rsidR="007F28A1" w:rsidRDefault="007F28A1">
      <w:pPr>
        <w:rPr>
          <w:rFonts w:ascii="仿宋_GB2312" w:hAnsi="宋体" w:hint="eastAsia"/>
        </w:rPr>
      </w:pPr>
      <w:r>
        <w:rPr>
          <w:rFonts w:ascii="仿宋_GB2312" w:hAnsi="宋体" w:hint="eastAsia"/>
          <w:u w:val="single"/>
        </w:rPr>
        <w:t xml:space="preserve">   </w:t>
      </w:r>
      <w:r>
        <w:rPr>
          <w:rFonts w:ascii="仿宋_GB2312" w:hAnsi="宋体" w:hint="eastAsia"/>
        </w:rPr>
        <w:t>款之规定。现提出改正意见如下：</w:t>
      </w:r>
    </w:p>
    <w:p w14:paraId="782A6DCC" w14:textId="77777777" w:rsidR="007F28A1" w:rsidRDefault="007F28A1">
      <w:pPr>
        <w:rPr>
          <w:rFonts w:ascii="仿宋_GB2312" w:hAnsi="宋体" w:hint="eastAsia"/>
          <w:u w:val="single"/>
        </w:rPr>
      </w:pPr>
      <w:r>
        <w:rPr>
          <w:rFonts w:ascii="仿宋_GB2312" w:hAnsi="宋体" w:hint="eastAsia"/>
          <w:u w:val="single"/>
        </w:rPr>
        <w:t xml:space="preserve">                                    </w:t>
      </w:r>
    </w:p>
    <w:p w14:paraId="0EC334C2" w14:textId="77777777" w:rsidR="007F28A1" w:rsidRDefault="007F28A1">
      <w:pPr>
        <w:rPr>
          <w:rFonts w:ascii="宋体" w:hAnsi="宋体" w:hint="eastAsia"/>
          <w:sz w:val="36"/>
        </w:rPr>
      </w:pPr>
      <w:r>
        <w:rPr>
          <w:rFonts w:ascii="仿宋_GB2312" w:hAnsi="宋体" w:hint="eastAsia"/>
          <w:u w:val="single"/>
        </w:rPr>
        <w:t xml:space="preserve">                                                                     </w:t>
      </w:r>
      <w:r>
        <w:rPr>
          <w:rFonts w:ascii="仿宋_GB2312" w:hAnsi="宋体" w:hint="eastAsia"/>
        </w:rPr>
        <w:t>，请于</w:t>
      </w:r>
      <w:r>
        <w:rPr>
          <w:rFonts w:ascii="仿宋_GB2312" w:hAnsi="宋体" w:hint="eastAsia"/>
          <w:u w:val="single"/>
        </w:rPr>
        <w:t xml:space="preserve">    </w:t>
      </w:r>
      <w:r>
        <w:rPr>
          <w:rFonts w:ascii="仿宋_GB2312" w:hAnsi="宋体" w:hint="eastAsia"/>
        </w:rPr>
        <w:t>日内予以改正。</w:t>
      </w:r>
      <w:r>
        <w:rPr>
          <w:rFonts w:ascii="宋体" w:hAnsi="宋体" w:hint="eastAsia"/>
          <w:sz w:val="36"/>
        </w:rPr>
        <w:t xml:space="preserve">                                  </w:t>
      </w:r>
    </w:p>
    <w:p w14:paraId="71CB9D83" w14:textId="77777777" w:rsidR="007F28A1" w:rsidRDefault="007F28A1">
      <w:pPr>
        <w:spacing w:line="240" w:lineRule="exact"/>
        <w:ind w:firstLineChars="1300" w:firstLine="3640"/>
        <w:rPr>
          <w:rFonts w:ascii="仿宋_GB2312" w:hAnsi="宋体" w:hint="eastAsia"/>
          <w:sz w:val="28"/>
        </w:rPr>
      </w:pPr>
    </w:p>
    <w:p w14:paraId="2B669CC8" w14:textId="77777777" w:rsidR="007F28A1" w:rsidRDefault="007F28A1">
      <w:pPr>
        <w:spacing w:line="240" w:lineRule="exact"/>
        <w:ind w:firstLineChars="1300" w:firstLine="3640"/>
        <w:rPr>
          <w:rFonts w:ascii="仿宋_GB2312" w:hAnsi="宋体" w:hint="eastAsia"/>
          <w:sz w:val="28"/>
        </w:rPr>
      </w:pPr>
    </w:p>
    <w:p w14:paraId="1A99779B" w14:textId="77777777" w:rsidR="007F28A1" w:rsidRDefault="007F28A1">
      <w:pPr>
        <w:spacing w:line="240" w:lineRule="exact"/>
        <w:ind w:firstLineChars="1300" w:firstLine="3640"/>
        <w:rPr>
          <w:rFonts w:ascii="仿宋_GB2312" w:hAnsi="宋体" w:hint="eastAsia"/>
          <w:sz w:val="28"/>
        </w:rPr>
      </w:pPr>
    </w:p>
    <w:p w14:paraId="0C8E2BB6" w14:textId="77777777" w:rsidR="007F28A1" w:rsidRDefault="007F28A1">
      <w:pPr>
        <w:spacing w:line="240" w:lineRule="exact"/>
        <w:ind w:firstLineChars="1300" w:firstLine="3640"/>
        <w:rPr>
          <w:rFonts w:ascii="仿宋_GB2312" w:hAnsi="宋体" w:hint="eastAsia"/>
          <w:sz w:val="28"/>
        </w:rPr>
      </w:pPr>
    </w:p>
    <w:p w14:paraId="452F93A6" w14:textId="77777777" w:rsidR="007F28A1" w:rsidRDefault="007F28A1">
      <w:pPr>
        <w:ind w:firstLineChars="1100" w:firstLine="3080"/>
        <w:rPr>
          <w:rFonts w:ascii="仿宋_GB2312" w:hAnsi="宋体" w:hint="eastAsia"/>
          <w:sz w:val="28"/>
        </w:rPr>
      </w:pPr>
      <w:r>
        <w:rPr>
          <w:rFonts w:ascii="仿宋_GB2312" w:hAnsi="宋体" w:hint="eastAsia"/>
          <w:sz w:val="28"/>
        </w:rPr>
        <w:t>（登记管理部门章）</w:t>
      </w:r>
    </w:p>
    <w:p w14:paraId="4D40196D" w14:textId="77777777" w:rsidR="007F28A1" w:rsidRDefault="007F28A1">
      <w:pPr>
        <w:ind w:firstLine="720"/>
        <w:rPr>
          <w:rFonts w:ascii="仿宋_GB2312" w:hint="eastAsia"/>
        </w:rPr>
      </w:pPr>
      <w:r>
        <w:rPr>
          <w:rFonts w:hint="eastAsia"/>
          <w:sz w:val="36"/>
        </w:rPr>
        <w:t xml:space="preserve">           </w:t>
      </w:r>
      <w:r>
        <w:rPr>
          <w:rFonts w:ascii="仿宋_GB2312" w:hint="eastAsia"/>
        </w:rPr>
        <w:t xml:space="preserve">     年   月   日</w:t>
      </w:r>
    </w:p>
    <w:p w14:paraId="2F1C476F" w14:textId="77777777" w:rsidR="007F28A1" w:rsidRDefault="007F28A1">
      <w:pPr>
        <w:jc w:val="center"/>
        <w:rPr>
          <w:rFonts w:eastAsia="宋体" w:hint="eastAsia"/>
          <w:sz w:val="44"/>
        </w:rPr>
      </w:pPr>
      <w:r>
        <w:rPr>
          <w:rFonts w:eastAsia="宋体" w:hint="eastAsia"/>
          <w:sz w:val="44"/>
        </w:rPr>
        <w:t>责令改正通知书</w:t>
      </w:r>
    </w:p>
    <w:p w14:paraId="6AED492F" w14:textId="77777777" w:rsidR="007F28A1" w:rsidRDefault="007F28A1">
      <w:pPr>
        <w:jc w:val="center"/>
        <w:rPr>
          <w:rFonts w:hint="eastAsia"/>
          <w:sz w:val="36"/>
        </w:rPr>
      </w:pPr>
    </w:p>
    <w:p w14:paraId="2C1D8470" w14:textId="77777777" w:rsidR="007F28A1" w:rsidRDefault="007F28A1">
      <w:pPr>
        <w:jc w:val="center"/>
        <w:rPr>
          <w:rFonts w:ascii="仿宋_GB2312" w:hAnsi="宋体" w:hint="eastAsia"/>
          <w:sz w:val="28"/>
        </w:rPr>
      </w:pPr>
      <w:r>
        <w:rPr>
          <w:rFonts w:ascii="仿宋_GB2312" w:hint="eastAsia"/>
          <w:sz w:val="28"/>
        </w:rPr>
        <w:t xml:space="preserve">     字 </w:t>
      </w:r>
      <w:r>
        <w:rPr>
          <w:rFonts w:ascii="仿宋_GB2312" w:hAnsi="宋体" w:hint="eastAsia"/>
          <w:sz w:val="28"/>
        </w:rPr>
        <w:t>〔    〕    号</w:t>
      </w:r>
    </w:p>
    <w:p w14:paraId="036E99FA" w14:textId="77777777" w:rsidR="007F28A1" w:rsidRDefault="007F28A1">
      <w:pPr>
        <w:rPr>
          <w:rFonts w:ascii="仿宋_GB2312" w:hAnsi="宋体" w:hint="eastAsia"/>
        </w:rPr>
      </w:pPr>
      <w:r>
        <w:rPr>
          <w:rFonts w:ascii="仿宋_GB2312" w:hAnsi="宋体" w:hint="eastAsia"/>
          <w:u w:val="single"/>
        </w:rPr>
        <w:t xml:space="preserve">                   </w:t>
      </w:r>
      <w:r>
        <w:rPr>
          <w:rFonts w:ascii="仿宋_GB2312" w:hAnsi="宋体" w:hint="eastAsia"/>
        </w:rPr>
        <w:t>：</w:t>
      </w:r>
    </w:p>
    <w:p w14:paraId="4515C4C4" w14:textId="77777777" w:rsidR="007F28A1" w:rsidRDefault="007F28A1">
      <w:pPr>
        <w:ind w:firstLineChars="200" w:firstLine="640"/>
        <w:rPr>
          <w:rFonts w:ascii="仿宋_GB2312" w:hAnsi="宋体" w:hint="eastAsia"/>
        </w:rPr>
      </w:pPr>
      <w:r>
        <w:rPr>
          <w:rFonts w:ascii="仿宋_GB2312" w:hAnsi="宋体" w:hint="eastAsia"/>
        </w:rPr>
        <w:t>你单位鉴定人</w:t>
      </w:r>
      <w:r>
        <w:rPr>
          <w:rFonts w:ascii="仿宋_GB2312" w:hAnsi="宋体" w:hint="eastAsia"/>
          <w:u w:val="single"/>
        </w:rPr>
        <w:t xml:space="preserve">         </w:t>
      </w:r>
      <w:r>
        <w:rPr>
          <w:rFonts w:ascii="仿宋_GB2312" w:hAnsi="宋体" w:hint="eastAsia"/>
        </w:rPr>
        <w:t>违反《人民检察院鉴定人登记管理办法》第</w:t>
      </w:r>
      <w:r>
        <w:rPr>
          <w:rFonts w:ascii="仿宋_GB2312" w:hAnsi="宋体" w:hint="eastAsia"/>
          <w:u w:val="single"/>
        </w:rPr>
        <w:t xml:space="preserve">     </w:t>
      </w:r>
      <w:r>
        <w:rPr>
          <w:rFonts w:ascii="仿宋_GB2312" w:hAnsi="宋体" w:hint="eastAsia"/>
        </w:rPr>
        <w:t>条</w:t>
      </w:r>
    </w:p>
    <w:p w14:paraId="6F2A6ED6" w14:textId="77777777" w:rsidR="007F28A1" w:rsidRDefault="007F28A1">
      <w:pPr>
        <w:rPr>
          <w:rFonts w:ascii="仿宋_GB2312" w:hAnsi="宋体" w:hint="eastAsia"/>
        </w:rPr>
      </w:pPr>
      <w:r>
        <w:rPr>
          <w:rFonts w:ascii="仿宋_GB2312" w:hAnsi="宋体" w:hint="eastAsia"/>
          <w:u w:val="single"/>
        </w:rPr>
        <w:t xml:space="preserve">   </w:t>
      </w:r>
      <w:r>
        <w:rPr>
          <w:rFonts w:ascii="仿宋_GB2312" w:hAnsi="宋体" w:hint="eastAsia"/>
        </w:rPr>
        <w:t>款之规定。现提出改正意见如下：</w:t>
      </w:r>
    </w:p>
    <w:p w14:paraId="49EB0D90" w14:textId="77777777" w:rsidR="007F28A1" w:rsidRDefault="007F28A1">
      <w:pPr>
        <w:rPr>
          <w:rFonts w:ascii="仿宋_GB2312" w:hAnsi="宋体" w:hint="eastAsia"/>
          <w:u w:val="single"/>
        </w:rPr>
      </w:pPr>
      <w:r>
        <w:rPr>
          <w:rFonts w:ascii="仿宋_GB2312" w:hAnsi="宋体" w:hint="eastAsia"/>
          <w:u w:val="single"/>
        </w:rPr>
        <w:t xml:space="preserve">                                    </w:t>
      </w:r>
    </w:p>
    <w:p w14:paraId="59743709" w14:textId="77777777" w:rsidR="007F28A1" w:rsidRDefault="007F28A1">
      <w:pPr>
        <w:rPr>
          <w:rFonts w:ascii="仿宋_GB2312" w:hAnsi="宋体" w:hint="eastAsia"/>
          <w:u w:val="single"/>
        </w:rPr>
      </w:pPr>
      <w:r>
        <w:rPr>
          <w:rFonts w:ascii="仿宋_GB2312" w:hAnsi="宋体" w:hint="eastAsia"/>
          <w:u w:val="single"/>
        </w:rPr>
        <w:t xml:space="preserve">                                    </w:t>
      </w:r>
    </w:p>
    <w:p w14:paraId="5A70396C" w14:textId="77777777" w:rsidR="007F28A1" w:rsidRDefault="007F28A1">
      <w:pPr>
        <w:rPr>
          <w:rFonts w:ascii="宋体" w:hAnsi="宋体" w:hint="eastAsia"/>
          <w:sz w:val="36"/>
        </w:rPr>
      </w:pPr>
      <w:r>
        <w:rPr>
          <w:rFonts w:ascii="仿宋_GB2312" w:hAnsi="宋体" w:hint="eastAsia"/>
          <w:u w:val="single"/>
        </w:rPr>
        <w:t xml:space="preserve">                                  </w:t>
      </w:r>
      <w:r>
        <w:rPr>
          <w:rFonts w:ascii="仿宋_GB2312" w:hAnsi="宋体" w:hint="eastAsia"/>
        </w:rPr>
        <w:t>，请于</w:t>
      </w:r>
      <w:r>
        <w:rPr>
          <w:rFonts w:ascii="仿宋_GB2312" w:hAnsi="宋体" w:hint="eastAsia"/>
          <w:u w:val="single"/>
        </w:rPr>
        <w:t xml:space="preserve">    </w:t>
      </w:r>
      <w:r>
        <w:rPr>
          <w:rFonts w:ascii="仿宋_GB2312" w:hAnsi="宋体" w:hint="eastAsia"/>
        </w:rPr>
        <w:t>日内予以改正。</w:t>
      </w:r>
    </w:p>
    <w:p w14:paraId="1E57C651" w14:textId="77777777" w:rsidR="007F28A1" w:rsidRDefault="007F28A1">
      <w:pPr>
        <w:spacing w:line="240" w:lineRule="exact"/>
        <w:ind w:firstLineChars="1300" w:firstLine="3640"/>
        <w:rPr>
          <w:rFonts w:ascii="仿宋_GB2312" w:hAnsi="宋体" w:hint="eastAsia"/>
          <w:sz w:val="28"/>
        </w:rPr>
      </w:pPr>
    </w:p>
    <w:p w14:paraId="285FE25A" w14:textId="77777777" w:rsidR="007F28A1" w:rsidRDefault="007F28A1">
      <w:pPr>
        <w:spacing w:line="240" w:lineRule="exact"/>
        <w:ind w:firstLineChars="1300" w:firstLine="3640"/>
        <w:rPr>
          <w:rFonts w:ascii="仿宋_GB2312" w:hAnsi="宋体" w:hint="eastAsia"/>
          <w:sz w:val="28"/>
        </w:rPr>
      </w:pPr>
    </w:p>
    <w:p w14:paraId="017B50C5" w14:textId="77777777" w:rsidR="007F28A1" w:rsidRDefault="007F28A1">
      <w:pPr>
        <w:spacing w:line="240" w:lineRule="exact"/>
        <w:ind w:firstLineChars="1300" w:firstLine="3640"/>
        <w:rPr>
          <w:rFonts w:ascii="仿宋_GB2312" w:hAnsi="宋体" w:hint="eastAsia"/>
          <w:sz w:val="28"/>
        </w:rPr>
      </w:pPr>
    </w:p>
    <w:p w14:paraId="72D64046" w14:textId="77777777" w:rsidR="007F28A1" w:rsidRDefault="007F28A1">
      <w:pPr>
        <w:spacing w:line="240" w:lineRule="exact"/>
        <w:ind w:firstLineChars="1300" w:firstLine="3640"/>
        <w:rPr>
          <w:rFonts w:ascii="仿宋_GB2312" w:hAnsi="宋体" w:hint="eastAsia"/>
          <w:sz w:val="28"/>
        </w:rPr>
      </w:pPr>
    </w:p>
    <w:p w14:paraId="206CABCD" w14:textId="77777777" w:rsidR="007F28A1" w:rsidRDefault="007F28A1">
      <w:pPr>
        <w:ind w:firstLineChars="1100" w:firstLine="3080"/>
        <w:rPr>
          <w:rFonts w:ascii="仿宋_GB2312" w:hAnsi="宋体" w:hint="eastAsia"/>
          <w:sz w:val="28"/>
        </w:rPr>
      </w:pPr>
      <w:r>
        <w:rPr>
          <w:rFonts w:ascii="仿宋_GB2312" w:hAnsi="宋体" w:hint="eastAsia"/>
          <w:sz w:val="28"/>
        </w:rPr>
        <w:t>（登记管理部门章）</w:t>
      </w:r>
    </w:p>
    <w:p w14:paraId="0407ABEC" w14:textId="77777777" w:rsidR="007F28A1" w:rsidRDefault="007F28A1">
      <w:pPr>
        <w:ind w:firstLine="720"/>
        <w:rPr>
          <w:rFonts w:ascii="仿宋_GB2312" w:hint="eastAsia"/>
        </w:rPr>
      </w:pPr>
      <w:r>
        <w:rPr>
          <w:rFonts w:hint="eastAsia"/>
          <w:sz w:val="36"/>
        </w:rPr>
        <w:t xml:space="preserve">          </w:t>
      </w:r>
      <w:r>
        <w:rPr>
          <w:rFonts w:ascii="仿宋_GB2312" w:hint="eastAsia"/>
        </w:rPr>
        <w:t xml:space="preserve">     年   月   日</w:t>
      </w:r>
    </w:p>
    <w:p w14:paraId="355B250C" w14:textId="77777777" w:rsidR="007F28A1" w:rsidRDefault="007F28A1">
      <w:pPr>
        <w:jc w:val="center"/>
        <w:rPr>
          <w:rFonts w:eastAsia="宋体" w:hint="eastAsia"/>
          <w:sz w:val="44"/>
        </w:rPr>
      </w:pPr>
      <w:r>
        <w:rPr>
          <w:rFonts w:eastAsia="宋体" w:hint="eastAsia"/>
          <w:sz w:val="44"/>
        </w:rPr>
        <w:t>复议决定通知书</w:t>
      </w:r>
    </w:p>
    <w:p w14:paraId="04A90C90" w14:textId="77777777" w:rsidR="007F28A1" w:rsidRDefault="007F28A1">
      <w:pPr>
        <w:jc w:val="center"/>
        <w:rPr>
          <w:rFonts w:eastAsia="宋体" w:hint="eastAsia"/>
          <w:sz w:val="28"/>
        </w:rPr>
      </w:pPr>
      <w:r>
        <w:rPr>
          <w:rFonts w:eastAsia="宋体" w:hint="eastAsia"/>
          <w:sz w:val="28"/>
        </w:rPr>
        <w:t>（存根）</w:t>
      </w:r>
    </w:p>
    <w:p w14:paraId="6453A390" w14:textId="77777777" w:rsidR="007F28A1" w:rsidRDefault="007F28A1">
      <w:pPr>
        <w:spacing w:line="520" w:lineRule="exact"/>
        <w:jc w:val="center"/>
        <w:rPr>
          <w:rFonts w:ascii="仿宋_GB2312" w:hAnsi="宋体" w:hint="eastAsia"/>
          <w:sz w:val="28"/>
        </w:rPr>
      </w:pPr>
      <w:r>
        <w:rPr>
          <w:rFonts w:ascii="仿宋_GB2312" w:hint="eastAsia"/>
          <w:sz w:val="28"/>
        </w:rPr>
        <w:t xml:space="preserve">字 </w:t>
      </w:r>
      <w:r>
        <w:rPr>
          <w:rFonts w:ascii="仿宋_GB2312" w:hAnsi="宋体" w:hint="eastAsia"/>
          <w:sz w:val="28"/>
        </w:rPr>
        <w:t>〔     〕    号</w:t>
      </w:r>
    </w:p>
    <w:p w14:paraId="77B6AE71" w14:textId="77777777" w:rsidR="007F28A1" w:rsidRDefault="007F28A1">
      <w:pPr>
        <w:spacing w:line="520" w:lineRule="exact"/>
        <w:ind w:firstLine="720"/>
        <w:rPr>
          <w:rFonts w:ascii="仿宋_GB2312" w:hAnsi="宋体" w:hint="eastAsia"/>
        </w:rPr>
      </w:pPr>
      <w:r>
        <w:rPr>
          <w:b/>
          <w:bCs/>
          <w:noProof/>
          <w:sz w:val="20"/>
        </w:rPr>
        <w:pict w14:anchorId="06C03F28">
          <v:shape id="_x0000_s1080" type="#_x0000_t202" style="position:absolute;left:0;text-align:left;margin-left:287pt;margin-top:17.6pt;width:68pt;height:249.6pt;z-index:-251653632;mso-wrap-edited:f" wrapcoords="-237 0 -237 21535 21600 21535 21600 0 -237 0" stroked="f">
            <v:textbox style="layout-flow:vertical-ideographic">
              <w:txbxContent>
                <w:p w14:paraId="63E337B6" w14:textId="77777777" w:rsidR="007F28A1" w:rsidRDefault="007F28A1">
                  <w:pPr>
                    <w:ind w:firstLineChars="200" w:firstLine="960"/>
                    <w:rPr>
                      <w:rFonts w:hint="eastAsia"/>
                      <w:sz w:val="48"/>
                    </w:rPr>
                  </w:pPr>
                  <w:r>
                    <w:rPr>
                      <w:rFonts w:ascii="仿宋_GB2312" w:hint="eastAsia"/>
                      <w:sz w:val="48"/>
                    </w:rPr>
                    <w:t xml:space="preserve">字 </w:t>
                  </w:r>
                  <w:r>
                    <w:rPr>
                      <w:rFonts w:ascii="仿宋_GB2312" w:hAnsi="宋体" w:hint="eastAsia"/>
                      <w:sz w:val="48"/>
                    </w:rPr>
                    <w:t>〔    〕    号</w:t>
                  </w:r>
                </w:p>
              </w:txbxContent>
            </v:textbox>
          </v:shape>
        </w:pict>
      </w:r>
      <w:r>
        <w:rPr>
          <w:rFonts w:ascii="仿宋_GB2312" w:hAnsi="宋体" w:hint="eastAsia"/>
          <w:u w:val="single"/>
        </w:rPr>
        <w:t xml:space="preserve">                </w:t>
      </w:r>
      <w:r>
        <w:rPr>
          <w:rFonts w:ascii="仿宋_GB2312" w:hAnsi="宋体" w:hint="eastAsia"/>
        </w:rPr>
        <w:t>的</w:t>
      </w:r>
      <w:r>
        <w:rPr>
          <w:rFonts w:ascii="仿宋_GB2312" w:hAnsi="宋体" w:hint="eastAsia"/>
          <w:u w:val="single"/>
        </w:rPr>
        <w:t xml:space="preserve">         </w:t>
      </w:r>
      <w:r>
        <w:rPr>
          <w:rFonts w:ascii="仿宋_GB2312" w:hAnsi="宋体" w:hint="eastAsia"/>
        </w:rPr>
        <w:t>对本登记管理部门作出的“        字[    ]</w:t>
      </w:r>
    </w:p>
    <w:p w14:paraId="364F0ACE" w14:textId="77777777" w:rsidR="007F28A1" w:rsidRDefault="007F28A1">
      <w:pPr>
        <w:spacing w:line="520" w:lineRule="exact"/>
        <w:rPr>
          <w:rFonts w:ascii="仿宋_GB2312" w:hAnsi="宋体" w:hint="eastAsia"/>
        </w:rPr>
      </w:pPr>
      <w:r>
        <w:rPr>
          <w:rFonts w:ascii="仿宋_GB2312" w:hAnsi="宋体" w:hint="eastAsia"/>
        </w:rPr>
        <w:t xml:space="preserve">    号”决定有异议。本登记管理部门于</w:t>
      </w:r>
    </w:p>
    <w:p w14:paraId="115E4E17" w14:textId="77777777" w:rsidR="007F28A1" w:rsidRDefault="007F28A1">
      <w:pPr>
        <w:spacing w:line="520" w:lineRule="exact"/>
        <w:rPr>
          <w:rFonts w:ascii="仿宋_GB2312" w:hAnsi="宋体" w:hint="eastAsia"/>
          <w:u w:val="single"/>
        </w:rPr>
      </w:pPr>
      <w:r>
        <w:rPr>
          <w:rFonts w:ascii="仿宋_GB2312" w:hAnsi="宋体" w:hint="eastAsia"/>
          <w:u w:val="single"/>
        </w:rPr>
        <w:t xml:space="preserve">    </w:t>
      </w:r>
      <w:r>
        <w:rPr>
          <w:rFonts w:ascii="仿宋_GB2312" w:hAnsi="宋体" w:hint="eastAsia"/>
        </w:rPr>
        <w:t>年</w:t>
      </w:r>
      <w:r>
        <w:rPr>
          <w:rFonts w:ascii="仿宋_GB2312" w:hAnsi="宋体" w:hint="eastAsia"/>
          <w:u w:val="single"/>
        </w:rPr>
        <w:t xml:space="preserve">  </w:t>
      </w:r>
      <w:r>
        <w:rPr>
          <w:rFonts w:ascii="仿宋_GB2312" w:hAnsi="宋体" w:hint="eastAsia"/>
        </w:rPr>
        <w:t>月</w:t>
      </w:r>
      <w:r>
        <w:rPr>
          <w:rFonts w:ascii="仿宋_GB2312" w:hAnsi="宋体" w:hint="eastAsia"/>
          <w:u w:val="single"/>
        </w:rPr>
        <w:t xml:space="preserve">   </w:t>
      </w:r>
      <w:r>
        <w:rPr>
          <w:rFonts w:ascii="仿宋_GB2312" w:hAnsi="宋体" w:hint="eastAsia"/>
        </w:rPr>
        <w:t>日收到上述鉴定人的复议申请书。经复议认为</w:t>
      </w:r>
      <w:r>
        <w:rPr>
          <w:rFonts w:ascii="仿宋_GB2312" w:hAnsi="宋体" w:hint="eastAsia"/>
          <w:u w:val="single"/>
        </w:rPr>
        <w:t xml:space="preserve">                </w:t>
      </w:r>
    </w:p>
    <w:p w14:paraId="69E6863E" w14:textId="77777777" w:rsidR="007F28A1" w:rsidRDefault="007F28A1">
      <w:pPr>
        <w:spacing w:line="520" w:lineRule="exact"/>
        <w:rPr>
          <w:rFonts w:ascii="仿宋_GB2312" w:hAnsi="宋体" w:hint="eastAsia"/>
        </w:rPr>
      </w:pPr>
      <w:r>
        <w:rPr>
          <w:rFonts w:ascii="仿宋_GB2312" w:hAnsi="宋体" w:hint="eastAsia"/>
          <w:u w:val="single"/>
        </w:rPr>
        <w:t xml:space="preserve">                              </w:t>
      </w:r>
      <w:r>
        <w:rPr>
          <w:rFonts w:ascii="仿宋_GB2312" w:hAnsi="宋体" w:hint="eastAsia"/>
        </w:rPr>
        <w:t>，根据《人民检察院鉴定人登记管理办法》，决定</w:t>
      </w:r>
      <w:r>
        <w:rPr>
          <w:rFonts w:ascii="仿宋_GB2312" w:hAnsi="宋体" w:hint="eastAsia"/>
          <w:u w:val="single"/>
        </w:rPr>
        <w:t xml:space="preserve">                     </w:t>
      </w:r>
      <w:r>
        <w:rPr>
          <w:rFonts w:ascii="仿宋_GB2312" w:hint="eastAsia"/>
          <w:u w:val="single"/>
        </w:rPr>
        <w:t xml:space="preserve">           </w:t>
      </w:r>
      <w:r>
        <w:rPr>
          <w:rFonts w:ascii="仿宋_GB2312" w:hint="eastAsia"/>
        </w:rPr>
        <w:t>。</w:t>
      </w:r>
    </w:p>
    <w:p w14:paraId="4BB8FA13" w14:textId="77777777" w:rsidR="007F28A1" w:rsidRDefault="007F28A1">
      <w:pPr>
        <w:spacing w:line="660" w:lineRule="exact"/>
        <w:rPr>
          <w:rFonts w:ascii="仿宋_GB2312" w:hint="eastAsia"/>
        </w:rPr>
      </w:pPr>
      <w:r>
        <w:rPr>
          <w:rFonts w:ascii="仿宋_GB2312" w:hint="eastAsia"/>
        </w:rPr>
        <w:t xml:space="preserve">参加复议人员： </w:t>
      </w:r>
    </w:p>
    <w:p w14:paraId="125E86EB" w14:textId="77777777" w:rsidR="007F28A1" w:rsidRDefault="007F28A1">
      <w:pPr>
        <w:spacing w:line="660" w:lineRule="exact"/>
        <w:rPr>
          <w:rFonts w:ascii="仿宋_GB2312" w:hint="eastAsia"/>
        </w:rPr>
      </w:pPr>
      <w:r>
        <w:rPr>
          <w:rFonts w:ascii="仿宋_GB2312" w:hint="eastAsia"/>
        </w:rPr>
        <w:t>复议时间：</w:t>
      </w:r>
    </w:p>
    <w:p w14:paraId="4F6A9AF2" w14:textId="77777777" w:rsidR="007F28A1" w:rsidRDefault="007F28A1">
      <w:pPr>
        <w:spacing w:line="660" w:lineRule="exact"/>
        <w:rPr>
          <w:rFonts w:ascii="仿宋_GB2312" w:hint="eastAsia"/>
        </w:rPr>
      </w:pPr>
      <w:r>
        <w:rPr>
          <w:rFonts w:ascii="仿宋_GB2312" w:hint="eastAsia"/>
        </w:rPr>
        <w:t xml:space="preserve">批准人：              </w:t>
      </w:r>
      <w:r>
        <w:rPr>
          <w:rFonts w:ascii="仿宋_GB2312" w:hint="eastAsia"/>
          <w:sz w:val="28"/>
        </w:rPr>
        <w:t>（登记管理部门章）</w:t>
      </w:r>
    </w:p>
    <w:p w14:paraId="47C70AE2" w14:textId="77777777" w:rsidR="007F28A1" w:rsidRDefault="007F28A1">
      <w:pPr>
        <w:spacing w:line="660" w:lineRule="exact"/>
        <w:rPr>
          <w:rFonts w:ascii="仿宋_GB2312" w:hint="eastAsia"/>
        </w:rPr>
      </w:pPr>
      <w:r>
        <w:rPr>
          <w:rFonts w:ascii="仿宋_GB2312" w:hint="eastAsia"/>
        </w:rPr>
        <w:t>填发人：               年  月  日</w:t>
      </w:r>
    </w:p>
    <w:p w14:paraId="39F95931" w14:textId="77777777" w:rsidR="007F28A1" w:rsidRDefault="007F28A1">
      <w:pPr>
        <w:jc w:val="center"/>
        <w:rPr>
          <w:rFonts w:eastAsia="宋体" w:hint="eastAsia"/>
          <w:sz w:val="44"/>
        </w:rPr>
      </w:pPr>
      <w:r>
        <w:rPr>
          <w:rFonts w:eastAsia="宋体" w:hint="eastAsia"/>
          <w:sz w:val="44"/>
        </w:rPr>
        <w:t>复议决定通知书</w:t>
      </w:r>
    </w:p>
    <w:p w14:paraId="2DDF8584" w14:textId="77777777" w:rsidR="007F28A1" w:rsidRDefault="007F28A1">
      <w:pPr>
        <w:jc w:val="center"/>
        <w:rPr>
          <w:rFonts w:hint="eastAsia"/>
          <w:sz w:val="36"/>
        </w:rPr>
      </w:pPr>
    </w:p>
    <w:p w14:paraId="7311F530" w14:textId="77777777" w:rsidR="007F28A1" w:rsidRDefault="007F28A1">
      <w:pPr>
        <w:jc w:val="center"/>
        <w:rPr>
          <w:rFonts w:ascii="仿宋_GB2312" w:hAnsi="宋体" w:hint="eastAsia"/>
          <w:sz w:val="28"/>
        </w:rPr>
      </w:pPr>
      <w:r>
        <w:rPr>
          <w:rFonts w:ascii="仿宋_GB2312" w:hint="eastAsia"/>
          <w:sz w:val="28"/>
        </w:rPr>
        <w:t xml:space="preserve">     字 </w:t>
      </w:r>
      <w:r>
        <w:rPr>
          <w:rFonts w:ascii="仿宋_GB2312" w:hAnsi="宋体" w:hint="eastAsia"/>
          <w:sz w:val="28"/>
        </w:rPr>
        <w:t>〔     〕    号</w:t>
      </w:r>
    </w:p>
    <w:p w14:paraId="12F82348" w14:textId="77777777" w:rsidR="007F28A1" w:rsidRDefault="007F28A1">
      <w:pPr>
        <w:rPr>
          <w:rFonts w:ascii="仿宋_GB2312" w:hAnsi="宋体" w:hint="eastAsia"/>
        </w:rPr>
      </w:pPr>
      <w:r>
        <w:rPr>
          <w:rFonts w:ascii="仿宋_GB2312" w:hAnsi="宋体" w:hint="eastAsia"/>
          <w:u w:val="single"/>
        </w:rPr>
        <w:t xml:space="preserve">                   </w:t>
      </w:r>
      <w:r>
        <w:rPr>
          <w:rFonts w:ascii="仿宋_GB2312" w:hAnsi="宋体" w:hint="eastAsia"/>
        </w:rPr>
        <w:t>：</w:t>
      </w:r>
    </w:p>
    <w:p w14:paraId="546E49E9" w14:textId="77777777" w:rsidR="007F28A1" w:rsidRDefault="007F28A1">
      <w:pPr>
        <w:ind w:firstLineChars="200" w:firstLine="640"/>
        <w:rPr>
          <w:rFonts w:ascii="仿宋_GB2312" w:hAnsi="宋体" w:hint="eastAsia"/>
        </w:rPr>
      </w:pPr>
      <w:r>
        <w:rPr>
          <w:rFonts w:ascii="仿宋_GB2312" w:hAnsi="宋体" w:hint="eastAsia"/>
        </w:rPr>
        <w:t>你单位的</w:t>
      </w:r>
      <w:r>
        <w:rPr>
          <w:rFonts w:ascii="仿宋_GB2312" w:hAnsi="宋体" w:hint="eastAsia"/>
          <w:u w:val="single"/>
        </w:rPr>
        <w:t xml:space="preserve">          </w:t>
      </w:r>
      <w:r>
        <w:rPr>
          <w:rFonts w:ascii="仿宋_GB2312" w:hAnsi="宋体" w:hint="eastAsia"/>
        </w:rPr>
        <w:t>对本登记管理部门作出的“   字[    ]    号”决定有异议而提出的复议申请书，于</w:t>
      </w:r>
      <w:r>
        <w:rPr>
          <w:rFonts w:ascii="仿宋_GB2312" w:hAnsi="宋体" w:hint="eastAsia"/>
          <w:u w:val="single"/>
        </w:rPr>
        <w:t xml:space="preserve">      </w:t>
      </w:r>
      <w:r>
        <w:rPr>
          <w:rFonts w:ascii="仿宋_GB2312" w:hAnsi="宋体" w:hint="eastAsia"/>
        </w:rPr>
        <w:t>年</w:t>
      </w:r>
    </w:p>
    <w:p w14:paraId="261657CC" w14:textId="77777777" w:rsidR="007F28A1" w:rsidRDefault="007F28A1">
      <w:pPr>
        <w:ind w:firstLineChars="4" w:firstLine="13"/>
        <w:rPr>
          <w:rFonts w:ascii="仿宋_GB2312" w:hAnsi="宋体" w:hint="eastAsia"/>
        </w:rPr>
      </w:pPr>
      <w:r>
        <w:rPr>
          <w:rFonts w:ascii="仿宋_GB2312" w:hAnsi="宋体" w:hint="eastAsia"/>
          <w:u w:val="single"/>
        </w:rPr>
        <w:t xml:space="preserve">   </w:t>
      </w:r>
      <w:r>
        <w:rPr>
          <w:rFonts w:ascii="仿宋_GB2312" w:hAnsi="宋体" w:hint="eastAsia"/>
        </w:rPr>
        <w:t>月</w:t>
      </w:r>
      <w:r>
        <w:rPr>
          <w:rFonts w:ascii="仿宋_GB2312" w:hAnsi="宋体" w:hint="eastAsia"/>
          <w:u w:val="single"/>
        </w:rPr>
        <w:t xml:space="preserve">   </w:t>
      </w:r>
      <w:r>
        <w:rPr>
          <w:rFonts w:ascii="仿宋_GB2312" w:hAnsi="宋体" w:hint="eastAsia"/>
        </w:rPr>
        <w:t>日收到。经复议认为</w:t>
      </w:r>
      <w:r>
        <w:rPr>
          <w:rFonts w:ascii="仿宋_GB2312" w:hAnsi="宋体" w:hint="eastAsia"/>
          <w:u w:val="single"/>
        </w:rPr>
        <w:t xml:space="preserve">          </w:t>
      </w:r>
      <w:r>
        <w:rPr>
          <w:rFonts w:ascii="仿宋_GB2312" w:hAnsi="宋体" w:hint="eastAsia"/>
        </w:rPr>
        <w:t xml:space="preserve"> </w:t>
      </w:r>
    </w:p>
    <w:p w14:paraId="4232F305" w14:textId="77777777" w:rsidR="007F28A1" w:rsidRDefault="007F28A1">
      <w:pPr>
        <w:rPr>
          <w:rFonts w:ascii="仿宋_GB2312" w:hAnsi="宋体" w:hint="eastAsia"/>
        </w:rPr>
      </w:pPr>
      <w:r>
        <w:rPr>
          <w:rFonts w:ascii="仿宋_GB2312" w:hAnsi="宋体" w:hint="eastAsia"/>
          <w:u w:val="single"/>
        </w:rPr>
        <w:t xml:space="preserve">                              </w:t>
      </w:r>
      <w:r>
        <w:rPr>
          <w:rFonts w:ascii="仿宋_GB2312" w:hAnsi="宋体" w:hint="eastAsia"/>
        </w:rPr>
        <w:t>，根据《人民检察院鉴定人登记管理办法》，决定</w:t>
      </w:r>
      <w:r>
        <w:rPr>
          <w:rFonts w:ascii="仿宋_GB2312" w:hAnsi="宋体" w:hint="eastAsia"/>
          <w:u w:val="single"/>
        </w:rPr>
        <w:t xml:space="preserve">     </w:t>
      </w:r>
      <w:r>
        <w:rPr>
          <w:rFonts w:ascii="仿宋_GB2312" w:hint="eastAsia"/>
          <w:u w:val="single"/>
        </w:rPr>
        <w:t xml:space="preserve">                           </w:t>
      </w:r>
      <w:r>
        <w:rPr>
          <w:rFonts w:ascii="仿宋_GB2312" w:hint="eastAsia"/>
        </w:rPr>
        <w:t>。</w:t>
      </w:r>
    </w:p>
    <w:p w14:paraId="37A1CC5A" w14:textId="77777777" w:rsidR="007F28A1" w:rsidRDefault="007F28A1">
      <w:pPr>
        <w:spacing w:line="240" w:lineRule="exact"/>
        <w:ind w:firstLineChars="200" w:firstLine="640"/>
        <w:rPr>
          <w:rFonts w:ascii="仿宋_GB2312" w:hAnsi="宋体" w:hint="eastAsia"/>
        </w:rPr>
      </w:pPr>
    </w:p>
    <w:p w14:paraId="552961C0" w14:textId="77777777" w:rsidR="007F28A1" w:rsidRDefault="007F28A1">
      <w:pPr>
        <w:spacing w:line="240" w:lineRule="exact"/>
        <w:rPr>
          <w:rFonts w:ascii="仿宋_GB2312" w:hAnsi="宋体" w:hint="eastAsia"/>
        </w:rPr>
      </w:pPr>
    </w:p>
    <w:p w14:paraId="2F97E069" w14:textId="77777777" w:rsidR="007F28A1" w:rsidRDefault="007F28A1">
      <w:pPr>
        <w:spacing w:line="280" w:lineRule="exact"/>
        <w:rPr>
          <w:rFonts w:ascii="仿宋_GB2312" w:hAnsi="宋体" w:hint="eastAsia"/>
        </w:rPr>
      </w:pPr>
    </w:p>
    <w:p w14:paraId="7088F7EE" w14:textId="77777777" w:rsidR="007F28A1" w:rsidRDefault="007F28A1">
      <w:pPr>
        <w:spacing w:line="660" w:lineRule="exact"/>
        <w:ind w:firstLine="720"/>
        <w:rPr>
          <w:rFonts w:ascii="仿宋_GB2312" w:hAnsi="宋体" w:hint="eastAsia"/>
          <w:sz w:val="28"/>
        </w:rPr>
      </w:pPr>
      <w:r>
        <w:rPr>
          <w:rFonts w:ascii="宋体" w:hAnsi="宋体" w:hint="eastAsia"/>
          <w:sz w:val="36"/>
        </w:rPr>
        <w:t xml:space="preserve">              </w:t>
      </w:r>
      <w:r>
        <w:rPr>
          <w:rFonts w:ascii="仿宋_GB2312" w:hAnsi="宋体" w:hint="eastAsia"/>
          <w:sz w:val="28"/>
        </w:rPr>
        <w:t>（登记管理部门章）</w:t>
      </w:r>
    </w:p>
    <w:p w14:paraId="519C52DB" w14:textId="77777777" w:rsidR="007F28A1" w:rsidRDefault="007F28A1">
      <w:pPr>
        <w:spacing w:line="660" w:lineRule="exact"/>
        <w:jc w:val="center"/>
        <w:rPr>
          <w:rFonts w:hint="eastAsia"/>
        </w:rPr>
      </w:pPr>
      <w:r>
        <w:rPr>
          <w:rFonts w:hint="eastAsia"/>
          <w:sz w:val="36"/>
        </w:rPr>
        <w:t xml:space="preserve">              </w:t>
      </w:r>
      <w:r>
        <w:rPr>
          <w:rFonts w:ascii="仿宋_GB2312" w:hint="eastAsia"/>
        </w:rPr>
        <w:t xml:space="preserve">     年  月  日</w:t>
      </w:r>
    </w:p>
    <w:p w14:paraId="75237CE3" w14:textId="77777777" w:rsidR="007F28A1" w:rsidRDefault="007F28A1">
      <w:pPr>
        <w:spacing w:line="660" w:lineRule="exact"/>
        <w:rPr>
          <w:rFonts w:ascii="仿宋_GB2312"/>
        </w:rPr>
        <w:sectPr w:rsidR="007F28A1">
          <w:type w:val="nextColumn"/>
          <w:pgSz w:w="16838" w:h="11906" w:orient="landscape" w:code="9"/>
          <w:pgMar w:top="1531" w:right="2098" w:bottom="1531" w:left="1985" w:header="851" w:footer="1588" w:gutter="0"/>
          <w:pgNumType w:fmt="numberInDash"/>
          <w:cols w:num="2" w:space="1281"/>
          <w:docGrid w:type="lines" w:linePitch="579" w:charSpace="-849"/>
        </w:sectPr>
      </w:pPr>
    </w:p>
    <w:p w14:paraId="6D7B0ECB" w14:textId="77777777" w:rsidR="007F28A1" w:rsidRDefault="007F28A1">
      <w:pPr>
        <w:pStyle w:val="a8"/>
        <w:jc w:val="center"/>
        <w:rPr>
          <w:rFonts w:eastAsia="宋体" w:hAnsi="华文中宋"/>
          <w:b/>
          <w:bCs/>
          <w:sz w:val="44"/>
          <w:szCs w:val="44"/>
        </w:rPr>
      </w:pPr>
    </w:p>
    <w:p w14:paraId="24F3652E" w14:textId="77777777" w:rsidR="007F28A1" w:rsidRDefault="007F28A1">
      <w:pPr>
        <w:pStyle w:val="a8"/>
        <w:jc w:val="center"/>
        <w:rPr>
          <w:rFonts w:eastAsia="宋体" w:hAnsi="华文中宋"/>
          <w:b/>
          <w:bCs/>
          <w:sz w:val="44"/>
          <w:szCs w:val="44"/>
        </w:rPr>
      </w:pPr>
    </w:p>
    <w:p w14:paraId="287D4AB0" w14:textId="77777777" w:rsidR="007F28A1" w:rsidRDefault="007F28A1">
      <w:pPr>
        <w:pStyle w:val="a8"/>
        <w:jc w:val="center"/>
        <w:rPr>
          <w:rFonts w:eastAsia="宋体" w:hAnsi="华文中宋" w:hint="default"/>
          <w:sz w:val="44"/>
          <w:szCs w:val="44"/>
        </w:rPr>
      </w:pPr>
      <w:r>
        <w:rPr>
          <w:rFonts w:eastAsia="宋体" w:hAnsi="华文中宋"/>
          <w:sz w:val="44"/>
          <w:szCs w:val="44"/>
        </w:rPr>
        <w:t>人民检察院鉴定规则(试行)</w:t>
      </w:r>
    </w:p>
    <w:p w14:paraId="69A70585" w14:textId="77777777" w:rsidR="007F28A1" w:rsidRDefault="007F28A1">
      <w:pPr>
        <w:pStyle w:val="a8"/>
        <w:jc w:val="center"/>
        <w:rPr>
          <w:rFonts w:ascii="仿宋_GB2312"/>
          <w:szCs w:val="32"/>
        </w:rPr>
      </w:pPr>
    </w:p>
    <w:p w14:paraId="478BB960" w14:textId="77777777" w:rsidR="007F28A1" w:rsidRDefault="007F28A1">
      <w:pPr>
        <w:pStyle w:val="a8"/>
        <w:tabs>
          <w:tab w:val="left" w:pos="0"/>
        </w:tabs>
        <w:jc w:val="center"/>
        <w:rPr>
          <w:rFonts w:ascii="黑体" w:eastAsia="黑体"/>
          <w:b/>
          <w:bCs/>
          <w:szCs w:val="32"/>
        </w:rPr>
      </w:pPr>
      <w:r>
        <w:rPr>
          <w:rFonts w:ascii="黑体" w:eastAsia="黑体"/>
          <w:szCs w:val="32"/>
        </w:rPr>
        <w:t>第一章  总 则</w:t>
      </w:r>
    </w:p>
    <w:p w14:paraId="56536D98" w14:textId="77777777" w:rsidR="007F28A1" w:rsidRDefault="007F28A1">
      <w:pPr>
        <w:pStyle w:val="a8"/>
        <w:ind w:firstLineChars="200" w:firstLine="640"/>
        <w:rPr>
          <w:rFonts w:ascii="仿宋_GB2312"/>
          <w:bCs/>
          <w:szCs w:val="32"/>
        </w:rPr>
      </w:pPr>
      <w:r>
        <w:rPr>
          <w:rFonts w:ascii="黑体" w:eastAsia="黑体"/>
          <w:bCs/>
          <w:szCs w:val="32"/>
        </w:rPr>
        <w:t>第一条</w:t>
      </w:r>
      <w:r>
        <w:rPr>
          <w:rFonts w:ascii="黑体" w:eastAsia="黑体"/>
          <w:b/>
          <w:szCs w:val="32"/>
        </w:rPr>
        <w:t xml:space="preserve"> </w:t>
      </w:r>
      <w:r>
        <w:rPr>
          <w:rFonts w:ascii="仿宋_GB2312"/>
          <w:b/>
          <w:szCs w:val="32"/>
        </w:rPr>
        <w:t xml:space="preserve"> </w:t>
      </w:r>
      <w:r>
        <w:rPr>
          <w:rFonts w:ascii="仿宋_GB2312"/>
          <w:bCs/>
          <w:szCs w:val="32"/>
        </w:rPr>
        <w:t>为规范人民检察院鉴定工作，根据《中华人民共和国刑事诉讼法》和《</w:t>
      </w:r>
      <w:r>
        <w:rPr>
          <w:rFonts w:ascii="仿宋_GB2312"/>
          <w:szCs w:val="32"/>
        </w:rPr>
        <w:t>全国人民代表大会常务委员会</w:t>
      </w:r>
      <w:r>
        <w:rPr>
          <w:rFonts w:ascii="仿宋_GB2312"/>
          <w:bCs/>
          <w:szCs w:val="32"/>
        </w:rPr>
        <w:t>关于司法鉴定管理问题的决定》等有关规定，结合检察工作实际，制定本规则。</w:t>
      </w:r>
    </w:p>
    <w:p w14:paraId="59A03244" w14:textId="77777777" w:rsidR="007F28A1" w:rsidRDefault="007F28A1">
      <w:pPr>
        <w:pStyle w:val="a8"/>
        <w:tabs>
          <w:tab w:val="left" w:pos="0"/>
          <w:tab w:val="left" w:pos="319"/>
          <w:tab w:val="left" w:pos="638"/>
          <w:tab w:val="left" w:pos="1276"/>
          <w:tab w:val="left" w:pos="1595"/>
        </w:tabs>
        <w:ind w:firstLineChars="200" w:firstLine="640"/>
        <w:rPr>
          <w:bCs/>
          <w:szCs w:val="32"/>
        </w:rPr>
      </w:pPr>
      <w:r>
        <w:rPr>
          <w:rFonts w:ascii="黑体" w:eastAsia="黑体"/>
          <w:bCs/>
          <w:szCs w:val="32"/>
        </w:rPr>
        <w:t xml:space="preserve">第二条 </w:t>
      </w:r>
      <w:r>
        <w:rPr>
          <w:bCs/>
          <w:szCs w:val="32"/>
        </w:rPr>
        <w:t xml:space="preserve"> </w:t>
      </w:r>
      <w:r>
        <w:rPr>
          <w:bCs/>
          <w:szCs w:val="32"/>
        </w:rPr>
        <w:t>本规则所称鉴定，是指人民检察院鉴定机构及其鉴定人</w:t>
      </w:r>
      <w:r>
        <w:rPr>
          <w:rFonts w:hAnsi="宋体"/>
          <w:szCs w:val="18"/>
        </w:rPr>
        <w:t>运用科学技术或者专门知识</w:t>
      </w:r>
      <w:r>
        <w:rPr>
          <w:bCs/>
          <w:szCs w:val="32"/>
        </w:rPr>
        <w:t>，就案件中某些专门性问题进行鉴别和判断并出具鉴定意见的活动。</w:t>
      </w:r>
    </w:p>
    <w:p w14:paraId="71B53091" w14:textId="77777777" w:rsidR="007F28A1" w:rsidRDefault="007F28A1">
      <w:pPr>
        <w:ind w:left="1" w:firstLineChars="200" w:firstLine="640"/>
        <w:rPr>
          <w:rFonts w:ascii="仿宋_GB2312" w:hint="eastAsia"/>
          <w:bCs/>
          <w:szCs w:val="32"/>
        </w:rPr>
      </w:pPr>
      <w:r>
        <w:rPr>
          <w:rFonts w:ascii="黑体" w:eastAsia="黑体" w:hint="eastAsia"/>
          <w:bCs/>
          <w:szCs w:val="32"/>
        </w:rPr>
        <w:t>第三条</w:t>
      </w:r>
      <w:r>
        <w:rPr>
          <w:rFonts w:ascii="仿宋_GB2312" w:hint="eastAsia"/>
          <w:b/>
          <w:szCs w:val="32"/>
        </w:rPr>
        <w:t xml:space="preserve">  </w:t>
      </w:r>
      <w:r>
        <w:rPr>
          <w:rFonts w:ascii="仿宋_GB2312"/>
          <w:bCs/>
          <w:szCs w:val="32"/>
        </w:rPr>
        <w:t>鉴定</w:t>
      </w:r>
      <w:r>
        <w:rPr>
          <w:rFonts w:ascii="仿宋_GB2312" w:hint="eastAsia"/>
          <w:bCs/>
          <w:szCs w:val="32"/>
        </w:rPr>
        <w:t>工作应当遵循</w:t>
      </w:r>
      <w:r>
        <w:rPr>
          <w:rFonts w:ascii="仿宋_GB2312"/>
          <w:bCs/>
          <w:szCs w:val="32"/>
        </w:rPr>
        <w:t>依法、科学、客观、公正、独立</w:t>
      </w:r>
      <w:r>
        <w:rPr>
          <w:rFonts w:ascii="仿宋_GB2312" w:hint="eastAsia"/>
          <w:bCs/>
          <w:szCs w:val="32"/>
        </w:rPr>
        <w:t>的原则</w:t>
      </w:r>
      <w:r>
        <w:rPr>
          <w:rFonts w:ascii="仿宋_GB2312"/>
          <w:bCs/>
          <w:szCs w:val="32"/>
        </w:rPr>
        <w:t>。</w:t>
      </w:r>
    </w:p>
    <w:p w14:paraId="4F153106" w14:textId="77777777" w:rsidR="007F28A1" w:rsidRDefault="007F28A1">
      <w:pPr>
        <w:pStyle w:val="a8"/>
        <w:ind w:firstLineChars="200" w:firstLine="640"/>
        <w:rPr>
          <w:rFonts w:ascii="仿宋_GB2312"/>
          <w:bCs/>
          <w:szCs w:val="32"/>
        </w:rPr>
      </w:pPr>
      <w:r>
        <w:rPr>
          <w:rFonts w:ascii="仿宋_GB2312"/>
          <w:bCs/>
          <w:szCs w:val="32"/>
        </w:rPr>
        <w:t xml:space="preserve">  </w:t>
      </w:r>
    </w:p>
    <w:p w14:paraId="7B0680E1" w14:textId="77777777" w:rsidR="007F28A1" w:rsidRDefault="007F28A1">
      <w:pPr>
        <w:jc w:val="center"/>
        <w:rPr>
          <w:rFonts w:ascii="黑体" w:eastAsia="黑体" w:hint="eastAsia"/>
          <w:szCs w:val="32"/>
        </w:rPr>
      </w:pPr>
      <w:r>
        <w:rPr>
          <w:rFonts w:ascii="黑体" w:eastAsia="黑体" w:hint="eastAsia"/>
          <w:szCs w:val="32"/>
        </w:rPr>
        <w:t>第二章 鉴定机构、鉴定人</w:t>
      </w:r>
    </w:p>
    <w:p w14:paraId="438B1F70" w14:textId="77777777" w:rsidR="007F28A1" w:rsidRDefault="007F28A1">
      <w:pPr>
        <w:ind w:firstLineChars="200" w:firstLine="640"/>
        <w:rPr>
          <w:rFonts w:eastAsia="黑体" w:hint="eastAsia"/>
        </w:rPr>
      </w:pPr>
      <w:r>
        <w:rPr>
          <w:rFonts w:ascii="仿宋_GB2312" w:eastAsia="黑体"/>
          <w:bCs/>
          <w:szCs w:val="32"/>
        </w:rPr>
        <w:t>第</w:t>
      </w:r>
      <w:r>
        <w:rPr>
          <w:rFonts w:ascii="仿宋_GB2312" w:eastAsia="黑体" w:hint="eastAsia"/>
          <w:bCs/>
          <w:szCs w:val="32"/>
        </w:rPr>
        <w:t>四</w:t>
      </w:r>
      <w:r>
        <w:rPr>
          <w:rFonts w:ascii="仿宋_GB2312" w:eastAsia="黑体"/>
          <w:bCs/>
          <w:szCs w:val="32"/>
        </w:rPr>
        <w:t>条</w:t>
      </w:r>
      <w:r>
        <w:rPr>
          <w:rFonts w:ascii="仿宋_GB2312" w:eastAsia="黑体" w:hint="eastAsia"/>
          <w:b/>
          <w:szCs w:val="32"/>
        </w:rPr>
        <w:t xml:space="preserve"> </w:t>
      </w:r>
      <w:r>
        <w:rPr>
          <w:rFonts w:ascii="仿宋_GB2312" w:hint="eastAsia"/>
          <w:b/>
          <w:szCs w:val="32"/>
        </w:rPr>
        <w:t xml:space="preserve"> </w:t>
      </w:r>
      <w:r>
        <w:rPr>
          <w:rFonts w:ascii="仿宋_GB2312" w:hint="eastAsia"/>
        </w:rPr>
        <w:t>本规则所称鉴定机构，是指在人民检察院设立的，</w:t>
      </w:r>
      <w:r>
        <w:rPr>
          <w:rFonts w:hint="eastAsia"/>
        </w:rPr>
        <w:t>取得鉴定机构资格</w:t>
      </w:r>
      <w:r>
        <w:rPr>
          <w:rFonts w:ascii="仿宋_GB2312" w:hint="eastAsia"/>
        </w:rPr>
        <w:t>并开展鉴定工作的部门。</w:t>
      </w:r>
    </w:p>
    <w:p w14:paraId="4B41F483" w14:textId="77777777" w:rsidR="007F28A1" w:rsidRDefault="007F28A1">
      <w:pPr>
        <w:ind w:firstLineChars="200" w:firstLine="640"/>
        <w:rPr>
          <w:rFonts w:hint="eastAsia"/>
        </w:rPr>
      </w:pPr>
      <w:r>
        <w:rPr>
          <w:rFonts w:eastAsia="黑体" w:hint="eastAsia"/>
        </w:rPr>
        <w:t>第五条</w:t>
      </w:r>
      <w:r>
        <w:rPr>
          <w:rFonts w:ascii="仿宋_GB2312" w:hint="eastAsia"/>
        </w:rPr>
        <w:t xml:space="preserve">  </w:t>
      </w:r>
      <w:r>
        <w:rPr>
          <w:rFonts w:hint="eastAsia"/>
        </w:rPr>
        <w:t>本规则所称鉴定人，是指取得鉴定人资格，在人民检察院鉴定机构中从事法医类、物证类、声像资料、司法会计鉴定以及心理测试等工作的专业技术人员。</w:t>
      </w:r>
    </w:p>
    <w:p w14:paraId="3C4E23DA" w14:textId="77777777" w:rsidR="007F28A1" w:rsidRDefault="007F28A1">
      <w:pPr>
        <w:ind w:firstLineChars="200" w:firstLine="640"/>
        <w:rPr>
          <w:rFonts w:ascii="仿宋_GB2312" w:hint="eastAsia"/>
          <w:bCs/>
          <w:szCs w:val="32"/>
        </w:rPr>
      </w:pPr>
      <w:r>
        <w:rPr>
          <w:rFonts w:ascii="黑体" w:eastAsia="黑体"/>
          <w:bCs/>
          <w:szCs w:val="32"/>
        </w:rPr>
        <w:t>第六条</w:t>
      </w:r>
      <w:r>
        <w:rPr>
          <w:rFonts w:ascii="黑体" w:hint="eastAsia"/>
          <w:bCs/>
          <w:szCs w:val="32"/>
        </w:rPr>
        <w:t xml:space="preserve"> </w:t>
      </w:r>
      <w:r>
        <w:rPr>
          <w:rFonts w:ascii="仿宋_GB2312" w:hint="eastAsia"/>
          <w:bCs/>
          <w:szCs w:val="32"/>
        </w:rPr>
        <w:t xml:space="preserve"> 鉴定人享有下列权利：</w:t>
      </w:r>
    </w:p>
    <w:p w14:paraId="1CC22901" w14:textId="77777777" w:rsidR="007F28A1" w:rsidRDefault="007F28A1">
      <w:pPr>
        <w:pStyle w:val="20"/>
        <w:rPr>
          <w:rFonts w:hint="eastAsia"/>
        </w:rPr>
      </w:pPr>
      <w:r>
        <w:rPr>
          <w:rFonts w:hint="eastAsia"/>
        </w:rPr>
        <w:t>（一）了解与鉴定有关的案件情况，要求委托单位提供鉴定所需的材料；</w:t>
      </w:r>
    </w:p>
    <w:p w14:paraId="5FABD7CA" w14:textId="77777777" w:rsidR="007F28A1" w:rsidRDefault="007F28A1">
      <w:pPr>
        <w:tabs>
          <w:tab w:val="left" w:pos="0"/>
        </w:tabs>
        <w:ind w:firstLineChars="200" w:firstLine="640"/>
        <w:jc w:val="left"/>
        <w:rPr>
          <w:rFonts w:ascii="仿宋_GB2312" w:hint="eastAsia"/>
          <w:bCs/>
          <w:szCs w:val="32"/>
        </w:rPr>
      </w:pPr>
      <w:r>
        <w:rPr>
          <w:rFonts w:ascii="仿宋_GB2312" w:hint="eastAsia"/>
          <w:bCs/>
          <w:szCs w:val="32"/>
        </w:rPr>
        <w:t>（二）进行必要的勘验、检查；</w:t>
      </w:r>
    </w:p>
    <w:p w14:paraId="5E8244B6" w14:textId="77777777" w:rsidR="007F28A1" w:rsidRDefault="007F28A1">
      <w:pPr>
        <w:ind w:firstLineChars="200" w:firstLine="640"/>
        <w:jc w:val="left"/>
        <w:rPr>
          <w:rFonts w:ascii="仿宋_GB2312" w:hint="eastAsia"/>
          <w:bCs/>
          <w:szCs w:val="32"/>
        </w:rPr>
      </w:pPr>
      <w:r>
        <w:rPr>
          <w:rFonts w:ascii="仿宋_GB2312" w:hint="eastAsia"/>
          <w:bCs/>
          <w:szCs w:val="32"/>
        </w:rPr>
        <w:t>（三）查阅与鉴定有关的案件材料，询问与鉴定事项有关的人员；</w:t>
      </w:r>
    </w:p>
    <w:p w14:paraId="4692DC46" w14:textId="77777777" w:rsidR="007F28A1" w:rsidRDefault="007F28A1">
      <w:pPr>
        <w:ind w:firstLineChars="200" w:firstLine="640"/>
        <w:jc w:val="left"/>
        <w:rPr>
          <w:rFonts w:ascii="仿宋_GB2312" w:hint="eastAsia"/>
          <w:bCs/>
          <w:szCs w:val="32"/>
        </w:rPr>
      </w:pPr>
      <w:r>
        <w:rPr>
          <w:rFonts w:ascii="仿宋_GB2312" w:hint="eastAsia"/>
          <w:bCs/>
          <w:szCs w:val="32"/>
        </w:rPr>
        <w:t>（四）对违反法律规定委托的案件、不具备鉴定条件或者提供虚假鉴定材料的案件，有权拒绝鉴定；</w:t>
      </w:r>
    </w:p>
    <w:p w14:paraId="0B194153" w14:textId="77777777" w:rsidR="007F28A1" w:rsidRDefault="007F28A1">
      <w:pPr>
        <w:ind w:firstLineChars="200" w:firstLine="640"/>
        <w:rPr>
          <w:rFonts w:ascii="仿宋_GB2312" w:hint="eastAsia"/>
          <w:bCs/>
          <w:szCs w:val="32"/>
        </w:rPr>
      </w:pPr>
      <w:r>
        <w:rPr>
          <w:rFonts w:ascii="仿宋_GB2312" w:hint="eastAsia"/>
          <w:bCs/>
          <w:szCs w:val="32"/>
        </w:rPr>
        <w:t>（五）对与鉴定无关问题的询问，有权拒绝回答；</w:t>
      </w:r>
    </w:p>
    <w:p w14:paraId="62EBC319" w14:textId="77777777" w:rsidR="007F28A1" w:rsidRDefault="007F28A1">
      <w:pPr>
        <w:ind w:firstLineChars="200" w:firstLine="640"/>
        <w:rPr>
          <w:rFonts w:ascii="仿宋_GB2312" w:hint="eastAsia"/>
          <w:bCs/>
          <w:szCs w:val="32"/>
        </w:rPr>
      </w:pPr>
      <w:r>
        <w:rPr>
          <w:rFonts w:ascii="仿宋_GB2312" w:hint="eastAsia"/>
          <w:bCs/>
          <w:szCs w:val="32"/>
        </w:rPr>
        <w:t>（六）与其他鉴定人意见不一致时，有权保留意见；</w:t>
      </w:r>
    </w:p>
    <w:p w14:paraId="09A88DE5" w14:textId="77777777" w:rsidR="007F28A1" w:rsidRDefault="007F28A1">
      <w:pPr>
        <w:pStyle w:val="3"/>
        <w:ind w:firstLine="640"/>
        <w:rPr>
          <w:bCs/>
          <w:color w:val="auto"/>
          <w:szCs w:val="32"/>
        </w:rPr>
      </w:pPr>
      <w:r>
        <w:rPr>
          <w:bCs/>
          <w:color w:val="auto"/>
          <w:szCs w:val="32"/>
        </w:rPr>
        <w:t>（七）法律、法规规定的其他权利。</w:t>
      </w:r>
    </w:p>
    <w:p w14:paraId="22584EAE" w14:textId="77777777" w:rsidR="007F28A1" w:rsidRDefault="007F28A1">
      <w:pPr>
        <w:ind w:firstLineChars="200" w:firstLine="640"/>
        <w:rPr>
          <w:rFonts w:ascii="仿宋_GB2312" w:hint="eastAsia"/>
          <w:bCs/>
          <w:szCs w:val="32"/>
        </w:rPr>
      </w:pPr>
      <w:r>
        <w:rPr>
          <w:rFonts w:ascii="黑体" w:eastAsia="黑体" w:hint="eastAsia"/>
          <w:bCs/>
          <w:szCs w:val="32"/>
        </w:rPr>
        <w:t>第七条</w:t>
      </w:r>
      <w:r>
        <w:rPr>
          <w:rFonts w:ascii="仿宋_GB2312" w:hint="eastAsia"/>
          <w:bCs/>
          <w:szCs w:val="32"/>
        </w:rPr>
        <w:t xml:space="preserve">  鉴定人应当履行下列义务：</w:t>
      </w:r>
    </w:p>
    <w:p w14:paraId="30CF1D70" w14:textId="77777777" w:rsidR="007F28A1" w:rsidRDefault="007F28A1">
      <w:pPr>
        <w:ind w:firstLineChars="200" w:firstLine="640"/>
        <w:rPr>
          <w:rFonts w:ascii="仿宋_GB2312" w:hint="eastAsia"/>
          <w:bCs/>
          <w:szCs w:val="32"/>
        </w:rPr>
      </w:pPr>
      <w:r>
        <w:rPr>
          <w:rFonts w:ascii="仿宋_GB2312" w:hint="eastAsia"/>
          <w:bCs/>
          <w:szCs w:val="32"/>
        </w:rPr>
        <w:t>（一）严格遵守法律、法规和鉴定工作规章制度；</w:t>
      </w:r>
    </w:p>
    <w:p w14:paraId="14A91C52" w14:textId="77777777" w:rsidR="007F28A1" w:rsidRDefault="007F28A1">
      <w:pPr>
        <w:ind w:firstLineChars="200" w:firstLine="640"/>
        <w:rPr>
          <w:rFonts w:ascii="仿宋_GB2312" w:hint="eastAsia"/>
          <w:bCs/>
          <w:szCs w:val="32"/>
        </w:rPr>
      </w:pPr>
      <w:r>
        <w:rPr>
          <w:rFonts w:ascii="仿宋_GB2312" w:hint="eastAsia"/>
          <w:bCs/>
          <w:szCs w:val="32"/>
        </w:rPr>
        <w:t xml:space="preserve">（二）保守案件秘密； </w:t>
      </w:r>
    </w:p>
    <w:p w14:paraId="36B025F8" w14:textId="77777777" w:rsidR="007F28A1" w:rsidRDefault="007F28A1">
      <w:pPr>
        <w:ind w:firstLineChars="200" w:firstLine="640"/>
        <w:rPr>
          <w:rFonts w:ascii="仿宋_GB2312" w:hint="eastAsia"/>
          <w:bCs/>
          <w:szCs w:val="32"/>
        </w:rPr>
      </w:pPr>
      <w:r>
        <w:rPr>
          <w:rFonts w:ascii="仿宋_GB2312" w:hint="eastAsia"/>
          <w:bCs/>
          <w:szCs w:val="32"/>
        </w:rPr>
        <w:t>（三）</w:t>
      </w:r>
      <w:r>
        <w:rPr>
          <w:rFonts w:ascii="" w:hAnsi="" w:hint="eastAsia"/>
          <w:szCs w:val="21"/>
        </w:rPr>
        <w:t>妥善保管送检的检材、样本和资料</w:t>
      </w:r>
      <w:r>
        <w:rPr>
          <w:rFonts w:ascii="仿宋_GB2312" w:hint="eastAsia"/>
          <w:bCs/>
          <w:szCs w:val="32"/>
        </w:rPr>
        <w:t>；</w:t>
      </w:r>
    </w:p>
    <w:p w14:paraId="1EAD6D11" w14:textId="77777777" w:rsidR="007F28A1" w:rsidRDefault="007F28A1">
      <w:pPr>
        <w:ind w:firstLineChars="200" w:firstLine="640"/>
        <w:rPr>
          <w:rFonts w:ascii="仿宋_GB2312" w:hint="eastAsia"/>
          <w:bCs/>
          <w:szCs w:val="32"/>
        </w:rPr>
      </w:pPr>
      <w:r>
        <w:rPr>
          <w:rFonts w:ascii="仿宋_GB2312" w:hint="eastAsia"/>
          <w:bCs/>
          <w:szCs w:val="32"/>
        </w:rPr>
        <w:t>（四）接受委托单位与鉴定有关问题的咨询；</w:t>
      </w:r>
    </w:p>
    <w:p w14:paraId="7E3DF412" w14:textId="77777777" w:rsidR="007F28A1" w:rsidRDefault="007F28A1">
      <w:pPr>
        <w:ind w:firstLineChars="200" w:firstLine="640"/>
        <w:rPr>
          <w:rFonts w:ascii="仿宋_GB2312" w:hint="eastAsia"/>
          <w:bCs/>
          <w:szCs w:val="32"/>
        </w:rPr>
      </w:pPr>
      <w:r>
        <w:rPr>
          <w:rFonts w:ascii="仿宋_GB2312" w:hint="eastAsia"/>
          <w:bCs/>
          <w:szCs w:val="32"/>
        </w:rPr>
        <w:t xml:space="preserve">（五）出庭接受质证； </w:t>
      </w:r>
    </w:p>
    <w:p w14:paraId="29C96102" w14:textId="77777777" w:rsidR="007F28A1" w:rsidRDefault="007F28A1">
      <w:pPr>
        <w:ind w:firstLineChars="200" w:firstLine="640"/>
        <w:rPr>
          <w:rFonts w:ascii="仿宋_GB2312" w:hint="eastAsia"/>
          <w:bCs/>
          <w:szCs w:val="32"/>
        </w:rPr>
      </w:pPr>
      <w:r>
        <w:rPr>
          <w:rFonts w:ascii="仿宋_GB2312" w:hint="eastAsia"/>
          <w:bCs/>
          <w:szCs w:val="32"/>
        </w:rPr>
        <w:t>（六）法律、法规规定的其他义务。</w:t>
      </w:r>
    </w:p>
    <w:p w14:paraId="2D9B56FB" w14:textId="77777777" w:rsidR="007F28A1" w:rsidRDefault="007F28A1">
      <w:pPr>
        <w:ind w:firstLineChars="200" w:firstLine="640"/>
        <w:rPr>
          <w:rFonts w:ascii="仿宋_GB2312" w:hint="eastAsia"/>
          <w:bCs/>
          <w:szCs w:val="32"/>
        </w:rPr>
      </w:pPr>
      <w:r>
        <w:rPr>
          <w:rFonts w:ascii="黑体" w:eastAsia="黑体" w:hint="eastAsia"/>
          <w:bCs/>
          <w:szCs w:val="32"/>
        </w:rPr>
        <w:t>第八条</w:t>
      </w:r>
      <w:r>
        <w:rPr>
          <w:rFonts w:ascii="仿宋_GB2312" w:hint="eastAsia"/>
          <w:bCs/>
          <w:szCs w:val="32"/>
        </w:rPr>
        <w:t xml:space="preserve">  鉴定人有下列情形之一的，应当自行回避，委托单位也有权要求鉴定人回避： </w:t>
      </w:r>
    </w:p>
    <w:p w14:paraId="3B649913" w14:textId="77777777" w:rsidR="007F28A1" w:rsidRDefault="007F28A1">
      <w:pPr>
        <w:ind w:firstLineChars="200" w:firstLine="640"/>
        <w:rPr>
          <w:rFonts w:ascii="仿宋_GB2312" w:hint="eastAsia"/>
          <w:szCs w:val="32"/>
        </w:rPr>
      </w:pPr>
      <w:r>
        <w:rPr>
          <w:rFonts w:ascii="仿宋_GB2312" w:hint="eastAsia"/>
          <w:szCs w:val="32"/>
        </w:rPr>
        <w:t>（一）是本案的当事人或者是当事人的近亲属的；</w:t>
      </w:r>
    </w:p>
    <w:p w14:paraId="1D514918" w14:textId="77777777" w:rsidR="007F28A1" w:rsidRDefault="007F28A1">
      <w:pPr>
        <w:ind w:firstLineChars="200" w:firstLine="640"/>
        <w:rPr>
          <w:rFonts w:ascii="仿宋_GB2312" w:hint="eastAsia"/>
          <w:szCs w:val="32"/>
        </w:rPr>
      </w:pPr>
      <w:r>
        <w:rPr>
          <w:rFonts w:ascii="仿宋_GB2312" w:hint="eastAsia"/>
          <w:szCs w:val="32"/>
        </w:rPr>
        <w:t>（二）本人或者其近亲属和本案有利害关系的；</w:t>
      </w:r>
    </w:p>
    <w:p w14:paraId="526DD35E" w14:textId="77777777" w:rsidR="007F28A1" w:rsidRDefault="007F28A1">
      <w:pPr>
        <w:ind w:firstLineChars="200" w:firstLine="640"/>
        <w:rPr>
          <w:rFonts w:ascii="仿宋_GB2312" w:hint="eastAsia"/>
          <w:szCs w:val="32"/>
        </w:rPr>
      </w:pPr>
      <w:r>
        <w:rPr>
          <w:rFonts w:ascii="仿宋_GB2312" w:hint="eastAsia"/>
          <w:szCs w:val="32"/>
        </w:rPr>
        <w:t>（三）担任过本案的证人或者诉讼代理人的；</w:t>
      </w:r>
    </w:p>
    <w:p w14:paraId="5A529916" w14:textId="77777777" w:rsidR="007F28A1" w:rsidRDefault="007F28A1">
      <w:pPr>
        <w:ind w:firstLineChars="200" w:firstLine="640"/>
        <w:rPr>
          <w:rFonts w:ascii="仿宋_GB2312" w:hint="eastAsia"/>
          <w:bCs/>
          <w:szCs w:val="32"/>
        </w:rPr>
      </w:pPr>
      <w:r>
        <w:rPr>
          <w:rFonts w:ascii="仿宋_GB2312" w:hint="eastAsia"/>
          <w:szCs w:val="32"/>
        </w:rPr>
        <w:t>（四）重新鉴定时，是</w:t>
      </w:r>
      <w:r>
        <w:rPr>
          <w:rFonts w:ascii="仿宋_GB2312" w:hint="eastAsia"/>
          <w:bCs/>
          <w:szCs w:val="32"/>
        </w:rPr>
        <w:t>本案原鉴定人的；</w:t>
      </w:r>
    </w:p>
    <w:p w14:paraId="2DC7B5F6" w14:textId="77777777" w:rsidR="007F28A1" w:rsidRDefault="007F28A1">
      <w:pPr>
        <w:ind w:firstLineChars="200" w:firstLine="640"/>
        <w:rPr>
          <w:rFonts w:ascii="仿宋_GB2312" w:hint="eastAsia"/>
          <w:szCs w:val="32"/>
        </w:rPr>
      </w:pPr>
      <w:r>
        <w:rPr>
          <w:rFonts w:ascii="仿宋_GB2312" w:hint="eastAsia"/>
          <w:bCs/>
          <w:szCs w:val="32"/>
        </w:rPr>
        <w:t>（五）其他可能影响鉴定客观、公正的情形。</w:t>
      </w:r>
    </w:p>
    <w:p w14:paraId="619C7775" w14:textId="77777777" w:rsidR="007F28A1" w:rsidRDefault="007F28A1">
      <w:pPr>
        <w:pStyle w:val="a8"/>
        <w:ind w:firstLineChars="200" w:firstLine="640"/>
        <w:rPr>
          <w:rFonts w:ascii="仿宋_GB2312"/>
          <w:szCs w:val="32"/>
        </w:rPr>
      </w:pPr>
      <w:r>
        <w:rPr>
          <w:rFonts w:ascii="仿宋_GB2312"/>
          <w:szCs w:val="32"/>
        </w:rPr>
        <w:t>鉴定人自行提出回避的，应当说明理由，由所在鉴定机构负责人决定是否回避。</w:t>
      </w:r>
    </w:p>
    <w:p w14:paraId="4A9F9C38" w14:textId="77777777" w:rsidR="007F28A1" w:rsidRDefault="007F28A1">
      <w:pPr>
        <w:pStyle w:val="a8"/>
        <w:ind w:firstLineChars="200" w:firstLine="640"/>
        <w:rPr>
          <w:rFonts w:ascii="仿宋_GB2312"/>
        </w:rPr>
      </w:pPr>
      <w:r>
        <w:rPr>
          <w:rFonts w:ascii="仿宋_GB2312"/>
          <w:szCs w:val="32"/>
        </w:rPr>
        <w:t>委托单位要求鉴定人回避的，应当提出书面申请，由检察长决定是否回避。</w:t>
      </w:r>
    </w:p>
    <w:p w14:paraId="6838EC94" w14:textId="77777777" w:rsidR="007F28A1" w:rsidRDefault="007F28A1">
      <w:pPr>
        <w:jc w:val="center"/>
        <w:rPr>
          <w:rFonts w:ascii="黑体" w:eastAsia="黑体" w:hint="eastAsia"/>
          <w:b/>
          <w:bCs/>
          <w:szCs w:val="32"/>
        </w:rPr>
      </w:pPr>
    </w:p>
    <w:p w14:paraId="6AD8DA9B" w14:textId="77777777" w:rsidR="007F28A1" w:rsidRDefault="007F28A1">
      <w:pPr>
        <w:jc w:val="center"/>
        <w:rPr>
          <w:rFonts w:ascii="黑体" w:eastAsia="黑体" w:hint="eastAsia"/>
          <w:szCs w:val="32"/>
        </w:rPr>
      </w:pPr>
      <w:r>
        <w:rPr>
          <w:rFonts w:ascii="黑体" w:eastAsia="黑体" w:hint="eastAsia"/>
          <w:szCs w:val="32"/>
        </w:rPr>
        <w:t>第三章  委托与受理</w:t>
      </w:r>
    </w:p>
    <w:p w14:paraId="1C475B48" w14:textId="77777777" w:rsidR="007F28A1" w:rsidRDefault="007F28A1">
      <w:pPr>
        <w:pStyle w:val="a8"/>
        <w:ind w:firstLineChars="200" w:firstLine="640"/>
        <w:rPr>
          <w:rFonts w:ascii="仿宋_GB2312" w:hAnsi="华文中宋"/>
          <w:szCs w:val="32"/>
        </w:rPr>
      </w:pPr>
      <w:r>
        <w:rPr>
          <w:rFonts w:ascii="仿宋_GB2312" w:eastAsia="黑体"/>
          <w:bCs/>
          <w:szCs w:val="32"/>
        </w:rPr>
        <w:t>第九条</w:t>
      </w:r>
      <w:r>
        <w:rPr>
          <w:rFonts w:ascii="仿宋_GB2312" w:hAnsi="华文中宋"/>
          <w:szCs w:val="32"/>
        </w:rPr>
        <w:t xml:space="preserve">  </w:t>
      </w:r>
      <w:r>
        <w:rPr>
          <w:rFonts w:ascii="仿宋_GB2312"/>
          <w:bCs/>
          <w:szCs w:val="32"/>
        </w:rPr>
        <w:t>鉴定机构</w:t>
      </w:r>
      <w:r>
        <w:rPr>
          <w:rFonts w:ascii="仿宋_GB2312" w:hAnsi="华文中宋"/>
          <w:szCs w:val="32"/>
        </w:rPr>
        <w:t>可以受理人民检察院、人民法院和公安机关以及其他侦查机关委托的鉴定。</w:t>
      </w:r>
    </w:p>
    <w:p w14:paraId="78858D14" w14:textId="77777777" w:rsidR="007F28A1" w:rsidRDefault="007F28A1">
      <w:pPr>
        <w:pStyle w:val="a8"/>
        <w:ind w:firstLineChars="200" w:firstLine="640"/>
        <w:rPr>
          <w:rFonts w:ascii="仿宋_GB2312"/>
          <w:bCs/>
          <w:color w:val="FF0000"/>
          <w:szCs w:val="32"/>
        </w:rPr>
      </w:pPr>
      <w:r>
        <w:rPr>
          <w:rFonts w:ascii="黑体" w:eastAsia="黑体"/>
          <w:bCs/>
          <w:szCs w:val="32"/>
        </w:rPr>
        <w:t>第十条</w:t>
      </w:r>
      <w:r>
        <w:rPr>
          <w:rFonts w:ascii="仿宋_GB2312"/>
          <w:bCs/>
        </w:rPr>
        <w:t xml:space="preserve">  人民检察院内部委托的鉴定</w:t>
      </w:r>
      <w:r>
        <w:rPr>
          <w:rFonts w:ascii="仿宋_GB2312"/>
          <w:bCs/>
          <w:szCs w:val="32"/>
        </w:rPr>
        <w:t>实行逐级受理制度</w:t>
      </w:r>
      <w:r>
        <w:rPr>
          <w:rFonts w:ascii="仿宋_GB2312" w:hAnsi="华文中宋"/>
          <w:szCs w:val="32"/>
        </w:rPr>
        <w:t>，对其他机关委托的</w:t>
      </w:r>
      <w:r>
        <w:rPr>
          <w:rFonts w:ascii="仿宋_GB2312"/>
          <w:bCs/>
        </w:rPr>
        <w:t>鉴定</w:t>
      </w:r>
      <w:r>
        <w:rPr>
          <w:rFonts w:ascii="仿宋_GB2312" w:hAnsi="华文中宋"/>
          <w:szCs w:val="32"/>
        </w:rPr>
        <w:t>实行同级受理制度</w:t>
      </w:r>
      <w:r>
        <w:rPr>
          <w:rFonts w:ascii="仿宋_GB2312"/>
          <w:bCs/>
          <w:szCs w:val="32"/>
        </w:rPr>
        <w:t>。</w:t>
      </w:r>
    </w:p>
    <w:p w14:paraId="368233C0" w14:textId="77777777" w:rsidR="007F28A1" w:rsidRDefault="007F28A1">
      <w:pPr>
        <w:pStyle w:val="a8"/>
        <w:ind w:firstLineChars="200" w:firstLine="640"/>
        <w:rPr>
          <w:rFonts w:ascii="仿宋_GB2312"/>
          <w:bCs/>
          <w:szCs w:val="32"/>
        </w:rPr>
      </w:pPr>
      <w:r>
        <w:rPr>
          <w:rFonts w:ascii="黑体" w:eastAsia="黑体"/>
          <w:bCs/>
          <w:szCs w:val="32"/>
        </w:rPr>
        <w:t>第十一条</w:t>
      </w:r>
      <w:r>
        <w:rPr>
          <w:rFonts w:ascii="黑体" w:eastAsia="黑体"/>
          <w:b/>
          <w:szCs w:val="32"/>
        </w:rPr>
        <w:t xml:space="preserve">  </w:t>
      </w:r>
      <w:r>
        <w:rPr>
          <w:rFonts w:ascii="仿宋_GB2312"/>
          <w:bCs/>
          <w:szCs w:val="32"/>
        </w:rPr>
        <w:t>人民检察院各业务部门</w:t>
      </w:r>
      <w:r>
        <w:rPr>
          <w:rFonts w:ascii="仿宋_GB2312"/>
          <w:bCs/>
        </w:rPr>
        <w:t>向上级人民检察院或者</w:t>
      </w:r>
      <w:r>
        <w:rPr>
          <w:rFonts w:ascii="仿宋_GB2312"/>
          <w:bCs/>
          <w:szCs w:val="32"/>
        </w:rPr>
        <w:t>对外委托</w:t>
      </w:r>
      <w:r>
        <w:rPr>
          <w:rFonts w:ascii="仿宋_GB2312" w:hAnsi="华文中宋"/>
          <w:szCs w:val="32"/>
        </w:rPr>
        <w:t>鉴定</w:t>
      </w:r>
      <w:r>
        <w:rPr>
          <w:rFonts w:ascii="仿宋_GB2312"/>
          <w:bCs/>
          <w:szCs w:val="32"/>
        </w:rPr>
        <w:t>时，应当通过本院或者上级人民检察院检察技术部门统一协助办理。</w:t>
      </w:r>
    </w:p>
    <w:p w14:paraId="3C080D6A" w14:textId="77777777" w:rsidR="007F28A1" w:rsidRDefault="007F28A1">
      <w:pPr>
        <w:pStyle w:val="a8"/>
        <w:ind w:firstLineChars="200" w:firstLine="640"/>
        <w:rPr>
          <w:rFonts w:ascii="仿宋_GB2312"/>
          <w:bCs/>
          <w:szCs w:val="32"/>
        </w:rPr>
      </w:pPr>
      <w:r>
        <w:rPr>
          <w:rFonts w:ascii="黑体" w:eastAsia="黑体"/>
          <w:bCs/>
          <w:szCs w:val="32"/>
        </w:rPr>
        <w:t>第十二条</w:t>
      </w:r>
      <w:r>
        <w:rPr>
          <w:rFonts w:ascii="黑体" w:eastAsia="黑体"/>
          <w:b/>
          <w:szCs w:val="32"/>
        </w:rPr>
        <w:t xml:space="preserve">  </w:t>
      </w:r>
      <w:r>
        <w:rPr>
          <w:rFonts w:ascii="仿宋_GB2312"/>
          <w:bCs/>
          <w:szCs w:val="32"/>
        </w:rPr>
        <w:t>委托鉴定应当以书面委托为依据，客观反映案件基本情况、送检材料和鉴定要求等内容。鉴定机构受理鉴定时，应当制作委托受理登记表。</w:t>
      </w:r>
    </w:p>
    <w:p w14:paraId="1BF76BFC" w14:textId="77777777" w:rsidR="007F28A1" w:rsidRDefault="007F28A1">
      <w:pPr>
        <w:ind w:firstLineChars="200" w:firstLine="640"/>
        <w:rPr>
          <w:rFonts w:ascii="仿宋_GB2312" w:hint="eastAsia"/>
          <w:bCs/>
          <w:szCs w:val="32"/>
        </w:rPr>
      </w:pPr>
      <w:r>
        <w:rPr>
          <w:rFonts w:ascii="仿宋_GB2312" w:eastAsia="黑体"/>
          <w:bCs/>
          <w:szCs w:val="32"/>
        </w:rPr>
        <w:t>第十</w:t>
      </w:r>
      <w:r>
        <w:rPr>
          <w:rFonts w:ascii="仿宋_GB2312" w:eastAsia="黑体" w:hint="eastAsia"/>
          <w:bCs/>
          <w:szCs w:val="32"/>
        </w:rPr>
        <w:t>三</w:t>
      </w:r>
      <w:r>
        <w:rPr>
          <w:rFonts w:ascii="仿宋_GB2312" w:eastAsia="黑体"/>
          <w:bCs/>
          <w:szCs w:val="32"/>
        </w:rPr>
        <w:t>条</w:t>
      </w:r>
      <w:r>
        <w:rPr>
          <w:rFonts w:ascii="仿宋_GB2312" w:eastAsia="黑体"/>
          <w:b/>
          <w:szCs w:val="32"/>
        </w:rPr>
        <w:t xml:space="preserve">  </w:t>
      </w:r>
      <w:r>
        <w:rPr>
          <w:rFonts w:ascii="仿宋_GB2312" w:hint="eastAsia"/>
          <w:bCs/>
          <w:szCs w:val="32"/>
        </w:rPr>
        <w:t>鉴定机构对不符合法律规定、办案程序和不具备鉴定条件的委托，应当拒绝受理。</w:t>
      </w:r>
    </w:p>
    <w:p w14:paraId="7DF6592B" w14:textId="77777777" w:rsidR="007F28A1" w:rsidRDefault="007F28A1">
      <w:pPr>
        <w:ind w:firstLineChars="200" w:firstLine="640"/>
        <w:rPr>
          <w:rFonts w:ascii="仿宋_GB2312" w:hint="eastAsia"/>
          <w:bCs/>
          <w:szCs w:val="32"/>
        </w:rPr>
      </w:pPr>
    </w:p>
    <w:p w14:paraId="6EC7B06B" w14:textId="77777777" w:rsidR="007F28A1" w:rsidRDefault="007F28A1">
      <w:pPr>
        <w:pStyle w:val="a8"/>
        <w:jc w:val="center"/>
        <w:rPr>
          <w:rFonts w:ascii="黑体" w:eastAsia="黑体"/>
          <w:szCs w:val="32"/>
        </w:rPr>
      </w:pPr>
      <w:r>
        <w:rPr>
          <w:rFonts w:ascii="黑体" w:eastAsia="黑体"/>
          <w:szCs w:val="32"/>
        </w:rPr>
        <w:t>第四章  鉴  定</w:t>
      </w:r>
    </w:p>
    <w:p w14:paraId="7DC7E4FD" w14:textId="77777777" w:rsidR="007F28A1" w:rsidRDefault="007F28A1">
      <w:pPr>
        <w:pStyle w:val="a8"/>
        <w:ind w:firstLineChars="200" w:firstLine="640"/>
        <w:rPr>
          <w:rFonts w:ascii="仿宋_GB2312"/>
          <w:b/>
          <w:szCs w:val="32"/>
        </w:rPr>
      </w:pPr>
      <w:r>
        <w:rPr>
          <w:rFonts w:ascii="黑体" w:eastAsia="黑体"/>
          <w:bCs/>
          <w:szCs w:val="32"/>
        </w:rPr>
        <w:t>第十四条</w:t>
      </w:r>
      <w:r>
        <w:rPr>
          <w:rFonts w:ascii="仿宋_GB2312"/>
          <w:bCs/>
          <w:szCs w:val="32"/>
        </w:rPr>
        <w:t xml:space="preserve">  鉴定机构接受</w:t>
      </w:r>
      <w:r>
        <w:rPr>
          <w:rFonts w:ascii="仿宋_GB2312" w:hAnsi="宋体"/>
          <w:bCs/>
          <w:szCs w:val="32"/>
        </w:rPr>
        <w:t>鉴定</w:t>
      </w:r>
      <w:r>
        <w:rPr>
          <w:rFonts w:ascii="仿宋_GB2312"/>
          <w:bCs/>
          <w:szCs w:val="32"/>
        </w:rPr>
        <w:t>委托后，应当指派两名以上鉴定人共同进行鉴定。</w:t>
      </w:r>
      <w:r>
        <w:t>根据鉴定需要可以聘请其他鉴定机构的鉴定人参与鉴定。</w:t>
      </w:r>
    </w:p>
    <w:p w14:paraId="78A8C24E" w14:textId="77777777" w:rsidR="007F28A1" w:rsidRDefault="007F28A1">
      <w:pPr>
        <w:pStyle w:val="a8"/>
        <w:ind w:firstLineChars="200" w:firstLine="640"/>
        <w:rPr>
          <w:rFonts w:ascii="仿宋_GB2312"/>
          <w:bCs/>
          <w:szCs w:val="32"/>
        </w:rPr>
      </w:pPr>
      <w:r>
        <w:rPr>
          <w:rFonts w:ascii="黑体" w:eastAsia="黑体"/>
          <w:bCs/>
          <w:szCs w:val="32"/>
        </w:rPr>
        <w:t xml:space="preserve">第十五条  </w:t>
      </w:r>
      <w:r>
        <w:rPr>
          <w:rFonts w:ascii="仿宋_GB2312"/>
          <w:bCs/>
          <w:szCs w:val="32"/>
        </w:rPr>
        <w:t>具备鉴定条件的，一般应当在受理后十五个工作日以内完成鉴定；特殊情况不能完成的，经检察长批准，可以适当延长，并告知委托单位。</w:t>
      </w:r>
    </w:p>
    <w:p w14:paraId="7D332909" w14:textId="77777777" w:rsidR="007F28A1" w:rsidRDefault="007F28A1">
      <w:pPr>
        <w:pStyle w:val="a8"/>
        <w:ind w:firstLineChars="200" w:firstLine="640"/>
        <w:rPr>
          <w:rFonts w:ascii="仿宋_GB2312"/>
          <w:bCs/>
          <w:szCs w:val="32"/>
        </w:rPr>
      </w:pPr>
      <w:r>
        <w:rPr>
          <w:rFonts w:ascii="黑体" w:eastAsia="黑体"/>
          <w:bCs/>
          <w:szCs w:val="32"/>
        </w:rPr>
        <w:t>第十六条</w:t>
      </w:r>
      <w:r>
        <w:rPr>
          <w:rFonts w:ascii="仿宋_GB2312"/>
          <w:b/>
          <w:szCs w:val="32"/>
        </w:rPr>
        <w:t xml:space="preserve">  </w:t>
      </w:r>
      <w:r>
        <w:rPr>
          <w:rFonts w:ascii="仿宋_GB2312"/>
          <w:bCs/>
          <w:szCs w:val="32"/>
        </w:rPr>
        <w:t>鉴定应当严格执行技术标准和操作规程。需要进行实验的，应当记录实验时间、条件、方法、过程、结果等，并由实验人签名，存档备查。</w:t>
      </w:r>
    </w:p>
    <w:p w14:paraId="2EBA4478" w14:textId="77777777" w:rsidR="007F28A1" w:rsidRDefault="007F28A1">
      <w:pPr>
        <w:pStyle w:val="a8"/>
        <w:ind w:firstLineChars="200" w:firstLine="640"/>
        <w:rPr>
          <w:rFonts w:ascii="仿宋_GB2312"/>
          <w:bCs/>
          <w:szCs w:val="32"/>
        </w:rPr>
      </w:pPr>
      <w:r>
        <w:rPr>
          <w:rFonts w:ascii="黑体" w:eastAsia="黑体"/>
          <w:bCs/>
          <w:szCs w:val="32"/>
        </w:rPr>
        <w:t>第十七条</w:t>
      </w:r>
      <w:r>
        <w:rPr>
          <w:rFonts w:ascii="仿宋_GB2312"/>
          <w:b/>
          <w:szCs w:val="32"/>
        </w:rPr>
        <w:t xml:space="preserve">  </w:t>
      </w:r>
      <w:r>
        <w:rPr>
          <w:rFonts w:ascii="仿宋_GB2312"/>
          <w:bCs/>
          <w:szCs w:val="32"/>
        </w:rPr>
        <w:t>具有下列情形之一的，鉴定机构可以接受案件承办单位的委托，进行重新鉴定：</w:t>
      </w:r>
    </w:p>
    <w:p w14:paraId="3AE16F5C" w14:textId="77777777" w:rsidR="007F28A1" w:rsidRDefault="007F28A1">
      <w:pPr>
        <w:pStyle w:val="a8"/>
        <w:ind w:firstLineChars="200" w:firstLine="640"/>
        <w:rPr>
          <w:rFonts w:ascii="仿宋_GB2312"/>
          <w:bCs/>
          <w:szCs w:val="32"/>
        </w:rPr>
      </w:pPr>
      <w:r>
        <w:rPr>
          <w:rFonts w:ascii="仿宋_GB2312"/>
          <w:bCs/>
          <w:szCs w:val="32"/>
        </w:rPr>
        <w:t>（一）鉴定意见与案件中其他证据相矛盾的；</w:t>
      </w:r>
    </w:p>
    <w:p w14:paraId="7579E600" w14:textId="77777777" w:rsidR="007F28A1" w:rsidRDefault="007F28A1">
      <w:pPr>
        <w:pStyle w:val="a8"/>
        <w:ind w:firstLineChars="200" w:firstLine="640"/>
        <w:rPr>
          <w:rFonts w:ascii="仿宋_GB2312"/>
          <w:bCs/>
          <w:szCs w:val="32"/>
        </w:rPr>
      </w:pPr>
      <w:r>
        <w:rPr>
          <w:rFonts w:ascii="仿宋_GB2312"/>
          <w:bCs/>
          <w:szCs w:val="32"/>
        </w:rPr>
        <w:t>（二）有证据证明鉴定意见确有错误的；</w:t>
      </w:r>
    </w:p>
    <w:p w14:paraId="60797613" w14:textId="77777777" w:rsidR="007F28A1" w:rsidRDefault="007F28A1">
      <w:pPr>
        <w:pStyle w:val="a8"/>
        <w:ind w:firstLineChars="200" w:firstLine="640"/>
        <w:rPr>
          <w:rFonts w:ascii="仿宋_GB2312"/>
          <w:bCs/>
          <w:szCs w:val="32"/>
        </w:rPr>
      </w:pPr>
      <w:r>
        <w:rPr>
          <w:rFonts w:ascii="仿宋_GB2312"/>
          <w:bCs/>
          <w:szCs w:val="32"/>
        </w:rPr>
        <w:t>（三）送检材料不真实的；</w:t>
      </w:r>
    </w:p>
    <w:p w14:paraId="2EB39C48" w14:textId="77777777" w:rsidR="007F28A1" w:rsidRDefault="007F28A1">
      <w:pPr>
        <w:pStyle w:val="a8"/>
        <w:ind w:firstLineChars="200" w:firstLine="640"/>
        <w:rPr>
          <w:rFonts w:ascii="仿宋_GB2312"/>
          <w:bCs/>
          <w:szCs w:val="32"/>
        </w:rPr>
      </w:pPr>
      <w:r>
        <w:rPr>
          <w:rFonts w:ascii="仿宋_GB2312"/>
          <w:bCs/>
          <w:szCs w:val="32"/>
        </w:rPr>
        <w:t>（四）鉴定程序不符合法律规定的；</w:t>
      </w:r>
    </w:p>
    <w:p w14:paraId="3B7F46C8" w14:textId="77777777" w:rsidR="007F28A1" w:rsidRDefault="007F28A1">
      <w:pPr>
        <w:pStyle w:val="a8"/>
        <w:ind w:firstLineChars="200" w:firstLine="640"/>
        <w:rPr>
          <w:rFonts w:ascii="仿宋_GB2312"/>
          <w:bCs/>
          <w:szCs w:val="32"/>
        </w:rPr>
      </w:pPr>
      <w:r>
        <w:rPr>
          <w:rFonts w:ascii="仿宋_GB2312"/>
          <w:bCs/>
          <w:szCs w:val="32"/>
        </w:rPr>
        <w:t>（五）鉴定人应当回避而未回避的；</w:t>
      </w:r>
    </w:p>
    <w:p w14:paraId="1CCB2B38" w14:textId="77777777" w:rsidR="007F28A1" w:rsidRDefault="007F28A1">
      <w:pPr>
        <w:pStyle w:val="a8"/>
        <w:ind w:firstLineChars="200" w:firstLine="640"/>
        <w:rPr>
          <w:rFonts w:ascii="仿宋_GB2312"/>
          <w:bCs/>
          <w:szCs w:val="32"/>
        </w:rPr>
      </w:pPr>
      <w:r>
        <w:rPr>
          <w:rFonts w:ascii="仿宋_GB2312"/>
          <w:bCs/>
          <w:szCs w:val="32"/>
        </w:rPr>
        <w:t>（六）鉴定人或者鉴定机构不具备鉴定资格的；</w:t>
      </w:r>
    </w:p>
    <w:p w14:paraId="3945BE8A" w14:textId="77777777" w:rsidR="007F28A1" w:rsidRDefault="007F28A1">
      <w:pPr>
        <w:pStyle w:val="a8"/>
        <w:ind w:firstLineChars="200" w:firstLine="640"/>
        <w:rPr>
          <w:rFonts w:ascii="仿宋_GB2312"/>
          <w:bCs/>
          <w:szCs w:val="32"/>
        </w:rPr>
      </w:pPr>
      <w:r>
        <w:rPr>
          <w:rFonts w:ascii="仿宋_GB2312"/>
          <w:bCs/>
          <w:szCs w:val="32"/>
        </w:rPr>
        <w:t>（七）其他可能影响鉴定客观、公正情形的。</w:t>
      </w:r>
    </w:p>
    <w:p w14:paraId="43AB7AA4" w14:textId="77777777" w:rsidR="007F28A1" w:rsidRDefault="007F28A1">
      <w:pPr>
        <w:pStyle w:val="a8"/>
        <w:ind w:firstLineChars="200" w:firstLine="640"/>
        <w:rPr>
          <w:rFonts w:ascii="仿宋_GB2312"/>
          <w:bCs/>
          <w:szCs w:val="32"/>
        </w:rPr>
      </w:pPr>
      <w:r>
        <w:rPr>
          <w:rFonts w:ascii="仿宋_GB2312"/>
          <w:bCs/>
          <w:szCs w:val="32"/>
        </w:rPr>
        <w:t>重新鉴定时，应当另行指派或者聘请鉴定人。</w:t>
      </w:r>
    </w:p>
    <w:p w14:paraId="248CBC7F" w14:textId="77777777" w:rsidR="007F28A1" w:rsidRDefault="007F28A1">
      <w:pPr>
        <w:pStyle w:val="a8"/>
        <w:ind w:firstLineChars="200" w:firstLine="640"/>
        <w:rPr>
          <w:rFonts w:ascii="仿宋_GB2312"/>
          <w:bCs/>
          <w:szCs w:val="32"/>
        </w:rPr>
      </w:pPr>
      <w:r>
        <w:rPr>
          <w:rFonts w:ascii="黑体" w:eastAsia="黑体"/>
          <w:bCs/>
          <w:szCs w:val="32"/>
        </w:rPr>
        <w:t>第十八条</w:t>
      </w:r>
      <w:r>
        <w:rPr>
          <w:rFonts w:ascii="仿宋_GB2312"/>
          <w:b/>
          <w:szCs w:val="32"/>
        </w:rPr>
        <w:t xml:space="preserve"> </w:t>
      </w:r>
      <w:r>
        <w:rPr>
          <w:rFonts w:ascii="仿宋_GB2312"/>
          <w:bCs/>
          <w:szCs w:val="32"/>
        </w:rPr>
        <w:t xml:space="preserve"> 鉴定事项有遗漏或者发现新的相关重要鉴定材料的，鉴定机构可以接受委托，进行补充鉴定。</w:t>
      </w:r>
    </w:p>
    <w:p w14:paraId="46282296" w14:textId="77777777" w:rsidR="007F28A1" w:rsidRDefault="007F28A1">
      <w:pPr>
        <w:pStyle w:val="a8"/>
        <w:ind w:firstLineChars="200" w:firstLine="640"/>
        <w:rPr>
          <w:rFonts w:ascii="仿宋_GB2312"/>
          <w:bCs/>
          <w:szCs w:val="32"/>
        </w:rPr>
      </w:pPr>
      <w:r>
        <w:rPr>
          <w:rFonts w:ascii="黑体" w:eastAsia="黑体"/>
          <w:bCs/>
          <w:szCs w:val="32"/>
        </w:rPr>
        <w:t>第十九条</w:t>
      </w:r>
      <w:r>
        <w:rPr>
          <w:rFonts w:ascii="仿宋_GB2312"/>
          <w:b/>
          <w:szCs w:val="32"/>
        </w:rPr>
        <w:t xml:space="preserve"> </w:t>
      </w:r>
      <w:r>
        <w:rPr>
          <w:rFonts w:ascii="仿宋_GB2312"/>
          <w:bCs/>
          <w:szCs w:val="32"/>
        </w:rPr>
        <w:t xml:space="preserve"> 遇有重大、疑难、复杂的专门性问题时，经检察长批准，鉴定机构可以组织会检鉴定。</w:t>
      </w:r>
    </w:p>
    <w:p w14:paraId="0CC3B527" w14:textId="77777777" w:rsidR="007F28A1" w:rsidRDefault="007F28A1">
      <w:pPr>
        <w:pStyle w:val="a8"/>
        <w:ind w:firstLineChars="200" w:firstLine="640"/>
        <w:rPr>
          <w:rFonts w:ascii="仿宋_GB2312"/>
          <w:bCs/>
          <w:szCs w:val="32"/>
        </w:rPr>
      </w:pPr>
      <w:r>
        <w:rPr>
          <w:rFonts w:ascii="仿宋_GB2312"/>
          <w:bCs/>
          <w:szCs w:val="32"/>
        </w:rPr>
        <w:t>会检鉴定人可以由</w:t>
      </w:r>
      <w:r>
        <w:t>本鉴定机构的鉴定人与聘请的其他鉴定机构的鉴定人共同组成；也可以全部由聘请的其他鉴定机构的鉴定人组成。</w:t>
      </w:r>
    </w:p>
    <w:p w14:paraId="4B0958C8" w14:textId="77777777" w:rsidR="007F28A1" w:rsidRDefault="007F28A1">
      <w:pPr>
        <w:pStyle w:val="a8"/>
        <w:ind w:firstLineChars="200" w:firstLine="640"/>
        <w:rPr>
          <w:rFonts w:ascii="仿宋_GB2312"/>
          <w:bCs/>
          <w:szCs w:val="32"/>
        </w:rPr>
      </w:pPr>
      <w:r>
        <w:rPr>
          <w:rFonts w:ascii="仿宋_GB2312"/>
          <w:bCs/>
          <w:szCs w:val="32"/>
        </w:rPr>
        <w:t>会检鉴定人应当不少于三名，采取鉴定人分别独立检验，集体讨论的方式进行。</w:t>
      </w:r>
    </w:p>
    <w:p w14:paraId="409FD2AA" w14:textId="77777777" w:rsidR="007F28A1" w:rsidRDefault="007F28A1">
      <w:pPr>
        <w:pStyle w:val="a8"/>
        <w:ind w:firstLineChars="200" w:firstLine="640"/>
        <w:rPr>
          <w:rFonts w:ascii="仿宋_GB2312"/>
          <w:bCs/>
          <w:szCs w:val="32"/>
        </w:rPr>
      </w:pPr>
      <w:r>
        <w:rPr>
          <w:rFonts w:ascii="仿宋_GB2312"/>
          <w:bCs/>
          <w:szCs w:val="32"/>
        </w:rPr>
        <w:t>会检鉴定应当出具鉴定意见。鉴定人意见有分歧的，应当在鉴定意见中写明分歧的内容和理由，并分别签名或者盖章。</w:t>
      </w:r>
    </w:p>
    <w:p w14:paraId="4E618DB6" w14:textId="77777777" w:rsidR="007F28A1" w:rsidRDefault="007F28A1">
      <w:pPr>
        <w:pStyle w:val="a8"/>
        <w:ind w:firstLineChars="200" w:firstLine="640"/>
        <w:rPr>
          <w:rFonts w:ascii="仿宋_GB2312"/>
          <w:bCs/>
          <w:color w:val="FF0000"/>
          <w:szCs w:val="32"/>
        </w:rPr>
      </w:pPr>
    </w:p>
    <w:p w14:paraId="0F8663AD" w14:textId="77777777" w:rsidR="007F28A1" w:rsidRDefault="007F28A1">
      <w:pPr>
        <w:pStyle w:val="a8"/>
        <w:ind w:left="1"/>
        <w:jc w:val="center"/>
        <w:rPr>
          <w:rFonts w:ascii="黑体" w:eastAsia="黑体"/>
          <w:szCs w:val="32"/>
        </w:rPr>
      </w:pPr>
      <w:r>
        <w:rPr>
          <w:rFonts w:ascii="黑体" w:eastAsia="黑体"/>
          <w:szCs w:val="32"/>
        </w:rPr>
        <w:t>第五章  鉴定文书</w:t>
      </w:r>
    </w:p>
    <w:p w14:paraId="31AA8E2F" w14:textId="77777777" w:rsidR="007F28A1" w:rsidRDefault="007F28A1">
      <w:pPr>
        <w:pStyle w:val="a8"/>
        <w:ind w:firstLineChars="200" w:firstLine="640"/>
        <w:rPr>
          <w:rFonts w:ascii="仿宋_GB2312"/>
          <w:bCs/>
          <w:szCs w:val="32"/>
        </w:rPr>
      </w:pPr>
      <w:r>
        <w:rPr>
          <w:rFonts w:ascii="黑体" w:eastAsia="黑体"/>
          <w:bCs/>
          <w:szCs w:val="32"/>
        </w:rPr>
        <w:t>第二十条</w:t>
      </w:r>
      <w:r>
        <w:rPr>
          <w:rFonts w:ascii="仿宋_GB2312"/>
          <w:b/>
          <w:szCs w:val="32"/>
        </w:rPr>
        <w:t xml:space="preserve">  </w:t>
      </w:r>
      <w:r>
        <w:rPr>
          <w:rFonts w:ascii="仿宋_GB2312"/>
          <w:bCs/>
          <w:szCs w:val="32"/>
        </w:rPr>
        <w:t>鉴定完成后，应当制作鉴定文书。鉴定文书包括鉴定书、检验报告等。</w:t>
      </w:r>
    </w:p>
    <w:p w14:paraId="771D6C99" w14:textId="77777777" w:rsidR="007F28A1" w:rsidRDefault="007F28A1">
      <w:pPr>
        <w:pStyle w:val="a8"/>
        <w:ind w:firstLineChars="200" w:firstLine="640"/>
        <w:rPr>
          <w:rFonts w:ascii="仿宋_GB2312"/>
          <w:bCs/>
          <w:szCs w:val="32"/>
        </w:rPr>
      </w:pPr>
      <w:r>
        <w:rPr>
          <w:rFonts w:ascii="黑体" w:eastAsia="黑体"/>
          <w:bCs/>
          <w:szCs w:val="32"/>
        </w:rPr>
        <w:t>第二十一条</w:t>
      </w:r>
      <w:r>
        <w:rPr>
          <w:rFonts w:ascii="仿宋_GB2312"/>
          <w:bCs/>
          <w:szCs w:val="32"/>
        </w:rPr>
        <w:t xml:space="preserve">  鉴定文书应当语言规范，内容完整，描述准确，论证严谨，结论科学。</w:t>
      </w:r>
    </w:p>
    <w:p w14:paraId="3EDC2D62" w14:textId="77777777" w:rsidR="007F28A1" w:rsidRDefault="007F28A1">
      <w:pPr>
        <w:pStyle w:val="a8"/>
        <w:ind w:firstLineChars="200" w:firstLine="640"/>
        <w:rPr>
          <w:rFonts w:ascii="仿宋_GB2312"/>
          <w:bCs/>
          <w:szCs w:val="32"/>
        </w:rPr>
      </w:pPr>
      <w:r>
        <w:rPr>
          <w:rFonts w:ascii="仿宋_GB2312"/>
          <w:bCs/>
          <w:szCs w:val="32"/>
        </w:rPr>
        <w:t>鉴定文书应当由鉴定人签名，有专业技术职称的，应当注明，并加盖鉴定专用章。</w:t>
      </w:r>
    </w:p>
    <w:p w14:paraId="1FC5CF90" w14:textId="77777777" w:rsidR="007F28A1" w:rsidRDefault="007F28A1">
      <w:pPr>
        <w:pStyle w:val="a8"/>
        <w:ind w:firstLineChars="200" w:firstLine="640"/>
        <w:rPr>
          <w:rFonts w:ascii="仿宋_GB2312"/>
          <w:bCs/>
          <w:szCs w:val="32"/>
        </w:rPr>
      </w:pPr>
      <w:r>
        <w:rPr>
          <w:rFonts w:ascii="黑体" w:eastAsia="黑体"/>
          <w:bCs/>
          <w:szCs w:val="32"/>
        </w:rPr>
        <w:t>第二十二条</w:t>
      </w:r>
      <w:r>
        <w:rPr>
          <w:rFonts w:ascii="仿宋_GB2312"/>
          <w:bCs/>
          <w:szCs w:val="32"/>
        </w:rPr>
        <w:t xml:space="preserve">  鉴定文书包括正本和副本，正本交委托单位，副本由鉴定机构存档备查。</w:t>
      </w:r>
    </w:p>
    <w:p w14:paraId="02B87B51" w14:textId="77777777" w:rsidR="007F28A1" w:rsidRDefault="007F28A1">
      <w:pPr>
        <w:pStyle w:val="a8"/>
        <w:ind w:firstLineChars="200" w:firstLine="640"/>
        <w:rPr>
          <w:rFonts w:ascii="仿宋_GB2312"/>
          <w:bCs/>
          <w:szCs w:val="32"/>
        </w:rPr>
      </w:pPr>
      <w:r>
        <w:rPr>
          <w:rFonts w:ascii="黑体" w:eastAsia="黑体"/>
          <w:bCs/>
          <w:szCs w:val="32"/>
        </w:rPr>
        <w:t xml:space="preserve">第二十三条 </w:t>
      </w:r>
      <w:r>
        <w:rPr>
          <w:rFonts w:ascii="仿宋_GB2312"/>
          <w:bCs/>
          <w:szCs w:val="32"/>
        </w:rPr>
        <w:t xml:space="preserve"> 鉴定文书的归档管理，依照人民检察院立卷归档管理的相关规定执行。</w:t>
      </w:r>
    </w:p>
    <w:p w14:paraId="7A5F8825" w14:textId="77777777" w:rsidR="007F28A1" w:rsidRDefault="007F28A1">
      <w:pPr>
        <w:pStyle w:val="a8"/>
        <w:jc w:val="center"/>
        <w:rPr>
          <w:rFonts w:ascii="黑体" w:eastAsia="黑体"/>
          <w:b/>
          <w:bCs/>
          <w:szCs w:val="32"/>
        </w:rPr>
      </w:pPr>
    </w:p>
    <w:p w14:paraId="3DF6FCB6" w14:textId="77777777" w:rsidR="007F28A1" w:rsidRDefault="007F28A1">
      <w:pPr>
        <w:pStyle w:val="a8"/>
        <w:jc w:val="center"/>
        <w:rPr>
          <w:rFonts w:ascii="黑体" w:eastAsia="黑体"/>
          <w:szCs w:val="32"/>
        </w:rPr>
      </w:pPr>
      <w:r>
        <w:rPr>
          <w:rFonts w:ascii="黑体" w:eastAsia="黑体"/>
          <w:szCs w:val="32"/>
        </w:rPr>
        <w:t>第六章  出 庭</w:t>
      </w:r>
    </w:p>
    <w:p w14:paraId="4749BA0B" w14:textId="77777777" w:rsidR="007F28A1" w:rsidRDefault="007F28A1">
      <w:pPr>
        <w:pStyle w:val="a8"/>
        <w:ind w:firstLineChars="200" w:firstLine="640"/>
        <w:rPr>
          <w:rFonts w:ascii="仿宋_GB2312"/>
          <w:bCs/>
          <w:szCs w:val="32"/>
        </w:rPr>
      </w:pPr>
      <w:r>
        <w:rPr>
          <w:rFonts w:ascii="黑体" w:eastAsia="黑体"/>
          <w:bCs/>
          <w:szCs w:val="32"/>
        </w:rPr>
        <w:t>第二十四条</w:t>
      </w:r>
      <w:r>
        <w:rPr>
          <w:rFonts w:ascii="仿宋_GB2312"/>
          <w:b/>
          <w:szCs w:val="32"/>
        </w:rPr>
        <w:t xml:space="preserve"> </w:t>
      </w:r>
      <w:r>
        <w:rPr>
          <w:rFonts w:ascii="仿宋_GB2312"/>
          <w:bCs/>
          <w:szCs w:val="32"/>
        </w:rPr>
        <w:t xml:space="preserve"> 鉴定人接到人民法院的出庭通知后，应当出庭。因特殊情况不能出庭的，应当向法庭说明原因。</w:t>
      </w:r>
    </w:p>
    <w:p w14:paraId="72730F5C" w14:textId="77777777" w:rsidR="007F28A1" w:rsidRDefault="007F28A1">
      <w:pPr>
        <w:pStyle w:val="a8"/>
        <w:ind w:firstLineChars="200" w:firstLine="640"/>
        <w:rPr>
          <w:rFonts w:ascii="仿宋_GB2312"/>
          <w:bCs/>
          <w:szCs w:val="32"/>
        </w:rPr>
      </w:pPr>
      <w:r>
        <w:rPr>
          <w:rFonts w:ascii="黑体" w:eastAsia="黑体"/>
          <w:bCs/>
          <w:szCs w:val="32"/>
        </w:rPr>
        <w:t>第二十五条</w:t>
      </w:r>
      <w:r>
        <w:rPr>
          <w:rFonts w:ascii="仿宋_GB2312"/>
          <w:bCs/>
          <w:szCs w:val="32"/>
        </w:rPr>
        <w:t xml:space="preserve">  鉴定人在出庭前，应当准备出庭需要的相关材料。</w:t>
      </w:r>
    </w:p>
    <w:p w14:paraId="432134AF" w14:textId="77777777" w:rsidR="007F28A1" w:rsidRDefault="007F28A1">
      <w:pPr>
        <w:pStyle w:val="a8"/>
        <w:ind w:firstLineChars="200" w:firstLine="640"/>
        <w:rPr>
          <w:rFonts w:ascii="仿宋_GB2312"/>
          <w:bCs/>
          <w:szCs w:val="32"/>
        </w:rPr>
      </w:pPr>
      <w:r>
        <w:rPr>
          <w:rFonts w:ascii="仿宋_GB2312"/>
          <w:bCs/>
          <w:szCs w:val="32"/>
        </w:rPr>
        <w:t>鉴定人出庭时，应当遵守法庭规则，依法接受法庭质证，回答与鉴定有关的询问。</w:t>
      </w:r>
    </w:p>
    <w:p w14:paraId="6BEEE594" w14:textId="77777777" w:rsidR="007F28A1" w:rsidRDefault="007F28A1">
      <w:pPr>
        <w:pStyle w:val="a8"/>
        <w:jc w:val="center"/>
        <w:rPr>
          <w:rFonts w:ascii="仿宋_GB2312"/>
          <w:b/>
          <w:bCs/>
          <w:szCs w:val="32"/>
        </w:rPr>
      </w:pPr>
    </w:p>
    <w:p w14:paraId="46EA4DF6" w14:textId="77777777" w:rsidR="007F28A1" w:rsidRDefault="007F28A1">
      <w:pPr>
        <w:pStyle w:val="a8"/>
        <w:jc w:val="center"/>
        <w:rPr>
          <w:rFonts w:ascii="黑体" w:eastAsia="黑体"/>
          <w:szCs w:val="32"/>
        </w:rPr>
      </w:pPr>
      <w:r>
        <w:rPr>
          <w:rFonts w:ascii="黑体" w:eastAsia="黑体"/>
          <w:szCs w:val="32"/>
        </w:rPr>
        <w:t>第七章  附  则</w:t>
      </w:r>
    </w:p>
    <w:p w14:paraId="25BD9F20" w14:textId="77777777" w:rsidR="007F28A1" w:rsidRDefault="007F28A1">
      <w:pPr>
        <w:pStyle w:val="a8"/>
        <w:ind w:firstLineChars="200" w:firstLine="640"/>
        <w:rPr>
          <w:rFonts w:ascii="仿宋_GB2312"/>
          <w:bCs/>
          <w:szCs w:val="32"/>
        </w:rPr>
      </w:pPr>
      <w:r>
        <w:rPr>
          <w:rFonts w:ascii="黑体" w:eastAsia="黑体"/>
          <w:bCs/>
          <w:szCs w:val="32"/>
        </w:rPr>
        <w:t>第二十六条</w:t>
      </w:r>
      <w:r>
        <w:rPr>
          <w:rFonts w:ascii="仿宋_GB2312"/>
          <w:bCs/>
          <w:szCs w:val="32"/>
        </w:rPr>
        <w:t xml:space="preserve">  </w:t>
      </w:r>
      <w:r>
        <w:rPr>
          <w:rFonts w:ascii="仿宋_GB2312"/>
          <w:szCs w:val="32"/>
        </w:rPr>
        <w:t>本规则</w:t>
      </w:r>
      <w:r>
        <w:t>自</w:t>
      </w:r>
      <w:r>
        <w:t>2007</w:t>
      </w:r>
      <w:r>
        <w:t>年</w:t>
      </w:r>
      <w:r>
        <w:t>1</w:t>
      </w:r>
      <w:r>
        <w:t>月</w:t>
      </w:r>
      <w:r>
        <w:t>1</w:t>
      </w:r>
      <w:r>
        <w:t>日起实施</w:t>
      </w:r>
      <w:r>
        <w:rPr>
          <w:rFonts w:ascii="仿宋_GB2312"/>
          <w:szCs w:val="32"/>
        </w:rPr>
        <w:t>，</w:t>
      </w:r>
      <w:r>
        <w:t>最高人民检察院此前有关规定与本规则不一致的，以本规则为准。</w:t>
      </w:r>
    </w:p>
    <w:p w14:paraId="768E5069" w14:textId="77777777" w:rsidR="007F28A1" w:rsidRDefault="007F28A1">
      <w:pPr>
        <w:pStyle w:val="a8"/>
        <w:ind w:firstLineChars="200" w:firstLine="640"/>
        <w:rPr>
          <w:rFonts w:ascii="仿宋_GB2312"/>
          <w:szCs w:val="32"/>
        </w:rPr>
      </w:pPr>
      <w:r>
        <w:rPr>
          <w:rFonts w:ascii="黑体" w:eastAsia="黑体"/>
          <w:bCs/>
          <w:szCs w:val="32"/>
        </w:rPr>
        <w:t>第二十七条</w:t>
      </w:r>
      <w:r>
        <w:rPr>
          <w:rFonts w:ascii="仿宋_GB2312"/>
          <w:b/>
          <w:szCs w:val="32"/>
        </w:rPr>
        <w:t xml:space="preserve">  </w:t>
      </w:r>
      <w:r>
        <w:rPr>
          <w:rFonts w:ascii="仿宋_GB2312"/>
          <w:szCs w:val="32"/>
        </w:rPr>
        <w:t>本规则由最高人民检察院负责解释。</w:t>
      </w:r>
    </w:p>
    <w:p w14:paraId="4CAFB86A" w14:textId="77777777" w:rsidR="007F28A1" w:rsidRDefault="007F28A1">
      <w:pPr>
        <w:pStyle w:val="a8"/>
        <w:spacing w:line="580" w:lineRule="exact"/>
        <w:rPr>
          <w:rFonts w:ascii="仿宋_GB2312"/>
          <w:szCs w:val="32"/>
        </w:rPr>
      </w:pPr>
    </w:p>
    <w:p w14:paraId="0C42A67C" w14:textId="77777777" w:rsidR="007F28A1" w:rsidRDefault="007F28A1">
      <w:pPr>
        <w:rPr>
          <w:rFonts w:hint="eastAsia"/>
        </w:rPr>
      </w:pPr>
    </w:p>
    <w:p w14:paraId="73F98CB4" w14:textId="77777777" w:rsidR="007F28A1" w:rsidRDefault="007F28A1">
      <w:pPr>
        <w:rPr>
          <w:rFonts w:ascii="仿宋_GB2312" w:hint="eastAsia"/>
        </w:rPr>
      </w:pPr>
    </w:p>
    <w:p w14:paraId="4797D54B" w14:textId="77777777" w:rsidR="007F28A1" w:rsidRDefault="007F28A1">
      <w:pPr>
        <w:rPr>
          <w:rFonts w:hint="eastAsia"/>
        </w:rPr>
      </w:pPr>
    </w:p>
    <w:p w14:paraId="26DE7A7C" w14:textId="77777777" w:rsidR="007F28A1" w:rsidRDefault="007F28A1">
      <w:pPr>
        <w:rPr>
          <w:rFonts w:hint="eastAsia"/>
        </w:rPr>
      </w:pPr>
    </w:p>
    <w:p w14:paraId="400DB187" w14:textId="77777777" w:rsidR="007F28A1" w:rsidRDefault="007F28A1">
      <w:pPr>
        <w:rPr>
          <w:rFonts w:hint="eastAsia"/>
        </w:rPr>
      </w:pPr>
    </w:p>
    <w:p w14:paraId="686050A5" w14:textId="77777777" w:rsidR="007F28A1" w:rsidRDefault="007F28A1">
      <w:pPr>
        <w:rPr>
          <w:rFonts w:hint="eastAsia"/>
        </w:rPr>
      </w:pPr>
    </w:p>
    <w:p w14:paraId="5202CA84" w14:textId="77777777" w:rsidR="007F28A1" w:rsidRDefault="007F28A1">
      <w:pPr>
        <w:rPr>
          <w:rFonts w:hint="eastAsia"/>
        </w:rPr>
      </w:pPr>
    </w:p>
    <w:p w14:paraId="50201E77" w14:textId="77777777" w:rsidR="007F28A1" w:rsidRDefault="007F28A1">
      <w:pPr>
        <w:rPr>
          <w:rFonts w:hint="eastAsia"/>
        </w:rPr>
      </w:pPr>
    </w:p>
    <w:p w14:paraId="7B3DA660" w14:textId="77777777" w:rsidR="007F28A1" w:rsidRDefault="007F28A1">
      <w:pPr>
        <w:rPr>
          <w:rFonts w:hint="eastAsia"/>
        </w:rPr>
      </w:pPr>
    </w:p>
    <w:p w14:paraId="0724A757" w14:textId="77777777" w:rsidR="007F28A1" w:rsidRDefault="007F28A1">
      <w:pPr>
        <w:rPr>
          <w:rFonts w:hint="eastAsia"/>
        </w:rPr>
      </w:pPr>
    </w:p>
    <w:p w14:paraId="24346ED4" w14:textId="77777777" w:rsidR="007F28A1" w:rsidRDefault="007F28A1">
      <w:pPr>
        <w:rPr>
          <w:rFonts w:hint="eastAsia"/>
        </w:rPr>
      </w:pPr>
    </w:p>
    <w:tbl>
      <w:tblPr>
        <w:tblpPr w:leftFromText="181" w:rightFromText="181" w:tblpXSpec="center" w:tblpYSpec="bottom"/>
        <w:tblOverlap w:val="never"/>
        <w:tblW w:w="0" w:type="auto"/>
        <w:tblBorders>
          <w:top w:val="single" w:sz="4" w:space="0" w:color="auto"/>
          <w:bottom w:val="single" w:sz="4" w:space="0" w:color="auto"/>
          <w:insideH w:val="single" w:sz="4" w:space="0" w:color="auto"/>
        </w:tblBorders>
        <w:tblCellMar>
          <w:left w:w="0" w:type="dxa"/>
          <w:right w:w="0" w:type="dxa"/>
        </w:tblCellMar>
        <w:tblLook w:val="0000" w:firstRow="0" w:lastRow="0" w:firstColumn="0" w:lastColumn="0" w:noHBand="0" w:noVBand="0"/>
      </w:tblPr>
      <w:tblGrid>
        <w:gridCol w:w="8844"/>
      </w:tblGrid>
      <w:tr w:rsidR="007F28A1" w14:paraId="493E0086" w14:textId="77777777">
        <w:tblPrEx>
          <w:tblCellMar>
            <w:top w:w="0" w:type="dxa"/>
            <w:bottom w:w="0" w:type="dxa"/>
          </w:tblCellMar>
        </w:tblPrEx>
        <w:trPr>
          <w:trHeight w:val="292"/>
        </w:trPr>
        <w:tc>
          <w:tcPr>
            <w:tcW w:w="8860" w:type="dxa"/>
          </w:tcPr>
          <w:p w14:paraId="0A8C73AA" w14:textId="77777777" w:rsidR="007F28A1" w:rsidRDefault="007F28A1">
            <w:pPr>
              <w:rPr>
                <w:rFonts w:ascii="仿宋_GB2312" w:hint="eastAsia"/>
                <w:sz w:val="28"/>
              </w:rPr>
            </w:pPr>
            <w:r>
              <w:rPr>
                <w:rFonts w:ascii="仿宋_GB2312" w:hint="eastAsia"/>
                <w:sz w:val="28"/>
              </w:rPr>
              <w:t>最高人民检察院办公厅                 　　   2006年12月4日印发</w:t>
            </w:r>
          </w:p>
        </w:tc>
      </w:tr>
    </w:tbl>
    <w:p w14:paraId="6AA6DE42" w14:textId="77777777" w:rsidR="007F28A1" w:rsidRDefault="007F28A1">
      <w:pPr>
        <w:rPr>
          <w:rFonts w:hint="eastAsia"/>
        </w:rPr>
      </w:pPr>
      <w:r>
        <w:rPr>
          <w:noProof/>
          <w:sz w:val="20"/>
        </w:rPr>
        <w:pict w14:anchorId="18439F80">
          <v:shape id="_x0000_s1081" type="#_x0000_t75" style="position:absolute;left:0;text-align:left;margin-left:288.55pt;margin-top:640pt;width:154pt;height:44pt;z-index:251663872;mso-position-horizontal-relative:text;mso-position-vertical-relative:text">
            <v:imagedata r:id="rId10" o:title="高检发办字[2006]33号"/>
          </v:shape>
        </w:pict>
      </w:r>
    </w:p>
    <w:p w14:paraId="1EA9720E" w14:textId="77777777" w:rsidR="007F28A1" w:rsidRDefault="007F28A1">
      <w:pPr>
        <w:rPr>
          <w:rFonts w:eastAsia="黑体"/>
          <w:sz w:val="28"/>
        </w:rPr>
      </w:pPr>
      <w:r>
        <w:rPr>
          <w:rFonts w:eastAsia="黑体" w:hint="eastAsia"/>
          <w:sz w:val="28"/>
        </w:rPr>
        <w:t xml:space="preserve">                                                </w:t>
      </w:r>
    </w:p>
    <w:p w14:paraId="65894206" w14:textId="77777777" w:rsidR="007F28A1" w:rsidRDefault="007F28A1">
      <w:pPr>
        <w:rPr>
          <w:rFonts w:eastAsia="黑体" w:hint="eastAsia"/>
          <w:sz w:val="28"/>
        </w:rPr>
      </w:pPr>
    </w:p>
    <w:p w14:paraId="5DB6D032" w14:textId="77777777" w:rsidR="007F28A1" w:rsidRDefault="007F28A1">
      <w:pPr>
        <w:rPr>
          <w:rFonts w:eastAsia="黑体" w:hint="eastAsia"/>
          <w:sz w:val="28"/>
        </w:rPr>
      </w:pPr>
    </w:p>
    <w:p w14:paraId="495DFD35" w14:textId="77777777" w:rsidR="007F28A1" w:rsidRDefault="007F28A1">
      <w:pPr>
        <w:rPr>
          <w:rFonts w:eastAsia="黑体" w:hint="eastAsia"/>
          <w:sz w:val="28"/>
        </w:rPr>
      </w:pPr>
    </w:p>
    <w:p w14:paraId="35C7BB70" w14:textId="77777777" w:rsidR="007F28A1" w:rsidRDefault="007F28A1">
      <w:pPr>
        <w:rPr>
          <w:rFonts w:eastAsia="黑体" w:hint="eastAsia"/>
          <w:sz w:val="28"/>
        </w:rPr>
      </w:pPr>
    </w:p>
    <w:p w14:paraId="4A6E81B7" w14:textId="77777777" w:rsidR="007F28A1" w:rsidRDefault="007F28A1">
      <w:pPr>
        <w:rPr>
          <w:rFonts w:eastAsia="黑体" w:hint="eastAsia"/>
          <w:sz w:val="28"/>
        </w:rPr>
      </w:pPr>
    </w:p>
    <w:p w14:paraId="0C733502" w14:textId="77777777" w:rsidR="007F28A1" w:rsidRDefault="007F28A1">
      <w:pPr>
        <w:rPr>
          <w:rFonts w:eastAsia="黑体" w:hint="eastAsia"/>
          <w:sz w:val="28"/>
        </w:rPr>
      </w:pPr>
    </w:p>
    <w:p w14:paraId="3AC533F1" w14:textId="77777777" w:rsidR="007F28A1" w:rsidRDefault="007F28A1">
      <w:pPr>
        <w:rPr>
          <w:rFonts w:eastAsia="黑体" w:hint="eastAsia"/>
          <w:sz w:val="28"/>
        </w:rPr>
      </w:pPr>
    </w:p>
    <w:p w14:paraId="3A667074" w14:textId="77777777" w:rsidR="007F28A1" w:rsidRDefault="007F28A1">
      <w:pPr>
        <w:rPr>
          <w:rFonts w:eastAsia="黑体" w:hint="eastAsia"/>
          <w:sz w:val="28"/>
        </w:rPr>
      </w:pPr>
    </w:p>
    <w:p w14:paraId="06F4EC0F" w14:textId="77777777" w:rsidR="007F28A1" w:rsidRDefault="007F28A1">
      <w:pPr>
        <w:rPr>
          <w:rFonts w:eastAsia="黑体" w:hint="eastAsia"/>
          <w:sz w:val="28"/>
        </w:rPr>
      </w:pPr>
    </w:p>
    <w:p w14:paraId="7D10ADB9" w14:textId="77777777" w:rsidR="007F28A1" w:rsidRDefault="007F28A1">
      <w:pPr>
        <w:rPr>
          <w:rFonts w:eastAsia="黑体" w:hint="eastAsia"/>
          <w:sz w:val="28"/>
        </w:rPr>
      </w:pPr>
    </w:p>
    <w:p w14:paraId="03E58DD8" w14:textId="77777777" w:rsidR="007F28A1" w:rsidRDefault="007F28A1">
      <w:pPr>
        <w:rPr>
          <w:rFonts w:eastAsia="黑体" w:hint="eastAsia"/>
          <w:sz w:val="28"/>
        </w:rPr>
      </w:pPr>
    </w:p>
    <w:p w14:paraId="187F3FDC" w14:textId="77777777" w:rsidR="007F28A1" w:rsidRDefault="007F28A1">
      <w:pPr>
        <w:rPr>
          <w:rFonts w:eastAsia="黑体" w:hint="eastAsia"/>
          <w:sz w:val="28"/>
        </w:rPr>
      </w:pPr>
    </w:p>
    <w:p w14:paraId="64C18AB9" w14:textId="77777777" w:rsidR="007F28A1" w:rsidRDefault="007F28A1">
      <w:pPr>
        <w:rPr>
          <w:rFonts w:eastAsia="黑体" w:hint="eastAsia"/>
          <w:sz w:val="28"/>
        </w:rPr>
      </w:pPr>
    </w:p>
    <w:p w14:paraId="6FF3D710" w14:textId="77777777" w:rsidR="007F28A1" w:rsidRDefault="007F28A1">
      <w:pPr>
        <w:rPr>
          <w:rFonts w:eastAsia="黑体" w:hint="eastAsia"/>
          <w:sz w:val="28"/>
        </w:rPr>
      </w:pPr>
    </w:p>
    <w:p w14:paraId="788E6450" w14:textId="77777777" w:rsidR="007F28A1" w:rsidRDefault="007F28A1">
      <w:pPr>
        <w:rPr>
          <w:rFonts w:eastAsia="黑体" w:hint="eastAsia"/>
          <w:sz w:val="28"/>
        </w:rPr>
      </w:pPr>
    </w:p>
    <w:p w14:paraId="09AB59A9" w14:textId="77777777" w:rsidR="007F28A1" w:rsidRDefault="007F28A1">
      <w:pPr>
        <w:rPr>
          <w:rFonts w:eastAsia="黑体" w:hint="eastAsia"/>
          <w:sz w:val="28"/>
        </w:rPr>
      </w:pPr>
    </w:p>
    <w:p w14:paraId="0D9B60F8" w14:textId="77777777" w:rsidR="007F28A1" w:rsidRDefault="007F28A1">
      <w:pPr>
        <w:rPr>
          <w:rFonts w:eastAsia="黑体" w:hint="eastAsia"/>
          <w:sz w:val="28"/>
        </w:rPr>
      </w:pPr>
    </w:p>
    <w:p w14:paraId="1CE3C2E4" w14:textId="77777777" w:rsidR="007F28A1" w:rsidRDefault="007F28A1">
      <w:pPr>
        <w:rPr>
          <w:rFonts w:eastAsia="黑体" w:hint="eastAsia"/>
          <w:sz w:val="28"/>
        </w:rPr>
      </w:pPr>
    </w:p>
    <w:sectPr w:rsidR="007F28A1">
      <w:pgSz w:w="11906" w:h="16838" w:code="9"/>
      <w:pgMar w:top="2098" w:right="1531" w:bottom="1985" w:left="1531" w:header="851" w:footer="1588" w:gutter="0"/>
      <w:pgNumType w:fmt="numberInDash"/>
      <w:cols w:space="720"/>
      <w:docGrid w:type="lines" w:linePitch="579" w:charSpace="-8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2D9B44" w14:textId="77777777" w:rsidR="007F28A1" w:rsidRDefault="007F28A1">
      <w:r>
        <w:separator/>
      </w:r>
    </w:p>
  </w:endnote>
  <w:endnote w:type="continuationSeparator" w:id="0">
    <w:p w14:paraId="5D2B1948" w14:textId="77777777" w:rsidR="007F28A1" w:rsidRDefault="007F2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微软雅黑"/>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00000001" w:usb1="080E0000" w:usb2="00000010" w:usb3="00000000" w:csb0="00040000" w:csb1="00000000"/>
  </w:font>
  <w:font w:name="">
    <w:altName w:val="Times New Roman"/>
    <w:panose1 w:val="00000000000000000000"/>
    <w:charset w:val="00"/>
    <w:family w:val="roman"/>
    <w:notTrueType/>
    <w:pitch w:val="default"/>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0A871" w14:textId="77777777" w:rsidR="007F28A1" w:rsidRDefault="007F28A1">
    <w:pPr>
      <w:pStyle w:val="a3"/>
      <w:framePr w:wrap="around" w:vAnchor="text" w:hAnchor="margin" w:xAlign="outside" w:y="1"/>
      <w:rPr>
        <w:rStyle w:val="a4"/>
        <w:rFonts w:ascii="仿宋_GB2312" w:hint="eastAsia"/>
        <w:sz w:val="24"/>
        <w:szCs w:val="24"/>
      </w:rPr>
    </w:pPr>
    <w:r>
      <w:rPr>
        <w:rStyle w:val="a4"/>
        <w:rFonts w:ascii="仿宋_GB2312" w:hint="eastAsia"/>
        <w:sz w:val="24"/>
        <w:szCs w:val="24"/>
      </w:rPr>
      <w:t>-</w:t>
    </w:r>
    <w:r>
      <w:rPr>
        <w:rStyle w:val="a4"/>
        <w:rFonts w:ascii="仿宋_GB2312" w:hint="eastAsia"/>
        <w:sz w:val="24"/>
        <w:szCs w:val="24"/>
      </w:rPr>
      <w:fldChar w:fldCharType="begin"/>
    </w:r>
    <w:r>
      <w:rPr>
        <w:rStyle w:val="a4"/>
        <w:rFonts w:ascii="仿宋_GB2312" w:hint="eastAsia"/>
        <w:sz w:val="24"/>
        <w:szCs w:val="24"/>
      </w:rPr>
      <w:instrText xml:space="preserve">PAGE  </w:instrText>
    </w:r>
    <w:r>
      <w:rPr>
        <w:rStyle w:val="a4"/>
        <w:rFonts w:ascii="仿宋_GB2312" w:hint="eastAsia"/>
        <w:sz w:val="24"/>
        <w:szCs w:val="24"/>
      </w:rPr>
      <w:fldChar w:fldCharType="separate"/>
    </w:r>
    <w:r w:rsidR="00A35FC8">
      <w:rPr>
        <w:rStyle w:val="a4"/>
        <w:rFonts w:ascii="仿宋_GB2312"/>
        <w:noProof/>
        <w:sz w:val="24"/>
        <w:szCs w:val="24"/>
      </w:rPr>
      <w:t>- 2 -</w:t>
    </w:r>
    <w:r>
      <w:rPr>
        <w:rStyle w:val="a4"/>
        <w:rFonts w:ascii="仿宋_GB2312" w:hint="eastAsia"/>
        <w:sz w:val="24"/>
        <w:szCs w:val="24"/>
      </w:rPr>
      <w:fldChar w:fldCharType="end"/>
    </w:r>
    <w:r>
      <w:rPr>
        <w:rStyle w:val="a4"/>
        <w:rFonts w:ascii="仿宋_GB2312" w:hint="eastAsia"/>
        <w:sz w:val="24"/>
        <w:szCs w:val="24"/>
      </w:rPr>
      <w:t>-</w:t>
    </w:r>
  </w:p>
  <w:p w14:paraId="14EAC0DC" w14:textId="77777777" w:rsidR="007F28A1" w:rsidRDefault="007F28A1">
    <w:pPr>
      <w:pStyle w:val="a3"/>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A5F4A" w14:textId="77777777" w:rsidR="007F28A1" w:rsidRDefault="007F28A1">
    <w:pPr>
      <w:pStyle w:val="a3"/>
      <w:framePr w:wrap="around" w:vAnchor="text" w:hAnchor="margin" w:xAlign="outside" w:y="1"/>
      <w:rPr>
        <w:rStyle w:val="a4"/>
        <w:rFonts w:ascii="仿宋_GB2312" w:hint="eastAsia"/>
        <w:sz w:val="24"/>
        <w:szCs w:val="24"/>
      </w:rPr>
    </w:pPr>
    <w:r>
      <w:rPr>
        <w:rStyle w:val="a4"/>
        <w:rFonts w:ascii="仿宋_GB2312" w:hint="eastAsia"/>
        <w:sz w:val="24"/>
        <w:szCs w:val="24"/>
      </w:rPr>
      <w:t>-</w:t>
    </w:r>
    <w:r>
      <w:rPr>
        <w:rStyle w:val="a4"/>
        <w:rFonts w:ascii="仿宋_GB2312" w:hint="eastAsia"/>
        <w:sz w:val="24"/>
        <w:szCs w:val="24"/>
      </w:rPr>
      <w:fldChar w:fldCharType="begin"/>
    </w:r>
    <w:r>
      <w:rPr>
        <w:rStyle w:val="a4"/>
        <w:rFonts w:ascii="仿宋_GB2312" w:hint="eastAsia"/>
        <w:sz w:val="24"/>
        <w:szCs w:val="24"/>
      </w:rPr>
      <w:instrText xml:space="preserve">PAGE  </w:instrText>
    </w:r>
    <w:r>
      <w:rPr>
        <w:rStyle w:val="a4"/>
        <w:rFonts w:ascii="仿宋_GB2312" w:hint="eastAsia"/>
        <w:sz w:val="24"/>
        <w:szCs w:val="24"/>
      </w:rPr>
      <w:fldChar w:fldCharType="separate"/>
    </w:r>
    <w:r w:rsidR="00A35FC8">
      <w:rPr>
        <w:rStyle w:val="a4"/>
        <w:rFonts w:ascii="仿宋_GB2312"/>
        <w:noProof/>
        <w:sz w:val="24"/>
        <w:szCs w:val="24"/>
      </w:rPr>
      <w:t>- 1 -</w:t>
    </w:r>
    <w:r>
      <w:rPr>
        <w:rStyle w:val="a4"/>
        <w:rFonts w:ascii="仿宋_GB2312" w:hint="eastAsia"/>
        <w:sz w:val="24"/>
        <w:szCs w:val="24"/>
      </w:rPr>
      <w:fldChar w:fldCharType="end"/>
    </w:r>
    <w:r>
      <w:rPr>
        <w:rStyle w:val="a4"/>
        <w:rFonts w:ascii="仿宋_GB2312" w:hint="eastAsia"/>
        <w:sz w:val="24"/>
        <w:szCs w:val="24"/>
      </w:rPr>
      <w:t>-</w:t>
    </w:r>
  </w:p>
  <w:p w14:paraId="4C1664A9" w14:textId="77777777" w:rsidR="007F28A1" w:rsidRDefault="007F28A1">
    <w:pPr>
      <w:pStyle w:val="a3"/>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6EE23" w14:textId="77777777" w:rsidR="007F28A1" w:rsidRDefault="007F28A1">
      <w:r>
        <w:separator/>
      </w:r>
    </w:p>
  </w:footnote>
  <w:footnote w:type="continuationSeparator" w:id="0">
    <w:p w14:paraId="11AD6ADD" w14:textId="77777777" w:rsidR="007F28A1" w:rsidRDefault="007F28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D1647"/>
    <w:multiLevelType w:val="hybridMultilevel"/>
    <w:tmpl w:val="3C5AB562"/>
    <w:lvl w:ilvl="0" w:tplc="E21AC20E">
      <w:start w:val="1"/>
      <w:numFmt w:val="japaneseCounting"/>
      <w:lvlText w:val="（%1）"/>
      <w:lvlJc w:val="left"/>
      <w:pPr>
        <w:tabs>
          <w:tab w:val="num" w:pos="1080"/>
        </w:tabs>
        <w:ind w:left="1080" w:hanging="10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61E6169"/>
    <w:multiLevelType w:val="hybridMultilevel"/>
    <w:tmpl w:val="19ECC6EE"/>
    <w:lvl w:ilvl="0" w:tplc="3BBCF568">
      <w:start w:val="4"/>
      <w:numFmt w:val="japaneseCounting"/>
      <w:lvlText w:val="第%1章"/>
      <w:lvlJc w:val="left"/>
      <w:pPr>
        <w:tabs>
          <w:tab w:val="num" w:pos="1620"/>
        </w:tabs>
        <w:ind w:left="1620" w:hanging="16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F061011"/>
    <w:multiLevelType w:val="hybridMultilevel"/>
    <w:tmpl w:val="2F124A28"/>
    <w:lvl w:ilvl="0" w:tplc="3A5C3B88">
      <w:start w:val="1"/>
      <w:numFmt w:val="decimal"/>
      <w:lvlText w:val="%1、"/>
      <w:lvlJc w:val="left"/>
      <w:pPr>
        <w:tabs>
          <w:tab w:val="num" w:pos="1360"/>
        </w:tabs>
        <w:ind w:left="1360" w:hanging="720"/>
      </w:pPr>
      <w:rPr>
        <w:rFonts w:hint="eastAsia"/>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3" w15:restartNumberingAfterBreak="0">
    <w:nsid w:val="1B054A9B"/>
    <w:multiLevelType w:val="hybridMultilevel"/>
    <w:tmpl w:val="3BF47260"/>
    <w:lvl w:ilvl="0" w:tplc="EDE890C4">
      <w:start w:val="1"/>
      <w:numFmt w:val="decimal"/>
      <w:lvlText w:val="%1、"/>
      <w:lvlJc w:val="left"/>
      <w:pPr>
        <w:tabs>
          <w:tab w:val="num" w:pos="1360"/>
        </w:tabs>
        <w:ind w:left="1360" w:hanging="720"/>
      </w:pPr>
      <w:rPr>
        <w:rFonts w:hint="eastAsia"/>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4" w15:restartNumberingAfterBreak="0">
    <w:nsid w:val="1DAC11AA"/>
    <w:multiLevelType w:val="hybridMultilevel"/>
    <w:tmpl w:val="8E56F42E"/>
    <w:lvl w:ilvl="0" w:tplc="807EDD68">
      <w:start w:val="1"/>
      <w:numFmt w:val="decimal"/>
      <w:lvlText w:val="%1、"/>
      <w:lvlJc w:val="left"/>
      <w:pPr>
        <w:tabs>
          <w:tab w:val="num" w:pos="1360"/>
        </w:tabs>
        <w:ind w:left="1360" w:hanging="720"/>
      </w:pPr>
      <w:rPr>
        <w:rFonts w:hint="eastAsia"/>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5" w15:restartNumberingAfterBreak="0">
    <w:nsid w:val="298752FC"/>
    <w:multiLevelType w:val="hybridMultilevel"/>
    <w:tmpl w:val="86D296A8"/>
    <w:lvl w:ilvl="0" w:tplc="116A8CD8">
      <w:start w:val="5"/>
      <w:numFmt w:val="japaneseCounting"/>
      <w:lvlText w:val="（%1）"/>
      <w:lvlJc w:val="left"/>
      <w:pPr>
        <w:tabs>
          <w:tab w:val="num" w:pos="1720"/>
        </w:tabs>
        <w:ind w:left="1720" w:hanging="1080"/>
      </w:pPr>
      <w:rPr>
        <w:rFonts w:hint="eastAsia"/>
        <w:lang w:val="en-US"/>
      </w:rPr>
    </w:lvl>
    <w:lvl w:ilvl="1" w:tplc="2E4C887E">
      <w:start w:val="4"/>
      <w:numFmt w:val="japaneseCounting"/>
      <w:lvlText w:val="第%2章"/>
      <w:lvlJc w:val="left"/>
      <w:pPr>
        <w:tabs>
          <w:tab w:val="num" w:pos="2350"/>
        </w:tabs>
        <w:ind w:left="2350" w:hanging="1290"/>
      </w:pPr>
      <w:rPr>
        <w:rFonts w:hint="eastAsia"/>
      </w:r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6" w15:restartNumberingAfterBreak="0">
    <w:nsid w:val="3E0760CF"/>
    <w:multiLevelType w:val="hybridMultilevel"/>
    <w:tmpl w:val="8B3E3360"/>
    <w:lvl w:ilvl="0" w:tplc="DD8CFA14">
      <w:start w:val="1"/>
      <w:numFmt w:val="decimal"/>
      <w:lvlText w:val="%1、"/>
      <w:lvlJc w:val="left"/>
      <w:pPr>
        <w:tabs>
          <w:tab w:val="num" w:pos="1360"/>
        </w:tabs>
        <w:ind w:left="1360" w:hanging="720"/>
      </w:pPr>
      <w:rPr>
        <w:rFonts w:hint="eastAsia"/>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7" w15:restartNumberingAfterBreak="0">
    <w:nsid w:val="542E1E42"/>
    <w:multiLevelType w:val="hybridMultilevel"/>
    <w:tmpl w:val="541C12D2"/>
    <w:lvl w:ilvl="0" w:tplc="C330ABC6">
      <w:start w:val="1"/>
      <w:numFmt w:val="decimal"/>
      <w:lvlText w:val="%1、"/>
      <w:lvlJc w:val="left"/>
      <w:pPr>
        <w:tabs>
          <w:tab w:val="num" w:pos="1750"/>
        </w:tabs>
        <w:ind w:left="1750" w:hanging="1110"/>
      </w:pPr>
      <w:rPr>
        <w:rFonts w:hint="eastAsia"/>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8" w15:restartNumberingAfterBreak="0">
    <w:nsid w:val="6132060E"/>
    <w:multiLevelType w:val="hybridMultilevel"/>
    <w:tmpl w:val="CE88B67C"/>
    <w:lvl w:ilvl="0" w:tplc="D818A62E">
      <w:start w:val="1"/>
      <w:numFmt w:val="decimal"/>
      <w:lvlText w:val="%1、"/>
      <w:lvlJc w:val="left"/>
      <w:pPr>
        <w:tabs>
          <w:tab w:val="num" w:pos="1360"/>
        </w:tabs>
        <w:ind w:left="1360" w:hanging="720"/>
      </w:pPr>
      <w:rPr>
        <w:rFonts w:hint="eastAsia"/>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9" w15:restartNumberingAfterBreak="0">
    <w:nsid w:val="6D965512"/>
    <w:multiLevelType w:val="hybridMultilevel"/>
    <w:tmpl w:val="7394582E"/>
    <w:lvl w:ilvl="0" w:tplc="EABCC016">
      <w:start w:val="1"/>
      <w:numFmt w:val="japaneseCounting"/>
      <w:lvlText w:val="第%1章"/>
      <w:lvlJc w:val="left"/>
      <w:pPr>
        <w:tabs>
          <w:tab w:val="num" w:pos="839"/>
        </w:tabs>
        <w:ind w:left="839" w:hanging="839"/>
      </w:pPr>
      <w:rPr>
        <w:rFonts w:hint="eastAsia"/>
      </w:rPr>
    </w:lvl>
    <w:lvl w:ilvl="1" w:tplc="15AA7528">
      <w:start w:val="1"/>
      <w:numFmt w:val="japaneseCounting"/>
      <w:lvlText w:val="第%2条"/>
      <w:lvlJc w:val="left"/>
      <w:pPr>
        <w:tabs>
          <w:tab w:val="num" w:pos="1259"/>
        </w:tabs>
        <w:ind w:left="1259" w:hanging="839"/>
      </w:pPr>
      <w:rPr>
        <w:rFonts w:hint="eastAsia"/>
      </w:rPr>
    </w:lvl>
    <w:lvl w:ilvl="2" w:tplc="706C4DA8">
      <w:start w:val="1"/>
      <w:numFmt w:val="japaneseCounting"/>
      <w:lvlText w:val="(%3)"/>
      <w:lvlJc w:val="left"/>
      <w:pPr>
        <w:tabs>
          <w:tab w:val="num" w:pos="1203"/>
        </w:tabs>
        <w:ind w:left="1203" w:hanging="363"/>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6FA7355C"/>
    <w:multiLevelType w:val="hybridMultilevel"/>
    <w:tmpl w:val="8AB4B4AA"/>
    <w:lvl w:ilvl="0" w:tplc="158E2C52">
      <w:start w:val="4"/>
      <w:numFmt w:val="japaneseCounting"/>
      <w:lvlText w:val="（%1）"/>
      <w:lvlJc w:val="left"/>
      <w:pPr>
        <w:tabs>
          <w:tab w:val="num" w:pos="1720"/>
        </w:tabs>
        <w:ind w:left="1720" w:hanging="1080"/>
      </w:pPr>
      <w:rPr>
        <w:rFonts w:hint="eastAsia"/>
      </w:rPr>
    </w:lvl>
    <w:lvl w:ilvl="1" w:tplc="04090019" w:tentative="1">
      <w:start w:val="1"/>
      <w:numFmt w:val="lowerLetter"/>
      <w:lvlText w:val="%2)"/>
      <w:lvlJc w:val="left"/>
      <w:pPr>
        <w:tabs>
          <w:tab w:val="num" w:pos="1480"/>
        </w:tabs>
        <w:ind w:left="1480" w:hanging="420"/>
      </w:pPr>
    </w:lvl>
    <w:lvl w:ilvl="2" w:tplc="0409001B">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num w:numId="1" w16cid:durableId="1442647022">
    <w:abstractNumId w:val="9"/>
  </w:num>
  <w:num w:numId="2" w16cid:durableId="1619991276">
    <w:abstractNumId w:val="5"/>
  </w:num>
  <w:num w:numId="3" w16cid:durableId="2094207163">
    <w:abstractNumId w:val="1"/>
  </w:num>
  <w:num w:numId="4" w16cid:durableId="450128774">
    <w:abstractNumId w:val="0"/>
  </w:num>
  <w:num w:numId="5" w16cid:durableId="1280378573">
    <w:abstractNumId w:val="10"/>
  </w:num>
  <w:num w:numId="6" w16cid:durableId="235864319">
    <w:abstractNumId w:val="7"/>
  </w:num>
  <w:num w:numId="7" w16cid:durableId="1387677076">
    <w:abstractNumId w:val="6"/>
  </w:num>
  <w:num w:numId="8" w16cid:durableId="2046636984">
    <w:abstractNumId w:val="3"/>
  </w:num>
  <w:num w:numId="9" w16cid:durableId="1509562092">
    <w:abstractNumId w:val="4"/>
  </w:num>
  <w:num w:numId="10" w16cid:durableId="217015685">
    <w:abstractNumId w:val="2"/>
  </w:num>
  <w:num w:numId="11" w16cid:durableId="20317599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evenAndOddHeaders/>
  <w:drawingGridHorizontalSpacing w:val="158"/>
  <w:drawingGridVerticalSpacing w:val="579"/>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5FC8"/>
    <w:rsid w:val="007F28A1"/>
    <w:rsid w:val="00A35FC8"/>
    <w:rsid w:val="00F52C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1"/>
    </o:shapelayout>
  </w:shapeDefaults>
  <w:decimalSymbol w:val="."/>
  <w:listSeparator w:val=","/>
  <w14:docId w14:val="5BD326F2"/>
  <w15:chartTrackingRefBased/>
  <w15:docId w15:val="{C21FF956-73F4-4341-B976-361A24CDE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仿宋_GB2312"/>
      <w:kern w:val="2"/>
      <w:sz w:val="32"/>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pPr>
      <w:tabs>
        <w:tab w:val="center" w:pos="4153"/>
        <w:tab w:val="right" w:pos="8306"/>
      </w:tabs>
      <w:snapToGrid w:val="0"/>
      <w:jc w:val="left"/>
    </w:pPr>
    <w:rPr>
      <w:sz w:val="18"/>
      <w:szCs w:val="18"/>
    </w:rPr>
  </w:style>
  <w:style w:type="character" w:styleId="a4">
    <w:name w:val="page number"/>
    <w:basedOn w:val="a0"/>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Body Text Indent"/>
    <w:basedOn w:val="a"/>
    <w:pPr>
      <w:ind w:firstLine="630"/>
    </w:pPr>
  </w:style>
  <w:style w:type="paragraph" w:styleId="a7">
    <w:name w:val="Body Text"/>
    <w:basedOn w:val="a"/>
    <w:pPr>
      <w:jc w:val="center"/>
    </w:pPr>
    <w:rPr>
      <w:rFonts w:eastAsia="宋体"/>
      <w:sz w:val="44"/>
    </w:rPr>
  </w:style>
  <w:style w:type="paragraph" w:styleId="2">
    <w:name w:val="Body Text 2"/>
    <w:basedOn w:val="a"/>
  </w:style>
  <w:style w:type="paragraph" w:styleId="20">
    <w:name w:val="Body Text Indent 2"/>
    <w:basedOn w:val="a"/>
    <w:pPr>
      <w:ind w:firstLineChars="200" w:firstLine="640"/>
    </w:pPr>
  </w:style>
  <w:style w:type="paragraph" w:styleId="a8">
    <w:name w:val="Plain Text"/>
    <w:basedOn w:val="a"/>
    <w:rPr>
      <w:rFonts w:ascii="宋体" w:hAnsi="Courier New" w:hint="eastAsia"/>
      <w:szCs w:val="20"/>
    </w:rPr>
  </w:style>
  <w:style w:type="paragraph" w:styleId="3">
    <w:name w:val="Body Text Indent 3"/>
    <w:basedOn w:val="a"/>
    <w:pPr>
      <w:ind w:firstLineChars="200" w:firstLine="658"/>
    </w:pPr>
    <w:rPr>
      <w:rFonts w:ascii="仿宋_GB2312" w:hint="eastAsia"/>
      <w:color w:val="FF0000"/>
      <w:szCs w:val="20"/>
    </w:rPr>
  </w:style>
  <w:style w:type="paragraph" w:styleId="a9">
    <w:name w:val="Balloon Text"/>
    <w:basedOn w:val="a"/>
    <w:semiHidden/>
    <w:rPr>
      <w:sz w:val="18"/>
      <w:szCs w:val="18"/>
    </w:rPr>
  </w:style>
  <w:style w:type="character" w:styleId="aa">
    <w:name w:val="Emphasis"/>
    <w:basedOn w:val="a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gif"/><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ounder\Application%20Data\Microsoft\Templates\&#32418;&#22836;\&#38498;&#20989;&#22836;.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院函头.dot</Template>
  <TotalTime>0</TotalTime>
  <Pages>2</Pages>
  <Words>3478</Words>
  <Characters>19826</Characters>
  <Application>Microsoft Office Word</Application>
  <DocSecurity>0</DocSecurity>
  <Lines>165</Lines>
  <Paragraphs>46</Paragraphs>
  <ScaleCrop>false</ScaleCrop>
  <Company/>
  <LinksUpToDate>false</LinksUpToDate>
  <CharactersWithSpaces>23258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机密★1年</dc:title>
  <dc:subject/>
  <dc:creator>Founder</dc:creator>
  <cp:keywords/>
  <dc:description/>
  <cp:lastModifiedBy>shijian dai</cp:lastModifiedBy>
  <cp:revision>2</cp:revision>
  <cp:lastPrinted>2006-12-06T08:07:00Z</cp:lastPrinted>
  <dcterms:created xsi:type="dcterms:W3CDTF">2026-09-02T14:42:00Z</dcterms:created>
  <dcterms:modified xsi:type="dcterms:W3CDTF">2026-09-02T14:42:00Z</dcterms:modified>
</cp:coreProperties>
</file>